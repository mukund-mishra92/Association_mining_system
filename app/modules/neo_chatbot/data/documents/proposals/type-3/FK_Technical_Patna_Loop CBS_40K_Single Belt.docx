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settings.xml" ContentType="application/vnd.openxmlformats-officedocument.wordprocessingml.settings+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C1D1B" w14:textId="0C945B86"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bookmarkStart w:id="0" w:name="_Toc530750354"/>
      <w:bookmarkStart w:id="1" w:name="_Toc39324756"/>
      <w:r w:rsidRPr="00F0038F">
        <w:rPr>
          <w:rFonts w:ascii="Arial" w:hAnsi="Arial" w:cs="Arial"/>
          <w:noProof/>
        </w:rPr>
        <w:drawing>
          <wp:anchor distT="0" distB="0" distL="114300" distR="114300" simplePos="0" relativeHeight="251605504" behindDoc="1" locked="0" layoutInCell="1" allowOverlap="1" wp14:anchorId="4D7B69BD" wp14:editId="65731549">
            <wp:simplePos x="0" y="0"/>
            <wp:positionH relativeFrom="column">
              <wp:posOffset>-891540</wp:posOffset>
            </wp:positionH>
            <wp:positionV relativeFrom="paragraph">
              <wp:posOffset>-929640</wp:posOffset>
            </wp:positionV>
            <wp:extent cx="7583214" cy="10726578"/>
            <wp:effectExtent l="0" t="0" r="0" b="0"/>
            <wp:wrapNone/>
            <wp:docPr id="448" name="Picture 448" descr="A picture containing text, trans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Picture 448" descr="A picture containing text, transpo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83214" cy="10726578"/>
                    </a:xfrm>
                    <a:prstGeom prst="rect">
                      <a:avLst/>
                    </a:prstGeom>
                  </pic:spPr>
                </pic:pic>
              </a:graphicData>
            </a:graphic>
            <wp14:sizeRelH relativeFrom="page">
              <wp14:pctWidth>0</wp14:pctWidth>
            </wp14:sizeRelH>
            <wp14:sizeRelV relativeFrom="page">
              <wp14:pctHeight>0</wp14:pctHeight>
            </wp14:sizeRelV>
          </wp:anchor>
        </w:drawing>
      </w:r>
    </w:p>
    <w:p w14:paraId="398915C2" w14:textId="0ACAF45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E952D10" w14:textId="52967ABE"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C20C7CF" w14:textId="59806C8F"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86A5C3F" w14:textId="1D190A2A"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r w:rsidRPr="00F0038F">
        <w:rPr>
          <w:rFonts w:ascii="Arial" w:eastAsia="Calibri" w:hAnsi="Arial" w:cs="Arial"/>
          <w:noProof/>
          <w:color w:val="414042"/>
          <w:sz w:val="20"/>
          <w:szCs w:val="20"/>
          <w:lang w:val="en-US"/>
        </w:rPr>
        <mc:AlternateContent>
          <mc:Choice Requires="wps">
            <w:drawing>
              <wp:anchor distT="0" distB="0" distL="114300" distR="114300" simplePos="0" relativeHeight="251606528" behindDoc="0" locked="0" layoutInCell="1" allowOverlap="1" wp14:anchorId="521E0266" wp14:editId="1B33C541">
                <wp:simplePos x="0" y="0"/>
                <wp:positionH relativeFrom="column">
                  <wp:posOffset>-133351</wp:posOffset>
                </wp:positionH>
                <wp:positionV relativeFrom="paragraph">
                  <wp:posOffset>340360</wp:posOffset>
                </wp:positionV>
                <wp:extent cx="4219575" cy="1844565"/>
                <wp:effectExtent l="0" t="0" r="0" b="3810"/>
                <wp:wrapNone/>
                <wp:docPr id="490" name="Text Box 490"/>
                <wp:cNvGraphicFramePr/>
                <a:graphic xmlns:a="http://schemas.openxmlformats.org/drawingml/2006/main">
                  <a:graphicData uri="http://schemas.microsoft.com/office/word/2010/wordprocessingShape">
                    <wps:wsp>
                      <wps:cNvSpPr txBox="1"/>
                      <wps:spPr>
                        <a:xfrm>
                          <a:off x="0" y="0"/>
                          <a:ext cx="4219575" cy="1844565"/>
                        </a:xfrm>
                        <a:prstGeom prst="rect">
                          <a:avLst/>
                        </a:prstGeom>
                        <a:noFill/>
                        <a:ln w="6350">
                          <a:noFill/>
                        </a:ln>
                        <a:effectLst/>
                      </wps:spPr>
                      <wps:txbx>
                        <w:txbxContent>
                          <w:p w14:paraId="0AA66571" w14:textId="1B2E4329"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AA1B41">
                              <w:rPr>
                                <w:rFonts w:asciiTheme="majorHAnsi" w:hAnsiTheme="majorHAnsi" w:cstheme="majorHAnsi"/>
                                <w:b/>
                                <w:bCs/>
                                <w:color w:val="FFFFFF"/>
                                <w:sz w:val="40"/>
                              </w:rPr>
                              <w:t>40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CE6230">
                              <w:rPr>
                                <w:rFonts w:asciiTheme="majorHAnsi" w:hAnsiTheme="majorHAnsi" w:cstheme="majorHAnsi"/>
                                <w:b/>
                                <w:bCs/>
                                <w:color w:val="FFFFFF"/>
                                <w:sz w:val="40"/>
                              </w:rPr>
                              <w:t>(Patna)</w:t>
                            </w:r>
                          </w:p>
                          <w:p w14:paraId="2C8E527B" w14:textId="5725D8C3"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FE3893">
                              <w:rPr>
                                <w:rFonts w:ascii="Arial" w:hAnsi="Arial" w:cs="Arial"/>
                                <w:noProof/>
                                <w:color w:val="FFFFFF"/>
                                <w:highlight w:val="darkYellow"/>
                              </w:rPr>
                              <w:t>September 13, 2023</w:t>
                            </w:r>
                            <w:r w:rsidRPr="004D3BFD">
                              <w:rPr>
                                <w:rFonts w:ascii="Arial" w:hAnsi="Arial" w:cs="Arial"/>
                                <w:color w:val="FFFFFF"/>
                                <w:highlight w:val="dark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1E0266" id="_x0000_t202" coordsize="21600,21600" o:spt="202" path="m,l,21600r21600,l21600,xe">
                <v:stroke joinstyle="miter"/>
                <v:path gradientshapeok="t" o:connecttype="rect"/>
              </v:shapetype>
              <v:shape id="Text Box 490" o:spid="_x0000_s1026" type="#_x0000_t202" style="position:absolute;left:0;text-align:left;margin-left:-10.5pt;margin-top:26.8pt;width:332.25pt;height:145.2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" filled="f" stroked="f" strokeweight=".5pt">
                <v:textbox>
                  <w:txbxContent>
                    <w:p w14:paraId="0AA66571" w14:textId="1B2E4329" w:rsidR="004D3BFD" w:rsidRPr="00790880" w:rsidRDefault="004D3BFD" w:rsidP="004D3BFD">
                      <w:pPr>
                        <w:rPr>
                          <w:rFonts w:asciiTheme="majorHAnsi" w:hAnsiTheme="majorHAnsi" w:cstheme="majorHAnsi"/>
                          <w:b/>
                          <w:bCs/>
                          <w:color w:val="FFFFFF"/>
                          <w:sz w:val="40"/>
                        </w:rPr>
                      </w:pPr>
                      <w:r w:rsidRPr="00790880">
                        <w:rPr>
                          <w:rFonts w:asciiTheme="majorHAnsi" w:hAnsiTheme="majorHAnsi" w:cstheme="majorHAnsi"/>
                          <w:b/>
                          <w:bCs/>
                          <w:color w:val="FFFFFF"/>
                          <w:sz w:val="40"/>
                        </w:rPr>
                        <w:t>FALCON’s Response to</w:t>
                      </w:r>
                      <w:r w:rsidR="00DF0F5A" w:rsidRPr="00790880">
                        <w:rPr>
                          <w:rFonts w:asciiTheme="majorHAnsi" w:hAnsiTheme="majorHAnsi" w:cstheme="majorHAnsi"/>
                          <w:b/>
                          <w:bCs/>
                          <w:color w:val="FFFFFF"/>
                          <w:sz w:val="40"/>
                        </w:rPr>
                        <w:t xml:space="preserve"> </w:t>
                      </w:r>
                      <w:r w:rsidR="00AA1B41">
                        <w:rPr>
                          <w:rFonts w:asciiTheme="majorHAnsi" w:hAnsiTheme="majorHAnsi" w:cstheme="majorHAnsi"/>
                          <w:b/>
                          <w:bCs/>
                          <w:color w:val="FFFFFF"/>
                          <w:sz w:val="40"/>
                        </w:rPr>
                        <w:t>Flipkart</w:t>
                      </w:r>
                      <w:r w:rsidRPr="00790880">
                        <w:rPr>
                          <w:rFonts w:asciiTheme="majorHAnsi" w:hAnsiTheme="majorHAnsi" w:cstheme="majorHAnsi"/>
                          <w:b/>
                          <w:bCs/>
                          <w:color w:val="FFFFFF"/>
                          <w:sz w:val="40"/>
                        </w:rPr>
                        <w:t xml:space="preserve"> for </w:t>
                      </w:r>
                      <w:r w:rsidR="00AA5D73">
                        <w:rPr>
                          <w:rFonts w:asciiTheme="majorHAnsi" w:hAnsiTheme="majorHAnsi" w:cstheme="majorHAnsi"/>
                          <w:b/>
                          <w:bCs/>
                          <w:color w:val="FFFFFF"/>
                          <w:sz w:val="40"/>
                        </w:rPr>
                        <w:t xml:space="preserve">Supply of Loop CBS </w:t>
                      </w:r>
                      <w:r w:rsidR="00AA1B41">
                        <w:rPr>
                          <w:rFonts w:asciiTheme="majorHAnsi" w:hAnsiTheme="majorHAnsi" w:cstheme="majorHAnsi"/>
                          <w:b/>
                          <w:bCs/>
                          <w:color w:val="FFFFFF"/>
                          <w:sz w:val="40"/>
                        </w:rPr>
                        <w:t>40</w:t>
                      </w:r>
                      <w:r w:rsidR="00AA5D73">
                        <w:rPr>
                          <w:rFonts w:asciiTheme="majorHAnsi" w:hAnsiTheme="majorHAnsi" w:cstheme="majorHAnsi"/>
                          <w:b/>
                          <w:bCs/>
                          <w:color w:val="FFFFFF"/>
                          <w:sz w:val="40"/>
                        </w:rPr>
                        <w:t>K PPH</w:t>
                      </w:r>
                      <w:r w:rsidR="007E7A64">
                        <w:rPr>
                          <w:rFonts w:asciiTheme="majorHAnsi" w:hAnsiTheme="majorHAnsi" w:cstheme="majorHAnsi"/>
                          <w:b/>
                          <w:bCs/>
                          <w:color w:val="FFFFFF"/>
                          <w:sz w:val="40"/>
                        </w:rPr>
                        <w:t xml:space="preserve"> </w:t>
                      </w:r>
                      <w:r w:rsidR="00CE6230">
                        <w:rPr>
                          <w:rFonts w:asciiTheme="majorHAnsi" w:hAnsiTheme="majorHAnsi" w:cstheme="majorHAnsi"/>
                          <w:b/>
                          <w:bCs/>
                          <w:color w:val="FFFFFF"/>
                          <w:sz w:val="40"/>
                        </w:rPr>
                        <w:t>(Patna)</w:t>
                      </w:r>
                    </w:p>
                    <w:p w14:paraId="2C8E527B" w14:textId="5725D8C3" w:rsidR="004D3BFD" w:rsidRPr="004D3BFD" w:rsidRDefault="004D3BFD" w:rsidP="004D3BFD">
                      <w:pPr>
                        <w:rPr>
                          <w:rFonts w:ascii="Arial" w:hAnsi="Arial" w:cs="Arial"/>
                          <w:color w:val="FFFFFF"/>
                          <w:sz w:val="48"/>
                          <w:szCs w:val="24"/>
                        </w:rPr>
                      </w:pPr>
                      <w:r w:rsidRPr="004D3BFD">
                        <w:rPr>
                          <w:rFonts w:ascii="Arial" w:hAnsi="Arial" w:cs="Arial"/>
                          <w:color w:val="FFFFFF"/>
                          <w:highlight w:val="darkYellow"/>
                        </w:rPr>
                        <w:fldChar w:fldCharType="begin"/>
                      </w:r>
                      <w:r w:rsidRPr="004D3BFD">
                        <w:rPr>
                          <w:rFonts w:ascii="Arial" w:hAnsi="Arial" w:cs="Arial"/>
                          <w:color w:val="FFFFFF"/>
                          <w:highlight w:val="darkYellow"/>
                        </w:rPr>
                        <w:instrText xml:space="preserve"> DATE \@ "MMMM d, yyyy" </w:instrText>
                      </w:r>
                      <w:r w:rsidRPr="004D3BFD">
                        <w:rPr>
                          <w:rFonts w:ascii="Arial" w:hAnsi="Arial" w:cs="Arial"/>
                          <w:color w:val="FFFFFF"/>
                          <w:highlight w:val="darkYellow"/>
                        </w:rPr>
                        <w:fldChar w:fldCharType="separate"/>
                      </w:r>
                      <w:r w:rsidR="00FE3893">
                        <w:rPr>
                          <w:rFonts w:ascii="Arial" w:hAnsi="Arial" w:cs="Arial"/>
                          <w:noProof/>
                          <w:color w:val="FFFFFF"/>
                          <w:highlight w:val="darkYellow"/>
                        </w:rPr>
                        <w:t>September 13, 2023</w:t>
                      </w:r>
                      <w:r w:rsidRPr="004D3BFD">
                        <w:rPr>
                          <w:rFonts w:ascii="Arial" w:hAnsi="Arial" w:cs="Arial"/>
                          <w:color w:val="FFFFFF"/>
                          <w:highlight w:val="darkYellow"/>
                        </w:rPr>
                        <w:fldChar w:fldCharType="end"/>
                      </w:r>
                    </w:p>
                  </w:txbxContent>
                </v:textbox>
              </v:shape>
            </w:pict>
          </mc:Fallback>
        </mc:AlternateContent>
      </w:r>
    </w:p>
    <w:p w14:paraId="24392B70" w14:textId="48A28019"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228D10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659BD98"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3FE4F6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FA4DDD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0664AB2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24BA4E"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24D8B09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821001C"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17A1D8B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FCA3C3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1FD7BFB"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417F7E2"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6DB87F9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E65CA87"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E483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D0643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C6CF54F"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478A90A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5B46BB21"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CB644AD"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74B93806" w14:textId="77777777" w:rsidR="004D3BFD" w:rsidRPr="00F0038F" w:rsidRDefault="004D3BFD" w:rsidP="004D3BFD">
      <w:pPr>
        <w:tabs>
          <w:tab w:val="center" w:pos="4513"/>
        </w:tabs>
        <w:spacing w:before="120" w:after="200" w:line="288" w:lineRule="auto"/>
        <w:jc w:val="both"/>
        <w:rPr>
          <w:rFonts w:ascii="Arial" w:eastAsia="Calibri" w:hAnsi="Arial" w:cs="Arial"/>
          <w:b/>
          <w:bCs/>
          <w:color w:val="414042"/>
          <w:lang w:val="en-US"/>
        </w:rPr>
      </w:pPr>
    </w:p>
    <w:p w14:paraId="3F347ED9" w14:textId="77777777" w:rsidR="006B5B6F" w:rsidRDefault="006B5B6F" w:rsidP="006B5B6F">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lastRenderedPageBreak/>
        <w:t xml:space="preserve">Kind Attention – </w:t>
      </w:r>
    </w:p>
    <w:p w14:paraId="5BF32A37" w14:textId="77777777" w:rsidR="006B5B6F" w:rsidRDefault="006B5B6F" w:rsidP="006B5B6F">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Hemanth Kumar</w:t>
      </w:r>
    </w:p>
    <w:p w14:paraId="1AA76297" w14:textId="77777777" w:rsidR="006B5B6F" w:rsidRDefault="006B5B6F" w:rsidP="006B5B6F">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Arvind Seshadri</w:t>
      </w:r>
    </w:p>
    <w:p w14:paraId="227DEFD5" w14:textId="77777777" w:rsidR="006B5B6F" w:rsidRDefault="006B5B6F" w:rsidP="006B5B6F">
      <w:pPr>
        <w:tabs>
          <w:tab w:val="center" w:pos="4513"/>
        </w:tabs>
        <w:spacing w:before="120" w:after="200" w:line="288" w:lineRule="auto"/>
        <w:jc w:val="both"/>
        <w:rPr>
          <w:rFonts w:eastAsia="SimSun" w:cstheme="minorHAnsi"/>
          <w:b/>
          <w:bCs/>
          <w:lang w:val="en-GB" w:eastAsia="zh-CN"/>
        </w:rPr>
      </w:pPr>
      <w:r>
        <w:rPr>
          <w:rFonts w:eastAsia="SimSun" w:cstheme="minorHAnsi"/>
          <w:b/>
          <w:bCs/>
          <w:lang w:val="en-GB" w:eastAsia="zh-CN"/>
        </w:rPr>
        <w:t>Mr. Sandesh Mulik</w:t>
      </w:r>
    </w:p>
    <w:p w14:paraId="29FB0E8A" w14:textId="75777AA9"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sidR="00030818">
        <w:rPr>
          <w:rFonts w:eastAsia="SimSun" w:cstheme="minorHAnsi"/>
          <w:b/>
          <w:bCs/>
          <w:lang w:val="en-GB" w:eastAsia="zh-CN"/>
        </w:rPr>
        <w:t xml:space="preserve"> Flipkart</w:t>
      </w:r>
    </w:p>
    <w:p w14:paraId="1F697C7B" w14:textId="77777777" w:rsidR="004D3BFD" w:rsidRPr="006A77CF" w:rsidRDefault="004D3BFD" w:rsidP="004D3BFD">
      <w:pPr>
        <w:shd w:val="solid" w:color="FFFFFF" w:fill="FFFFFF"/>
        <w:spacing w:before="30" w:after="0" w:line="240" w:lineRule="auto"/>
        <w:rPr>
          <w:rFonts w:eastAsia="SimSun" w:cstheme="minorHAnsi"/>
          <w:lang w:val="en-GB" w:eastAsia="zh-CN"/>
        </w:rPr>
      </w:pPr>
    </w:p>
    <w:p w14:paraId="2CD944F0" w14:textId="596CD9B9" w:rsidR="004D3BFD" w:rsidRPr="00F57475"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453EEE">
        <w:rPr>
          <w:rFonts w:eastAsia="SimSun" w:cstheme="minorHAnsi"/>
          <w:b/>
          <w:bCs/>
          <w:lang w:val="en-GB" w:eastAsia="zh-CN"/>
        </w:rPr>
        <w:t>3</w:t>
      </w:r>
      <w:r w:rsidR="00AA5D73">
        <w:rPr>
          <w:rFonts w:eastAsia="SimSun" w:cstheme="minorHAnsi"/>
          <w:b/>
          <w:bCs/>
          <w:lang w:val="en-GB" w:eastAsia="zh-CN"/>
        </w:rPr>
        <w:t>-0</w:t>
      </w:r>
      <w:r w:rsidR="001869EE">
        <w:rPr>
          <w:rFonts w:eastAsia="SimSun" w:cstheme="minorHAnsi"/>
          <w:b/>
          <w:bCs/>
          <w:lang w:val="en-GB" w:eastAsia="zh-CN"/>
        </w:rPr>
        <w:t>036</w:t>
      </w:r>
      <w:r w:rsidR="00B32774">
        <w:rPr>
          <w:rFonts w:eastAsia="SimSun" w:cstheme="minorHAnsi"/>
          <w:b/>
          <w:bCs/>
          <w:lang w:val="en-GB" w:eastAsia="zh-CN"/>
        </w:rPr>
        <w:t>4</w:t>
      </w:r>
      <w:r w:rsidR="0096433C">
        <w:rPr>
          <w:rFonts w:eastAsia="SimSun" w:cstheme="minorHAnsi"/>
          <w:b/>
          <w:bCs/>
          <w:lang w:val="en-GB" w:eastAsia="zh-CN"/>
        </w:rPr>
        <w:t>-R1</w:t>
      </w:r>
      <w:r w:rsidRPr="006A77CF">
        <w:rPr>
          <w:rFonts w:eastAsia="SimSun" w:cstheme="minorHAnsi"/>
          <w:b/>
          <w:bCs/>
          <w:lang w:val="en-GB" w:eastAsia="zh-CN"/>
        </w:rPr>
        <w:t>; Date</w:t>
      </w:r>
      <w:r w:rsidR="00F57475">
        <w:rPr>
          <w:rFonts w:eastAsia="SimSun" w:cstheme="minorHAnsi"/>
          <w:b/>
          <w:bCs/>
          <w:lang w:val="en-GB" w:eastAsia="zh-CN"/>
        </w:rPr>
        <w:t>:</w:t>
      </w:r>
      <w:r w:rsidRPr="006A77CF">
        <w:rPr>
          <w:rFonts w:eastAsia="SimSun" w:cstheme="minorHAnsi"/>
          <w:b/>
          <w:bCs/>
          <w:lang w:val="en-GB" w:eastAsia="zh-CN"/>
        </w:rPr>
        <w:t xml:space="preserve"> </w:t>
      </w:r>
      <w:r w:rsidR="00F57475">
        <w:rPr>
          <w:rFonts w:eastAsia="SimSun" w:cstheme="minorHAnsi"/>
          <w:b/>
          <w:bCs/>
          <w:lang w:val="en-GB" w:eastAsia="zh-CN"/>
        </w:rPr>
        <w:fldChar w:fldCharType="begin"/>
      </w:r>
      <w:r w:rsidR="00F57475">
        <w:rPr>
          <w:rFonts w:eastAsia="SimSun" w:cstheme="minorHAnsi"/>
          <w:b/>
          <w:bCs/>
          <w:lang w:eastAsia="zh-CN"/>
        </w:rPr>
        <w:instrText xml:space="preserve"> DATE \@ "dd-MM-yyyy" </w:instrText>
      </w:r>
      <w:r w:rsidR="00F57475">
        <w:rPr>
          <w:rFonts w:eastAsia="SimSun" w:cstheme="minorHAnsi"/>
          <w:b/>
          <w:bCs/>
          <w:lang w:val="en-GB" w:eastAsia="zh-CN"/>
        </w:rPr>
        <w:fldChar w:fldCharType="separate"/>
      </w:r>
      <w:r w:rsidR="00FE3893">
        <w:rPr>
          <w:rFonts w:eastAsia="SimSun" w:cstheme="minorHAnsi"/>
          <w:b/>
          <w:bCs/>
          <w:noProof/>
          <w:lang w:eastAsia="zh-CN"/>
        </w:rPr>
        <w:t>13-09-2023</w:t>
      </w:r>
      <w:r w:rsidR="00F57475">
        <w:rPr>
          <w:rFonts w:eastAsia="SimSun" w:cstheme="minorHAnsi"/>
          <w:b/>
          <w:bCs/>
          <w:lang w:val="en-GB" w:eastAsia="zh-CN"/>
        </w:rPr>
        <w:fldChar w:fldCharType="end"/>
      </w:r>
    </w:p>
    <w:p w14:paraId="26368541" w14:textId="77777777" w:rsidR="004D3BFD" w:rsidRPr="006A77CF" w:rsidRDefault="004D3BFD" w:rsidP="004D3BFD">
      <w:pPr>
        <w:shd w:val="solid" w:color="FFFFFF" w:fill="FFFFFF"/>
        <w:spacing w:before="30" w:after="0" w:line="240" w:lineRule="auto"/>
        <w:rPr>
          <w:rFonts w:eastAsia="SimSun" w:cstheme="minorHAnsi"/>
          <w:b/>
          <w:bCs/>
          <w:lang w:val="en-GB" w:eastAsia="zh-CN"/>
        </w:rPr>
      </w:pPr>
    </w:p>
    <w:p w14:paraId="14A2CED4" w14:textId="3E36EFE6" w:rsidR="004D3BFD" w:rsidRPr="006A77CF" w:rsidRDefault="004D3BFD" w:rsidP="004D3BFD">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w:t>
      </w:r>
      <w:r w:rsidR="002E6A5E" w:rsidRPr="006A77CF">
        <w:rPr>
          <w:rFonts w:eastAsia="SimSun" w:cstheme="minorHAnsi"/>
          <w:b/>
          <w:bCs/>
          <w:lang w:val="en-GB" w:eastAsia="zh-CN"/>
        </w:rPr>
        <w:t>of</w:t>
      </w:r>
      <w:r w:rsidRPr="006A77CF">
        <w:rPr>
          <w:rFonts w:eastAsia="SimSun" w:cstheme="minorHAnsi"/>
          <w:b/>
          <w:bCs/>
          <w:lang w:val="en-GB" w:eastAsia="zh-CN"/>
        </w:rPr>
        <w:t xml:space="preserve"> Loop Cross Belt Sorter</w:t>
      </w:r>
      <w:r w:rsidR="002E6A5E" w:rsidRPr="006A77CF">
        <w:rPr>
          <w:rFonts w:eastAsia="SimSun" w:cstheme="minorHAnsi"/>
          <w:b/>
          <w:bCs/>
          <w:lang w:val="en-GB" w:eastAsia="zh-CN"/>
        </w:rPr>
        <w:t xml:space="preserve"> </w:t>
      </w:r>
      <w:r w:rsidR="00A46749">
        <w:rPr>
          <w:rFonts w:eastAsia="SimSun" w:cstheme="minorHAnsi"/>
          <w:b/>
          <w:bCs/>
          <w:lang w:val="en-GB" w:eastAsia="zh-CN"/>
        </w:rPr>
        <w:t>40K PPH</w:t>
      </w:r>
    </w:p>
    <w:p w14:paraId="44E5680B" w14:textId="77777777" w:rsidR="004D3BFD" w:rsidRPr="006A77CF" w:rsidRDefault="004D3BFD" w:rsidP="004D3BFD">
      <w:pPr>
        <w:shd w:val="solid" w:color="FFFFFF" w:fill="FFFFFF"/>
        <w:spacing w:before="30" w:after="0" w:line="240" w:lineRule="auto"/>
        <w:rPr>
          <w:rFonts w:eastAsia="SimSun" w:cstheme="minorHAnsi"/>
          <w:szCs w:val="16"/>
          <w:lang w:val="en-GB" w:eastAsia="zh-CN"/>
        </w:rPr>
      </w:pPr>
    </w:p>
    <w:p w14:paraId="62394758" w14:textId="27D0B4BA"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We are pleased to submit our Techno-Commercial Offer in response to your RF</w:t>
      </w:r>
      <w:r w:rsidR="006C3F4D">
        <w:rPr>
          <w:rFonts w:eastAsia="Calibri" w:cstheme="minorHAnsi"/>
          <w:color w:val="414042"/>
          <w:lang w:val="en-US"/>
        </w:rPr>
        <w:t>P</w:t>
      </w:r>
      <w:r w:rsidRPr="00867A97">
        <w:rPr>
          <w:rFonts w:eastAsia="Calibri" w:cstheme="minorHAnsi"/>
          <w:color w:val="414042"/>
          <w:lang w:val="en-US"/>
        </w:rPr>
        <w:t>.</w:t>
      </w:r>
    </w:p>
    <w:p w14:paraId="4A72ED62" w14:textId="6A18994F" w:rsidR="00AA5D73" w:rsidRPr="00867A97" w:rsidRDefault="00AA5D73" w:rsidP="00AA5D73">
      <w:pPr>
        <w:spacing w:before="120" w:after="200" w:line="288" w:lineRule="auto"/>
        <w:jc w:val="both"/>
        <w:rPr>
          <w:rFonts w:eastAsia="Calibri" w:cstheme="minorHAnsi"/>
          <w:color w:val="414042"/>
          <w:lang w:val="en-US"/>
        </w:rPr>
      </w:pPr>
      <w:bookmarkStart w:id="2" w:name="_Hlk144034444"/>
      <w:r w:rsidRPr="00867A97">
        <w:rPr>
          <w:rFonts w:eastAsia="Calibri" w:cstheme="minorHAnsi"/>
          <w:color w:val="414042"/>
          <w:lang w:val="en-US"/>
        </w:rPr>
        <w:t xml:space="preserve">As you will note, we have studied your requirements in great depth and, along with the information collected during the </w:t>
      </w:r>
      <w:r w:rsidR="005A40CD">
        <w:rPr>
          <w:rFonts w:eastAsia="Calibri" w:cstheme="minorHAnsi"/>
          <w:color w:val="414042"/>
          <w:lang w:val="en-US"/>
        </w:rPr>
        <w:t>meetings</w:t>
      </w:r>
      <w:r w:rsidR="005A40CD" w:rsidRPr="00867A97">
        <w:rPr>
          <w:rFonts w:eastAsia="Calibri" w:cstheme="minorHAnsi"/>
          <w:color w:val="414042"/>
          <w:lang w:val="en-US"/>
        </w:rPr>
        <w:t xml:space="preserve"> </w:t>
      </w:r>
      <w:r w:rsidRPr="00867A97">
        <w:rPr>
          <w:rFonts w:eastAsia="Calibri" w:cstheme="minorHAnsi"/>
          <w:color w:val="414042"/>
          <w:lang w:val="en-US"/>
        </w:rPr>
        <w:t xml:space="preserve">and calls with you, we have put together a detailed technical proposal laid out in various sections and sequenced to enable you to understand our proposed solution and to re-enforce our commitment to </w:t>
      </w:r>
      <w:r w:rsidR="005A40CD">
        <w:rPr>
          <w:rFonts w:eastAsia="Calibri" w:cstheme="minorHAnsi"/>
          <w:color w:val="414042"/>
          <w:lang w:val="en-US"/>
        </w:rPr>
        <w:t>being</w:t>
      </w:r>
      <w:r w:rsidRPr="00867A97">
        <w:rPr>
          <w:rFonts w:eastAsia="Calibri" w:cstheme="minorHAnsi"/>
          <w:color w:val="414042"/>
          <w:lang w:val="en-US"/>
        </w:rPr>
        <w:t xml:space="preserve"> your partner in this strategic initiative.</w:t>
      </w:r>
    </w:p>
    <w:p w14:paraId="3609B074" w14:textId="6570E125"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In subsequent sections, we have highlighted the capabilities and experiences of Falcon Autotech with sections on our </w:t>
      </w:r>
      <w:r w:rsidR="005A40CD">
        <w:rPr>
          <w:rFonts w:eastAsia="Calibri" w:cstheme="minorHAnsi"/>
          <w:color w:val="414042"/>
          <w:lang w:val="en-US"/>
        </w:rPr>
        <w:t xml:space="preserve">Intra-logistics </w:t>
      </w:r>
      <w:r w:rsidRPr="00867A97">
        <w:rPr>
          <w:rFonts w:eastAsia="Calibri" w:cstheme="minorHAnsi"/>
          <w:color w:val="414042"/>
          <w:lang w:val="en-US"/>
        </w:rPr>
        <w:t>Automation Technologies and references.</w:t>
      </w:r>
    </w:p>
    <w:p w14:paraId="2CC3228A" w14:textId="659FB874" w:rsidR="00AA5D73" w:rsidRPr="00867A97" w:rsidRDefault="00AA5D73" w:rsidP="00AA5D73">
      <w:pPr>
        <w:spacing w:before="120" w:after="200" w:line="288" w:lineRule="auto"/>
        <w:jc w:val="both"/>
        <w:rPr>
          <w:rFonts w:eastAsia="Calibri" w:cstheme="minorHAnsi"/>
          <w:color w:val="414042"/>
          <w:lang w:val="en-US"/>
        </w:rPr>
      </w:pPr>
      <w:r w:rsidRPr="00867A97">
        <w:rPr>
          <w:rFonts w:eastAsia="Calibri" w:cstheme="minorHAnsi"/>
          <w:color w:val="414042"/>
          <w:lang w:val="en-US"/>
        </w:rPr>
        <w:t xml:space="preserve">To conclude, I would like to add my personal commitment on behalf of Falcon Autotech. As we move through the RFP process, please do not hesitate to contact me and my team. We will be pleased to assist you </w:t>
      </w:r>
      <w:r w:rsidR="005A40CD">
        <w:rPr>
          <w:rFonts w:eastAsia="Calibri" w:cstheme="minorHAnsi"/>
          <w:color w:val="414042"/>
          <w:lang w:val="en-US"/>
        </w:rPr>
        <w:t>with</w:t>
      </w:r>
      <w:r w:rsidRPr="00867A97">
        <w:rPr>
          <w:rFonts w:eastAsia="Calibri" w:cstheme="minorHAnsi"/>
          <w:color w:val="414042"/>
          <w:lang w:val="en-US"/>
        </w:rPr>
        <w:t xml:space="preserve"> any further information or clarifications that you might have.</w:t>
      </w:r>
    </w:p>
    <w:bookmarkEnd w:id="2"/>
    <w:p w14:paraId="4784AC5D" w14:textId="77777777" w:rsidR="008D1798" w:rsidRPr="00AA5D73" w:rsidRDefault="008D1798" w:rsidP="002D01FF">
      <w:pPr>
        <w:rPr>
          <w:rFonts w:cstheme="minorHAnsi"/>
          <w:lang w:val="en-US"/>
        </w:rPr>
      </w:pPr>
    </w:p>
    <w:p w14:paraId="3595A765" w14:textId="77777777" w:rsidR="00F0038F" w:rsidRPr="00B42144" w:rsidRDefault="00F0038F" w:rsidP="00F0038F">
      <w:pPr>
        <w:rPr>
          <w:rFonts w:cstheme="minorHAnsi"/>
          <w:b/>
          <w:bCs/>
        </w:rPr>
      </w:pPr>
      <w:r w:rsidRPr="00B42144">
        <w:rPr>
          <w:rFonts w:cstheme="minorHAnsi"/>
          <w:b/>
          <w:bCs/>
        </w:rPr>
        <w:t>Best Regards,</w:t>
      </w:r>
    </w:p>
    <w:p w14:paraId="49439C4A" w14:textId="3BEBCE39" w:rsidR="00F0038F" w:rsidRPr="00B42144" w:rsidRDefault="00F0038F" w:rsidP="00F0038F">
      <w:pPr>
        <w:rPr>
          <w:rFonts w:cstheme="minorHAnsi"/>
          <w:b/>
          <w:bCs/>
        </w:rPr>
      </w:pPr>
      <w:r w:rsidRPr="00B42144">
        <w:rPr>
          <w:rFonts w:cstheme="minorHAnsi"/>
          <w:b/>
          <w:bCs/>
        </w:rPr>
        <w:t>Sandeep Bansal</w:t>
      </w:r>
    </w:p>
    <w:p w14:paraId="41CFB17A" w14:textId="66702F62" w:rsidR="00F0038F" w:rsidRPr="00B42144" w:rsidRDefault="00F0038F" w:rsidP="00F0038F">
      <w:pPr>
        <w:rPr>
          <w:rFonts w:cstheme="minorHAnsi"/>
          <w:b/>
          <w:bCs/>
        </w:rPr>
      </w:pPr>
      <w:r w:rsidRPr="00B42144">
        <w:rPr>
          <w:rFonts w:cstheme="minorHAnsi"/>
          <w:b/>
          <w:bCs/>
        </w:rPr>
        <w:t>Chief Business Officer</w:t>
      </w:r>
    </w:p>
    <w:p w14:paraId="1AAB0350" w14:textId="47D5477F" w:rsidR="003A76EC" w:rsidRPr="00F0038F" w:rsidRDefault="003A76EC" w:rsidP="002D01FF">
      <w:pPr>
        <w:rPr>
          <w:rFonts w:ascii="Arial" w:hAnsi="Arial" w:cs="Arial"/>
        </w:rPr>
      </w:pPr>
    </w:p>
    <w:p w14:paraId="5C24B990" w14:textId="77777777" w:rsidR="008D1798" w:rsidRPr="00F0038F" w:rsidRDefault="008D1798" w:rsidP="002D01FF">
      <w:pPr>
        <w:rPr>
          <w:rFonts w:ascii="Arial" w:hAnsi="Arial" w:cs="Arial"/>
        </w:rPr>
      </w:pPr>
    </w:p>
    <w:p w14:paraId="69B8750E" w14:textId="77777777" w:rsidR="00F0038F" w:rsidRDefault="00F0038F" w:rsidP="002D01FF">
      <w:pPr>
        <w:rPr>
          <w:rFonts w:ascii="Arial" w:hAnsi="Arial" w:cs="Arial"/>
        </w:rPr>
      </w:pPr>
    </w:p>
    <w:p w14:paraId="1C9DC9C1" w14:textId="77777777" w:rsidR="0020428C" w:rsidRDefault="0020428C" w:rsidP="002D01FF">
      <w:pPr>
        <w:rPr>
          <w:rFonts w:ascii="Arial" w:hAnsi="Arial" w:cs="Arial"/>
        </w:rPr>
      </w:pPr>
    </w:p>
    <w:p w14:paraId="1371A30A" w14:textId="77777777" w:rsidR="0020428C" w:rsidRDefault="0020428C" w:rsidP="002D01FF">
      <w:pPr>
        <w:rPr>
          <w:rFonts w:ascii="Arial" w:hAnsi="Arial" w:cs="Arial"/>
        </w:rPr>
      </w:pPr>
    </w:p>
    <w:p w14:paraId="51DFBFE5" w14:textId="77777777" w:rsidR="0020428C" w:rsidRDefault="0020428C" w:rsidP="002D01FF">
      <w:pPr>
        <w:rPr>
          <w:rFonts w:ascii="Arial" w:hAnsi="Arial" w:cs="Arial"/>
        </w:rPr>
      </w:pPr>
    </w:p>
    <w:p w14:paraId="75879779" w14:textId="77777777" w:rsidR="0020428C" w:rsidRDefault="0020428C" w:rsidP="002D01FF">
      <w:pPr>
        <w:rPr>
          <w:rFonts w:ascii="Arial" w:hAnsi="Arial" w:cs="Arial"/>
        </w:rPr>
      </w:pPr>
    </w:p>
    <w:p w14:paraId="1BFAC6B3" w14:textId="77777777" w:rsidR="0020428C" w:rsidRPr="00F0038F" w:rsidRDefault="0020428C" w:rsidP="002D01FF">
      <w:pPr>
        <w:rPr>
          <w:rFonts w:ascii="Arial" w:hAnsi="Arial" w:cs="Arial"/>
        </w:rPr>
      </w:pPr>
    </w:p>
    <w:p w14:paraId="24992999" w14:textId="1278EF19" w:rsidR="00E47078" w:rsidRPr="00CB73A7" w:rsidRDefault="00DA15F2" w:rsidP="00CB73A7">
      <w:pPr>
        <w:rPr>
          <w:rFonts w:ascii="Arial" w:hAnsi="Arial" w:cs="Arial"/>
        </w:rPr>
      </w:pPr>
      <w:r w:rsidRPr="00DA15F2">
        <w:rPr>
          <w:noProof/>
        </w:rPr>
        <w:lastRenderedPageBreak/>
        <w:drawing>
          <wp:anchor distT="0" distB="0" distL="114300" distR="114300" simplePos="0" relativeHeight="251710976" behindDoc="1" locked="0" layoutInCell="1" allowOverlap="1" wp14:anchorId="421A792E" wp14:editId="02A3D1BF">
            <wp:simplePos x="0" y="0"/>
            <wp:positionH relativeFrom="column">
              <wp:posOffset>-333375</wp:posOffset>
            </wp:positionH>
            <wp:positionV relativeFrom="paragraph">
              <wp:posOffset>857250</wp:posOffset>
            </wp:positionV>
            <wp:extent cx="6429375" cy="3429000"/>
            <wp:effectExtent l="133350" t="114300" r="142875" b="114300"/>
            <wp:wrapTight wrapText="bothSides">
              <wp:wrapPolygon edited="0">
                <wp:start x="-384" y="-720"/>
                <wp:lineTo x="-448" y="-480"/>
                <wp:lineTo x="-448" y="22200"/>
                <wp:lineTo x="22016" y="22200"/>
                <wp:lineTo x="22016" y="1440"/>
                <wp:lineTo x="21952" y="-360"/>
                <wp:lineTo x="21952" y="-720"/>
                <wp:lineTo x="-384" y="-720"/>
              </wp:wrapPolygon>
            </wp:wrapTight>
            <wp:docPr id="574608913" name="Picture 1" descr="A computer generated image of a yellow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08913" name="Picture 1" descr="A computer generated image of a yellow rectangular objec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429375" cy="3429000"/>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233454" w:rsidRPr="00233454">
        <w:rPr>
          <w:noProof/>
        </w:rPr>
        <w:t xml:space="preserve"> </w:t>
      </w:r>
      <w:r w:rsidR="00233454" w:rsidRPr="00233454">
        <w:rPr>
          <w:rFonts w:cstheme="minorHAnsi"/>
          <w:noProof/>
          <w:lang w:eastAsia="en-IN"/>
        </w:rPr>
        <w:t xml:space="preserve"> </w:t>
      </w:r>
      <w:r w:rsidR="006C3F4D" w:rsidRPr="00867A97">
        <w:rPr>
          <w:rFonts w:cstheme="minorHAnsi"/>
          <w:noProof/>
          <w:lang w:eastAsia="en-IN"/>
        </w:rPr>
        <w:t xml:space="preserve"> </w:t>
      </w:r>
      <w:r w:rsidR="00007F9E" w:rsidRPr="00F0038F">
        <w:rPr>
          <w:rFonts w:ascii="Arial" w:hAnsi="Arial" w:cs="Arial"/>
          <w:noProof/>
          <w:lang w:eastAsia="en-IN"/>
        </w:rPr>
        <mc:AlternateContent>
          <mc:Choice Requires="wps">
            <w:drawing>
              <wp:anchor distT="0" distB="0" distL="114300" distR="114300" simplePos="0" relativeHeight="251602432" behindDoc="1" locked="0" layoutInCell="1" allowOverlap="1" wp14:anchorId="459EF1FF" wp14:editId="75B4D4D4">
                <wp:simplePos x="0" y="0"/>
                <wp:positionH relativeFrom="margin">
                  <wp:posOffset>-332935</wp:posOffset>
                </wp:positionH>
                <wp:positionV relativeFrom="paragraph">
                  <wp:posOffset>41764</wp:posOffset>
                </wp:positionV>
                <wp:extent cx="6429375" cy="650875"/>
                <wp:effectExtent l="133350" t="76200" r="142875" b="73025"/>
                <wp:wrapTight wrapText="bothSides">
                  <wp:wrapPolygon edited="0">
                    <wp:start x="-320" y="-2529"/>
                    <wp:lineTo x="-448" y="-1897"/>
                    <wp:lineTo x="-448" y="20862"/>
                    <wp:lineTo x="-384" y="23391"/>
                    <wp:lineTo x="21952" y="23391"/>
                    <wp:lineTo x="22016" y="18966"/>
                    <wp:lineTo x="22016" y="8219"/>
                    <wp:lineTo x="21888" y="-1264"/>
                    <wp:lineTo x="21888" y="-2529"/>
                    <wp:lineTo x="-320" y="-2529"/>
                  </wp:wrapPolygon>
                </wp:wrapTight>
                <wp:docPr id="1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29375" cy="650875"/>
                        </a:xfrm>
                        <a:prstGeom prst="rect">
                          <a:avLst/>
                        </a:prstGeom>
                        <a:gradFill flip="none" rotWithShape="1">
                          <a:gsLst>
                            <a:gs pos="0">
                              <a:schemeClr val="bg1">
                                <a:lumMod val="50000"/>
                                <a:shade val="30000"/>
                                <a:satMod val="115000"/>
                              </a:schemeClr>
                            </a:gs>
                            <a:gs pos="15000">
                              <a:schemeClr val="bg1">
                                <a:lumMod val="50000"/>
                                <a:shade val="67500"/>
                                <a:satMod val="115000"/>
                              </a:schemeClr>
                            </a:gs>
                            <a:gs pos="53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38F115C3" w14:textId="542EFAEA"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40K PPH Throughput</w:t>
                            </w:r>
                          </w:p>
                          <w:p w14:paraId="4EA2F85A" w14:textId="585FA4C4"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w:t>
                            </w:r>
                            <w:r w:rsidR="00B32774">
                              <w:rPr>
                                <w:rFonts w:ascii="Arial" w:hAnsi="Arial" w:cs="Arial"/>
                                <w:b/>
                                <w:bCs/>
                                <w:color w:val="000000" w:themeColor="text1"/>
                                <w:sz w:val="28"/>
                                <w:szCs w:val="28"/>
                              </w:rPr>
                              <w:t>Patna</w:t>
                            </w:r>
                            <w:r w:rsidRPr="00AA3FCE">
                              <w:rPr>
                                <w:rFonts w:ascii="Arial" w:hAnsi="Arial" w:cs="Arial"/>
                                <w:b/>
                                <w:bCs/>
                                <w:color w:val="000000" w:themeColor="text1"/>
                                <w:sz w:val="28"/>
                                <w:szCs w:val="28"/>
                              </w:rPr>
                              <w:t>)</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59EF1FF" id="Rectangle 7" o:spid="_x0000_s1027" style="position:absolute;margin-left:-26.2pt;margin-top:3.3pt;width:506.25pt;height:51.25pt;z-index:-25171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" fillcolor="#7f7f7f [1612]" stroked="f" strokeweight="1pt">
                <v:fill color2="#7f7f7f [1612]" rotate="t" colors="0 #484848;9830f #6a6a6a;34734f #7f7f7f" focus="100%" type="gradient"/>
                <v:shadow on="t" type="perspective" color="black" opacity="26214f" offset="0,0" matrix="66847f,,,66847f"/>
                <v:textbox inset="14.4pt,,14.4pt">
                  <w:txbxContent>
                    <w:p w14:paraId="38F115C3" w14:textId="542EFAEA" w:rsidR="00AA5D73" w:rsidRPr="00AA3FCE" w:rsidRDefault="00AA5D73" w:rsidP="00AA5D73">
                      <w:pPr>
                        <w:jc w:val="center"/>
                        <w:rPr>
                          <w:rFonts w:ascii="Arial" w:hAnsi="Arial" w:cs="Arial"/>
                          <w:b/>
                          <w:bCs/>
                          <w:color w:val="000000" w:themeColor="text1"/>
                          <w:sz w:val="28"/>
                          <w:szCs w:val="28"/>
                        </w:rPr>
                      </w:pPr>
                      <w:r w:rsidRPr="00AA3FCE">
                        <w:rPr>
                          <w:rFonts w:ascii="Arial" w:hAnsi="Arial" w:cs="Arial"/>
                          <w:b/>
                          <w:bCs/>
                          <w:color w:val="000000" w:themeColor="text1"/>
                          <w:sz w:val="28"/>
                          <w:szCs w:val="28"/>
                        </w:rPr>
                        <w:t xml:space="preserve">Response to RFP for Loop </w:t>
                      </w:r>
                      <w:r w:rsidR="00A46749" w:rsidRPr="00AA3FCE">
                        <w:rPr>
                          <w:rFonts w:ascii="Arial" w:hAnsi="Arial" w:cs="Arial"/>
                          <w:b/>
                          <w:bCs/>
                          <w:color w:val="000000" w:themeColor="text1"/>
                          <w:sz w:val="28"/>
                          <w:szCs w:val="28"/>
                        </w:rPr>
                        <w:t>Cross Belt Sorter</w:t>
                      </w:r>
                      <w:r w:rsidR="006C3F4D" w:rsidRPr="00AA3FCE">
                        <w:rPr>
                          <w:rFonts w:ascii="Arial" w:hAnsi="Arial" w:cs="Arial"/>
                          <w:b/>
                          <w:bCs/>
                          <w:color w:val="000000" w:themeColor="text1"/>
                          <w:sz w:val="28"/>
                          <w:szCs w:val="28"/>
                        </w:rPr>
                        <w:t xml:space="preserve"> </w:t>
                      </w:r>
                      <w:r w:rsidR="00A46749" w:rsidRPr="00AA3FCE">
                        <w:rPr>
                          <w:rFonts w:ascii="Arial" w:hAnsi="Arial" w:cs="Arial"/>
                          <w:b/>
                          <w:bCs/>
                          <w:color w:val="000000" w:themeColor="text1"/>
                          <w:sz w:val="28"/>
                          <w:szCs w:val="28"/>
                        </w:rPr>
                        <w:t>40K PPH Throughput</w:t>
                      </w:r>
                    </w:p>
                    <w:p w14:paraId="4EA2F85A" w14:textId="585FA4C4" w:rsidR="00644BD0" w:rsidRPr="00AA3FCE" w:rsidRDefault="00644BD0" w:rsidP="00AA5D73">
                      <w:pPr>
                        <w:jc w:val="center"/>
                        <w:rPr>
                          <w:rFonts w:ascii="Arial" w:hAnsi="Arial" w:cs="Arial"/>
                          <w:color w:val="000000" w:themeColor="text1"/>
                          <w:sz w:val="20"/>
                          <w:szCs w:val="20"/>
                        </w:rPr>
                      </w:pPr>
                      <w:r w:rsidRPr="00AA3FCE">
                        <w:rPr>
                          <w:rFonts w:ascii="Arial" w:hAnsi="Arial" w:cs="Arial"/>
                          <w:b/>
                          <w:bCs/>
                          <w:color w:val="000000" w:themeColor="text1"/>
                          <w:sz w:val="28"/>
                          <w:szCs w:val="28"/>
                        </w:rPr>
                        <w:t>(</w:t>
                      </w:r>
                      <w:r w:rsidR="00B32774">
                        <w:rPr>
                          <w:rFonts w:ascii="Arial" w:hAnsi="Arial" w:cs="Arial"/>
                          <w:b/>
                          <w:bCs/>
                          <w:color w:val="000000" w:themeColor="text1"/>
                          <w:sz w:val="28"/>
                          <w:szCs w:val="28"/>
                        </w:rPr>
                        <w:t>Patna</w:t>
                      </w:r>
                      <w:r w:rsidRPr="00AA3FCE">
                        <w:rPr>
                          <w:rFonts w:ascii="Arial" w:hAnsi="Arial" w:cs="Arial"/>
                          <w:b/>
                          <w:bCs/>
                          <w:color w:val="000000" w:themeColor="text1"/>
                          <w:sz w:val="28"/>
                          <w:szCs w:val="28"/>
                        </w:rPr>
                        <w:t>)</w:t>
                      </w:r>
                    </w:p>
                    <w:p w14:paraId="77C15EC8" w14:textId="3E77CACF" w:rsidR="006F56AF" w:rsidRPr="00AA3FCE" w:rsidRDefault="006F56AF" w:rsidP="00790880">
                      <w:pPr>
                        <w:pStyle w:val="NoSpacing"/>
                        <w:rPr>
                          <w:color w:val="000000" w:themeColor="text1"/>
                          <w:sz w:val="20"/>
                          <w:szCs w:val="20"/>
                        </w:rPr>
                      </w:pPr>
                      <w:r w:rsidRPr="00AA3FCE">
                        <w:rPr>
                          <w:rFonts w:ascii="Calibri" w:eastAsia="Calibri" w:hAnsi="Calibri"/>
                          <w:color w:val="000000" w:themeColor="text1"/>
                          <w:sz w:val="20"/>
                          <w:szCs w:val="20"/>
                        </w:rPr>
                        <w:t> </w:t>
                      </w:r>
                    </w:p>
                  </w:txbxContent>
                </v:textbox>
                <w10:wrap type="tight" anchorx="margin"/>
              </v:rect>
            </w:pict>
          </mc:Fallback>
        </mc:AlternateContent>
      </w:r>
    </w:p>
    <w:p w14:paraId="2C468741" w14:textId="5DB561E1" w:rsidR="00E47078" w:rsidRDefault="00B32774"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29056" behindDoc="1" locked="0" layoutInCell="1" allowOverlap="1" wp14:anchorId="354FB23C" wp14:editId="2B507C1A">
                <wp:simplePos x="0" y="0"/>
                <wp:positionH relativeFrom="margin">
                  <wp:posOffset>1327785</wp:posOffset>
                </wp:positionH>
                <wp:positionV relativeFrom="paragraph">
                  <wp:posOffset>102235</wp:posOffset>
                </wp:positionV>
                <wp:extent cx="2914650" cy="476250"/>
                <wp:effectExtent l="95250" t="76200" r="95250" b="76200"/>
                <wp:wrapTight wrapText="bothSides">
                  <wp:wrapPolygon edited="0">
                    <wp:start x="-424" y="-3456"/>
                    <wp:lineTo x="-706" y="-2592"/>
                    <wp:lineTo x="-706" y="20736"/>
                    <wp:lineTo x="-424" y="24192"/>
                    <wp:lineTo x="22024" y="24192"/>
                    <wp:lineTo x="22165" y="12096"/>
                    <wp:lineTo x="22165" y="11232"/>
                    <wp:lineTo x="22024" y="-1728"/>
                    <wp:lineTo x="22024" y="-3456"/>
                    <wp:lineTo x="-424" y="-3456"/>
                  </wp:wrapPolygon>
                </wp:wrapTight>
                <wp:docPr id="3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476250"/>
                        </a:xfrm>
                        <a:prstGeom prst="rect">
                          <a:avLst/>
                        </a:prstGeom>
                        <a:gradFill flip="none" rotWithShape="1">
                          <a:gsLst>
                            <a:gs pos="7000">
                              <a:schemeClr val="bg1">
                                <a:lumMod val="50000"/>
                                <a:shade val="30000"/>
                                <a:satMod val="115000"/>
                              </a:schemeClr>
                            </a:gs>
                            <a:gs pos="68000">
                              <a:schemeClr val="bg1">
                                <a:lumMod val="50000"/>
                                <a:shade val="100000"/>
                                <a:satMod val="115000"/>
                              </a:schemeClr>
                            </a:gs>
                          </a:gsLst>
                          <a:lin ang="5400000" scaled="1"/>
                          <a:tileRect/>
                        </a:gradFill>
                        <a:ln w="12700">
                          <a:noFill/>
                          <a:miter lim="800000"/>
                          <a:headEnd/>
                          <a:tailEnd/>
                        </a:ln>
                        <a:effectLst>
                          <a:outerShdw blurRad="63500" sx="102000" sy="102000" algn="ctr" rotWithShape="0">
                            <a:prstClr val="black">
                              <a:alpha val="40000"/>
                            </a:prstClr>
                          </a:outerShdw>
                        </a:effectLst>
                      </wps:spPr>
                      <wps:txbx>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31D2E342"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B32774">
                              <w:rPr>
                                <w:rFonts w:asciiTheme="majorHAnsi" w:eastAsiaTheme="minorHAnsi" w:hAnsiTheme="majorHAnsi" w:cstheme="majorHAnsi"/>
                                <w:b/>
                                <w:bCs/>
                                <w:color w:val="000000" w:themeColor="text1"/>
                                <w:sz w:val="24"/>
                                <w:szCs w:val="24"/>
                                <w:lang w:val="en-IN"/>
                              </w:rPr>
                              <w:t>4</w:t>
                            </w:r>
                            <w:r w:rsidR="0096433C">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54FB23C" id="Rectangle 6" o:spid="_x0000_s1028" style="position:absolute;margin-left:104.55pt;margin-top:8.05pt;width:229.5pt;height:37.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" fillcolor="#7f7f7f [1612]" stroked="f" strokeweight="1pt">
                <v:fill color2="#7f7f7f [1612]" rotate="t" colors="0 #484848;4588f #484848" focus="100%" type="gradient"/>
                <v:shadow on="t" type="perspective" color="black" opacity="26214f" offset="0,0" matrix="66847f,,,66847f"/>
                <v:textbox inset="14.4pt,,14.4pt">
                  <w:txbxContent>
                    <w:p w14:paraId="7CDDD82C" w14:textId="77777777" w:rsidR="00453EEE" w:rsidRDefault="00453EEE" w:rsidP="00C54CDA">
                      <w:pPr>
                        <w:pStyle w:val="NoSpacing"/>
                        <w:jc w:val="center"/>
                        <w:rPr>
                          <w:rFonts w:asciiTheme="majorHAnsi" w:eastAsiaTheme="minorHAnsi" w:hAnsiTheme="majorHAnsi" w:cstheme="majorHAnsi"/>
                          <w:b/>
                          <w:bCs/>
                          <w:color w:val="000000" w:themeColor="text1"/>
                          <w:sz w:val="24"/>
                          <w:szCs w:val="24"/>
                          <w:lang w:val="en-IN"/>
                        </w:rPr>
                      </w:pPr>
                    </w:p>
                    <w:p w14:paraId="0CC61653" w14:textId="31D2E342" w:rsidR="00AA5D73" w:rsidRPr="00F331F5" w:rsidRDefault="00AA5D73" w:rsidP="00C54CDA">
                      <w:pPr>
                        <w:pStyle w:val="NoSpacing"/>
                        <w:jc w:val="center"/>
                        <w:rPr>
                          <w:rFonts w:asciiTheme="majorHAnsi" w:eastAsiaTheme="minorHAnsi" w:hAnsiTheme="majorHAnsi" w:cstheme="majorHAnsi"/>
                          <w:b/>
                          <w:bCs/>
                          <w:color w:val="000000" w:themeColor="text1"/>
                          <w:sz w:val="24"/>
                          <w:szCs w:val="24"/>
                          <w:lang w:val="en-IN"/>
                        </w:rPr>
                      </w:pPr>
                      <w:r>
                        <w:rPr>
                          <w:rFonts w:asciiTheme="majorHAnsi" w:eastAsiaTheme="minorHAnsi" w:hAnsiTheme="majorHAnsi" w:cstheme="majorHAnsi"/>
                          <w:b/>
                          <w:bCs/>
                          <w:color w:val="000000" w:themeColor="text1"/>
                          <w:sz w:val="24"/>
                          <w:szCs w:val="24"/>
                          <w:lang w:val="en-IN"/>
                        </w:rPr>
                        <w:t xml:space="preserve">Proposal Reference – </w:t>
                      </w:r>
                      <w:r w:rsidRPr="00742472">
                        <w:rPr>
                          <w:rFonts w:asciiTheme="majorHAnsi" w:eastAsiaTheme="minorHAnsi" w:hAnsiTheme="majorHAnsi" w:cstheme="majorHAnsi"/>
                          <w:b/>
                          <w:bCs/>
                          <w:color w:val="000000" w:themeColor="text1"/>
                          <w:sz w:val="24"/>
                          <w:szCs w:val="24"/>
                          <w:lang w:val="en-IN"/>
                        </w:rPr>
                        <w:t>F</w:t>
                      </w:r>
                      <w:r>
                        <w:rPr>
                          <w:rFonts w:asciiTheme="majorHAnsi" w:eastAsiaTheme="minorHAnsi" w:hAnsiTheme="majorHAnsi" w:cstheme="majorHAnsi"/>
                          <w:b/>
                          <w:bCs/>
                          <w:color w:val="000000" w:themeColor="text1"/>
                          <w:sz w:val="24"/>
                          <w:szCs w:val="24"/>
                          <w:lang w:val="en-IN"/>
                        </w:rPr>
                        <w:t>2</w:t>
                      </w:r>
                      <w:r w:rsidR="00C54CDA">
                        <w:rPr>
                          <w:rFonts w:asciiTheme="majorHAnsi" w:eastAsiaTheme="minorHAnsi" w:hAnsiTheme="majorHAnsi" w:cstheme="majorHAnsi"/>
                          <w:b/>
                          <w:bCs/>
                          <w:color w:val="000000" w:themeColor="text1"/>
                          <w:sz w:val="24"/>
                          <w:szCs w:val="24"/>
                          <w:lang w:val="en-IN"/>
                        </w:rPr>
                        <w:t>3</w:t>
                      </w:r>
                      <w:r w:rsidRPr="00742472">
                        <w:rPr>
                          <w:rFonts w:asciiTheme="majorHAnsi" w:eastAsiaTheme="minorHAnsi" w:hAnsiTheme="majorHAnsi" w:cstheme="majorHAnsi"/>
                          <w:b/>
                          <w:bCs/>
                          <w:color w:val="000000" w:themeColor="text1"/>
                          <w:sz w:val="24"/>
                          <w:szCs w:val="24"/>
                          <w:lang w:val="en-IN"/>
                        </w:rPr>
                        <w:t>-00</w:t>
                      </w:r>
                      <w:r w:rsidR="00C54CDA">
                        <w:rPr>
                          <w:rFonts w:asciiTheme="majorHAnsi" w:eastAsiaTheme="minorHAnsi" w:hAnsiTheme="majorHAnsi" w:cstheme="majorHAnsi"/>
                          <w:b/>
                          <w:bCs/>
                          <w:color w:val="000000" w:themeColor="text1"/>
                          <w:sz w:val="24"/>
                          <w:szCs w:val="24"/>
                          <w:lang w:val="en-IN"/>
                        </w:rPr>
                        <w:t>36</w:t>
                      </w:r>
                      <w:r w:rsidR="00B32774">
                        <w:rPr>
                          <w:rFonts w:asciiTheme="majorHAnsi" w:eastAsiaTheme="minorHAnsi" w:hAnsiTheme="majorHAnsi" w:cstheme="majorHAnsi"/>
                          <w:b/>
                          <w:bCs/>
                          <w:color w:val="000000" w:themeColor="text1"/>
                          <w:sz w:val="24"/>
                          <w:szCs w:val="24"/>
                          <w:lang w:val="en-IN"/>
                        </w:rPr>
                        <w:t>4</w:t>
                      </w:r>
                      <w:r w:rsidR="0096433C">
                        <w:rPr>
                          <w:rFonts w:asciiTheme="majorHAnsi" w:eastAsiaTheme="minorHAnsi" w:hAnsiTheme="majorHAnsi" w:cstheme="majorHAnsi"/>
                          <w:b/>
                          <w:bCs/>
                          <w:color w:val="000000" w:themeColor="text1"/>
                          <w:sz w:val="24"/>
                          <w:szCs w:val="24"/>
                          <w:lang w:val="en-IN"/>
                        </w:rPr>
                        <w:t>-R1</w:t>
                      </w:r>
                    </w:p>
                    <w:p w14:paraId="26532407" w14:textId="77777777" w:rsidR="00AA5D73" w:rsidRDefault="00AA5D73" w:rsidP="00AA5D73">
                      <w:r>
                        <w:rPr>
                          <w:rFonts w:ascii="Calibri Light" w:eastAsia="Times New Roman" w:hAnsi="Calibri Light"/>
                          <w:color w:val="FFFFFF"/>
                          <w:sz w:val="40"/>
                          <w:szCs w:val="40"/>
                          <w:lang w:val="en-US"/>
                        </w:rPr>
                        <w:t> </w:t>
                      </w:r>
                    </w:p>
                  </w:txbxContent>
                </v:textbox>
                <w10:wrap type="tight" anchorx="margin"/>
              </v:rect>
            </w:pict>
          </mc:Fallback>
        </mc:AlternateContent>
      </w:r>
    </w:p>
    <w:p w14:paraId="5860E97D" w14:textId="22A9A3F8" w:rsidR="00E47078" w:rsidRDefault="00E47078" w:rsidP="00E47078">
      <w:pPr>
        <w:pStyle w:val="NoSpacing"/>
        <w:rPr>
          <w:rFonts w:ascii="Calibri Light" w:eastAsia="Times New Roman" w:hAnsi="Calibri Light"/>
          <w:b/>
          <w:bCs/>
          <w:color w:val="FFFFFF"/>
        </w:rPr>
      </w:pPr>
    </w:p>
    <w:p w14:paraId="708E2C93" w14:textId="7D396DDE" w:rsidR="00A46749" w:rsidRDefault="00A46749" w:rsidP="00E47078">
      <w:pPr>
        <w:pStyle w:val="NoSpacing"/>
        <w:rPr>
          <w:rFonts w:ascii="Calibri Light" w:eastAsia="Times New Roman" w:hAnsi="Calibri Light"/>
          <w:b/>
          <w:bCs/>
          <w:color w:val="FFFFFF"/>
        </w:rPr>
      </w:pPr>
    </w:p>
    <w:p w14:paraId="52F30F44" w14:textId="6B6016A2" w:rsidR="00A46749" w:rsidRDefault="00A46749" w:rsidP="00E47078">
      <w:pPr>
        <w:pStyle w:val="NoSpacing"/>
        <w:rPr>
          <w:rFonts w:ascii="Calibri Light" w:eastAsia="Times New Roman" w:hAnsi="Calibri Light"/>
          <w:b/>
          <w:bCs/>
          <w:color w:val="FFFFFF"/>
        </w:rPr>
      </w:pPr>
    </w:p>
    <w:p w14:paraId="2302A25E" w14:textId="74D8F031" w:rsidR="00A46749" w:rsidRDefault="00B32774" w:rsidP="00E47078">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630080" behindDoc="1" locked="0" layoutInCell="1" allowOverlap="1" wp14:anchorId="2869733D" wp14:editId="49B5B255">
                <wp:simplePos x="0" y="0"/>
                <wp:positionH relativeFrom="margin">
                  <wp:posOffset>1337310</wp:posOffset>
                </wp:positionH>
                <wp:positionV relativeFrom="paragraph">
                  <wp:posOffset>134620</wp:posOffset>
                </wp:positionV>
                <wp:extent cx="2914650" cy="2266950"/>
                <wp:effectExtent l="95250" t="95250" r="95250" b="95250"/>
                <wp:wrapTight wrapText="bothSides">
                  <wp:wrapPolygon edited="0">
                    <wp:start x="-706" y="-908"/>
                    <wp:lineTo x="-706" y="21418"/>
                    <wp:lineTo x="-424" y="22326"/>
                    <wp:lineTo x="22024" y="22326"/>
                    <wp:lineTo x="22165" y="19966"/>
                    <wp:lineTo x="22165" y="-908"/>
                    <wp:lineTo x="-706" y="-908"/>
                  </wp:wrapPolygon>
                </wp:wrapTight>
                <wp:docPr id="6" name="Rectangle 5">
                  <a:extLst xmlns:a="http://schemas.openxmlformats.org/drawingml/2006/main">
                    <a:ext uri="{FF2B5EF4-FFF2-40B4-BE49-F238E27FC236}">
                      <a16:creationId xmlns:a16="http://schemas.microsoft.com/office/drawing/2014/main" id="{0896F81D-182B-4854-BA37-B2F016A6039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4650" cy="2266950"/>
                        </a:xfrm>
                        <a:prstGeom prst="rect">
                          <a:avLst/>
                        </a:prstGeom>
                        <a:gradFill flip="none" rotWithShape="1">
                          <a:gsLst>
                            <a:gs pos="8000">
                              <a:schemeClr val="bg1">
                                <a:lumMod val="50000"/>
                                <a:shade val="30000"/>
                                <a:satMod val="115000"/>
                              </a:schemeClr>
                            </a:gs>
                            <a:gs pos="45000">
                              <a:schemeClr val="bg1">
                                <a:lumMod val="50000"/>
                                <a:shade val="67500"/>
                                <a:satMod val="115000"/>
                              </a:schemeClr>
                            </a:gs>
                            <a:gs pos="89000">
                              <a:schemeClr val="bg1">
                                <a:lumMod val="50000"/>
                                <a:shade val="100000"/>
                                <a:satMod val="115000"/>
                              </a:schemeClr>
                            </a:gs>
                          </a:gsLst>
                          <a:lin ang="16200000" scaled="1"/>
                          <a:tileRect/>
                        </a:gradFill>
                        <a:ln w="12700">
                          <a:noFill/>
                          <a:miter lim="800000"/>
                          <a:headEnd/>
                          <a:tailEnd/>
                        </a:ln>
                        <a:effectLst>
                          <a:outerShdw blurRad="63500" sx="102000" sy="102000" algn="ctr" rotWithShape="0">
                            <a:prstClr val="black">
                              <a:alpha val="40000"/>
                            </a:prstClr>
                          </a:outerShdw>
                        </a:effectLst>
                      </wps:spPr>
                      <wps:txbx>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wps:txbx>
                      <wps:bodyPr rot="0" vert="horz" wrap="square" lIns="182880" tIns="45720" rIns="182880" bIns="45720" anchor="ctr" anchorCtr="0" upright="1">
                        <a:noAutofit/>
                      </wps:bodyPr>
                    </wps:wsp>
                  </a:graphicData>
                </a:graphic>
              </wp:anchor>
            </w:drawing>
          </mc:Choice>
          <mc:Fallback>
            <w:pict>
              <v:rect w14:anchorId="2869733D" id="Rectangle 5" o:spid="_x0000_s1029" style="position:absolute;margin-left:105.3pt;margin-top:10.6pt;width:229.5pt;height:178.5pt;z-index:-2516864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" fillcolor="#7f7f7f [1612]" stroked="f" strokeweight="1pt">
                <v:fill color2="#7f7f7f [1612]" rotate="t" angle="180" colors="0 #484848;5243f #484848;29491f #6a6a6a" focus="100%" type="gradient"/>
                <v:shadow on="t" type="perspective" color="black" opacity="26214f" offset="0,0" matrix="66847f,,,66847f"/>
                <v:textbox inset="14.4pt,,14.4pt">
                  <w:txbxContent>
                    <w:p w14:paraId="17B15C9C"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xml:space="preserve">Falcon Autotech Private Limited </w:t>
                      </w:r>
                    </w:p>
                    <w:p w14:paraId="0A3A8492"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Plot No. 87, Sector Ecotech-1, Extention-1, Greater Noida, Uttar Pradesh 201308.</w:t>
                      </w:r>
                    </w:p>
                    <w:p w14:paraId="01FC9BDA"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D738FD">
                        <w:rPr>
                          <w:rFonts w:asciiTheme="majorHAnsi" w:eastAsiaTheme="majorEastAsia" w:hAnsiTheme="majorHAnsi" w:cstheme="majorBidi"/>
                          <w:b/>
                          <w:bCs/>
                          <w:color w:val="000000" w:themeColor="text1"/>
                          <w:sz w:val="24"/>
                          <w:szCs w:val="24"/>
                          <w:lang w:val="en-IN"/>
                        </w:rPr>
                        <w:t> </w:t>
                      </w:r>
                    </w:p>
                    <w:p w14:paraId="52F3A042"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Contact – Sanyog Pratap Singh</w:t>
                      </w:r>
                    </w:p>
                    <w:p w14:paraId="6757E84E"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Asst. Manager</w:t>
                      </w:r>
                    </w:p>
                    <w:p w14:paraId="3277F17F" w14:textId="77777777" w:rsidR="00AA5D73" w:rsidRPr="00AA3FCE"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Mob - +91 8750052591</w:t>
                      </w:r>
                    </w:p>
                    <w:p w14:paraId="3E7863F6" w14:textId="77777777" w:rsidR="00AA5D73" w:rsidRPr="00D738FD" w:rsidRDefault="00AA5D73" w:rsidP="00AA5D73">
                      <w:pPr>
                        <w:pStyle w:val="NoSpacing"/>
                        <w:rPr>
                          <w:rFonts w:asciiTheme="majorHAnsi" w:eastAsiaTheme="majorEastAsia" w:hAnsiTheme="majorHAnsi" w:cstheme="majorBidi"/>
                          <w:b/>
                          <w:bCs/>
                          <w:color w:val="000000" w:themeColor="text1"/>
                          <w:sz w:val="24"/>
                          <w:szCs w:val="24"/>
                          <w:lang w:val="en-IN"/>
                        </w:rPr>
                      </w:pPr>
                      <w:r w:rsidRPr="00AA3FCE">
                        <w:rPr>
                          <w:rFonts w:asciiTheme="majorHAnsi" w:eastAsiaTheme="majorEastAsia" w:hAnsiTheme="majorHAnsi" w:cstheme="majorBidi"/>
                          <w:b/>
                          <w:bCs/>
                          <w:color w:val="000000" w:themeColor="text1"/>
                          <w:sz w:val="24"/>
                          <w:szCs w:val="24"/>
                          <w:lang w:val="en-IN"/>
                        </w:rPr>
                        <w:t>Sanyog.singh@falconautoonine.com</w:t>
                      </w:r>
                    </w:p>
                  </w:txbxContent>
                </v:textbox>
                <w10:wrap type="tight" anchorx="margin"/>
              </v:rect>
            </w:pict>
          </mc:Fallback>
        </mc:AlternateContent>
      </w:r>
    </w:p>
    <w:p w14:paraId="3C694B64" w14:textId="36B5982E" w:rsidR="00A46749" w:rsidRDefault="00A46749" w:rsidP="00E47078">
      <w:pPr>
        <w:pStyle w:val="NoSpacing"/>
        <w:rPr>
          <w:rFonts w:ascii="Calibri Light" w:eastAsia="Times New Roman" w:hAnsi="Calibri Light"/>
          <w:b/>
          <w:bCs/>
          <w:color w:val="FFFFFF"/>
        </w:rPr>
      </w:pPr>
    </w:p>
    <w:p w14:paraId="6CA6FC79" w14:textId="65BA2A28" w:rsidR="00E47078" w:rsidRDefault="00E47078" w:rsidP="00E47078">
      <w:pPr>
        <w:pStyle w:val="NoSpacing"/>
        <w:rPr>
          <w:rFonts w:ascii="Calibri Light" w:eastAsia="Times New Roman" w:hAnsi="Calibri Light"/>
          <w:b/>
          <w:bCs/>
          <w:color w:val="FFFFFF"/>
        </w:rPr>
      </w:pPr>
    </w:p>
    <w:p w14:paraId="2B6E9C7E" w14:textId="5A3811D7" w:rsidR="00E47078" w:rsidRDefault="00E47078" w:rsidP="00E47078">
      <w:pPr>
        <w:pStyle w:val="NoSpacing"/>
        <w:rPr>
          <w:rFonts w:ascii="Calibri Light" w:eastAsia="Times New Roman" w:hAnsi="Calibri Light"/>
          <w:b/>
          <w:bCs/>
          <w:color w:val="FFFFFF"/>
        </w:rPr>
      </w:pPr>
    </w:p>
    <w:p w14:paraId="51F62944" w14:textId="33BF167C" w:rsidR="00E47078" w:rsidRDefault="00E47078" w:rsidP="00E47078">
      <w:pPr>
        <w:pStyle w:val="NoSpacing"/>
        <w:rPr>
          <w:rFonts w:ascii="Calibri Light" w:eastAsia="Times New Roman" w:hAnsi="Calibri Light"/>
          <w:b/>
          <w:bCs/>
          <w:color w:val="FFFFFF"/>
        </w:rPr>
      </w:pPr>
    </w:p>
    <w:p w14:paraId="0F0570F3" w14:textId="71D148D6" w:rsidR="00E47078" w:rsidRDefault="00E47078" w:rsidP="00E47078">
      <w:pPr>
        <w:pStyle w:val="NoSpacing"/>
        <w:rPr>
          <w:rFonts w:ascii="Calibri Light" w:eastAsia="Times New Roman" w:hAnsi="Calibri Light"/>
          <w:b/>
          <w:bCs/>
          <w:color w:val="FFFFFF"/>
        </w:rPr>
      </w:pPr>
    </w:p>
    <w:p w14:paraId="289CD03F" w14:textId="7A1BB533" w:rsidR="00E47078" w:rsidRDefault="00E47078" w:rsidP="00E47078">
      <w:pPr>
        <w:pStyle w:val="NoSpacing"/>
        <w:rPr>
          <w:rFonts w:ascii="Calibri Light" w:eastAsia="Times New Roman" w:hAnsi="Calibri Light"/>
          <w:b/>
          <w:bCs/>
          <w:color w:val="FFFFFF"/>
        </w:rPr>
      </w:pPr>
    </w:p>
    <w:p w14:paraId="19CA64CC" w14:textId="5E15B5C9" w:rsidR="00E47078" w:rsidRDefault="00E47078" w:rsidP="00E47078">
      <w:pPr>
        <w:pStyle w:val="NoSpacing"/>
        <w:rPr>
          <w:rFonts w:ascii="Calibri Light" w:eastAsia="Times New Roman" w:hAnsi="Calibri Light"/>
          <w:b/>
          <w:bCs/>
          <w:color w:val="FFFFFF"/>
        </w:rPr>
      </w:pPr>
    </w:p>
    <w:p w14:paraId="2F6E0ECD" w14:textId="1A0E62E5" w:rsidR="00E47078" w:rsidRDefault="00E47078" w:rsidP="00E47078">
      <w:pPr>
        <w:pStyle w:val="NoSpacing"/>
        <w:rPr>
          <w:rFonts w:ascii="Calibri Light" w:eastAsia="Times New Roman" w:hAnsi="Calibri Light"/>
          <w:b/>
          <w:bCs/>
          <w:color w:val="FFFFFF"/>
        </w:rPr>
      </w:pPr>
    </w:p>
    <w:p w14:paraId="5FD0E852" w14:textId="4B12E2D3" w:rsidR="00E47078" w:rsidRDefault="00E47078" w:rsidP="00E47078">
      <w:pPr>
        <w:pStyle w:val="NoSpacing"/>
        <w:rPr>
          <w:rFonts w:ascii="Calibri Light" w:eastAsia="Times New Roman" w:hAnsi="Calibri Light"/>
          <w:b/>
          <w:bCs/>
          <w:color w:val="FFFFFF"/>
        </w:rPr>
      </w:pPr>
    </w:p>
    <w:p w14:paraId="06501539" w14:textId="7994F278" w:rsidR="00553524" w:rsidRDefault="00553524" w:rsidP="00E47078">
      <w:pPr>
        <w:pStyle w:val="NoSpacing"/>
        <w:rPr>
          <w:rFonts w:ascii="Calibri Light" w:eastAsia="Times New Roman" w:hAnsi="Calibri Light"/>
          <w:b/>
          <w:bCs/>
          <w:color w:val="FFFFFF"/>
        </w:rPr>
      </w:pPr>
      <w:r>
        <w:rPr>
          <w:rFonts w:ascii="Calibri Light" w:eastAsia="Times New Roman" w:hAnsi="Calibri Light"/>
          <w:b/>
          <w:bCs/>
          <w:color w:val="FFFFFF"/>
        </w:rPr>
        <w:t> </w:t>
      </w:r>
    </w:p>
    <w:p w14:paraId="16C93349" w14:textId="75469DAB" w:rsidR="00AA5D73" w:rsidRDefault="00AA5D73" w:rsidP="00553524">
      <w:pPr>
        <w:rPr>
          <w:rFonts w:ascii="Calibri Light" w:eastAsia="Times New Roman" w:hAnsi="Calibri Light"/>
          <w:b/>
          <w:bCs/>
          <w:color w:val="FFFFFF"/>
        </w:rPr>
      </w:pPr>
    </w:p>
    <w:p w14:paraId="74BD1AB7" w14:textId="115BEBEC" w:rsidR="00AA5D73" w:rsidRDefault="00AA5D73" w:rsidP="00553524">
      <w:pPr>
        <w:rPr>
          <w:rFonts w:ascii="Calibri Light" w:eastAsia="Times New Roman" w:hAnsi="Calibri Light"/>
          <w:b/>
          <w:bCs/>
          <w:color w:val="FFFFFF"/>
        </w:rPr>
      </w:pPr>
    </w:p>
    <w:p w14:paraId="206A9547" w14:textId="3A4B1D93" w:rsidR="00AA5D73" w:rsidRDefault="00AA5D73" w:rsidP="00553524">
      <w:pPr>
        <w:rPr>
          <w:rFonts w:ascii="Calibri Light" w:eastAsia="Times New Roman" w:hAnsi="Calibri Light"/>
          <w:b/>
          <w:bCs/>
          <w:color w:val="FFFFFF"/>
        </w:rPr>
      </w:pPr>
    </w:p>
    <w:p w14:paraId="4A9264D9" w14:textId="77777777" w:rsidR="00CB73A7" w:rsidRDefault="00CB73A7" w:rsidP="00553524">
      <w:pPr>
        <w:rPr>
          <w:rFonts w:ascii="Calibri Light" w:eastAsia="Times New Roman" w:hAnsi="Calibri Light"/>
          <w:b/>
          <w:bCs/>
          <w:color w:val="FFFFFF"/>
        </w:rPr>
      </w:pPr>
    </w:p>
    <w:bookmarkStart w:id="3" w:name="_Toc145535577" w:displacedByCustomXml="next"/>
    <w:sdt>
      <w:sdtPr>
        <w:rPr>
          <w:rFonts w:ascii="Arial" w:eastAsiaTheme="minorHAnsi" w:hAnsi="Arial" w:cs="Arial"/>
          <w:b/>
          <w:bCs/>
          <w:color w:val="000000" w:themeColor="text1"/>
          <w:sz w:val="22"/>
          <w:szCs w:val="22"/>
        </w:rPr>
        <w:id w:val="-216661258"/>
        <w:docPartObj>
          <w:docPartGallery w:val="Table of Contents"/>
          <w:docPartUnique/>
        </w:docPartObj>
      </w:sdtPr>
      <w:sdtEndPr>
        <w:rPr>
          <w:noProof/>
        </w:rPr>
      </w:sdtEndPr>
      <w:sdtContent>
        <w:p w14:paraId="78D6A8F7" w14:textId="7EF45049" w:rsidR="00752FC0" w:rsidRPr="00325E12" w:rsidRDefault="00752FC0" w:rsidP="0020428C">
          <w:pPr>
            <w:pStyle w:val="Heading1"/>
            <w:rPr>
              <w:rStyle w:val="Hyperlink"/>
              <w:rFonts w:asciiTheme="minorHAnsi" w:eastAsia="SimSun" w:hAnsiTheme="minorHAnsi" w:cstheme="minorHAnsi"/>
              <w:b/>
              <w:bCs/>
              <w:noProof/>
              <w:color w:val="000000" w:themeColor="text1"/>
              <w:u w:val="none"/>
              <w:lang w:val="en-GB" w:eastAsia="zh-CN"/>
            </w:rPr>
          </w:pPr>
          <w:r w:rsidRPr="00325E12">
            <w:rPr>
              <w:rStyle w:val="Hyperlink"/>
              <w:rFonts w:asciiTheme="minorHAnsi" w:eastAsia="SimSun" w:hAnsiTheme="minorHAnsi" w:cstheme="minorHAnsi"/>
              <w:b/>
              <w:bCs/>
              <w:noProof/>
              <w:color w:val="000000" w:themeColor="text1"/>
              <w:u w:val="none"/>
              <w:lang w:val="en-GB" w:eastAsia="zh-CN"/>
            </w:rPr>
            <w:t>Contents</w:t>
          </w:r>
          <w:bookmarkEnd w:id="3"/>
        </w:p>
        <w:p w14:paraId="3AB13533" w14:textId="6AD7F466" w:rsidR="00076B2B" w:rsidRDefault="00752FC0">
          <w:pPr>
            <w:pStyle w:val="TOC1"/>
            <w:tabs>
              <w:tab w:val="right" w:leader="dot" w:pos="9016"/>
            </w:tabs>
            <w:rPr>
              <w:rFonts w:cstheme="minorBidi"/>
              <w:noProof/>
              <w:kern w:val="2"/>
              <w14:ligatures w14:val="standardContextual"/>
            </w:rPr>
          </w:pPr>
          <w:r w:rsidRPr="00325E12">
            <w:rPr>
              <w:rFonts w:cstheme="minorHAnsi"/>
              <w:b/>
              <w:bCs/>
              <w:color w:val="000000" w:themeColor="text1"/>
              <w:sz w:val="20"/>
              <w:szCs w:val="20"/>
            </w:rPr>
            <w:fldChar w:fldCharType="begin"/>
          </w:r>
          <w:r w:rsidRPr="00325E12">
            <w:rPr>
              <w:rFonts w:cstheme="minorHAnsi"/>
              <w:b/>
              <w:bCs/>
              <w:color w:val="000000" w:themeColor="text1"/>
              <w:sz w:val="20"/>
              <w:szCs w:val="20"/>
            </w:rPr>
            <w:instrText xml:space="preserve"> TOC \o "1-3" \h \z \u </w:instrText>
          </w:r>
          <w:r w:rsidRPr="00325E12">
            <w:rPr>
              <w:rFonts w:cstheme="minorHAnsi"/>
              <w:b/>
              <w:bCs/>
              <w:color w:val="000000" w:themeColor="text1"/>
              <w:sz w:val="20"/>
              <w:szCs w:val="20"/>
            </w:rPr>
            <w:fldChar w:fldCharType="separate"/>
          </w:r>
          <w:hyperlink w:anchor="_Toc145535577" w:history="1">
            <w:r w:rsidR="00076B2B" w:rsidRPr="008F3BE9">
              <w:rPr>
                <w:rStyle w:val="Hyperlink"/>
                <w:rFonts w:eastAsia="SimSun" w:cstheme="minorHAnsi"/>
                <w:b/>
                <w:bCs/>
                <w:noProof/>
                <w:lang w:val="en-GB" w:eastAsia="zh-CN"/>
              </w:rPr>
              <w:t>Contents</w:t>
            </w:r>
            <w:r w:rsidR="00076B2B">
              <w:rPr>
                <w:noProof/>
                <w:webHidden/>
              </w:rPr>
              <w:tab/>
            </w:r>
            <w:r w:rsidR="00076B2B">
              <w:rPr>
                <w:noProof/>
                <w:webHidden/>
              </w:rPr>
              <w:fldChar w:fldCharType="begin"/>
            </w:r>
            <w:r w:rsidR="00076B2B">
              <w:rPr>
                <w:noProof/>
                <w:webHidden/>
              </w:rPr>
              <w:instrText xml:space="preserve"> PAGEREF _Toc145535577 \h </w:instrText>
            </w:r>
            <w:r w:rsidR="00076B2B">
              <w:rPr>
                <w:noProof/>
                <w:webHidden/>
              </w:rPr>
            </w:r>
            <w:r w:rsidR="00076B2B">
              <w:rPr>
                <w:noProof/>
                <w:webHidden/>
              </w:rPr>
              <w:fldChar w:fldCharType="separate"/>
            </w:r>
            <w:r w:rsidR="00076B2B">
              <w:rPr>
                <w:noProof/>
                <w:webHidden/>
              </w:rPr>
              <w:t>4</w:t>
            </w:r>
            <w:r w:rsidR="00076B2B">
              <w:rPr>
                <w:noProof/>
                <w:webHidden/>
              </w:rPr>
              <w:fldChar w:fldCharType="end"/>
            </w:r>
          </w:hyperlink>
        </w:p>
        <w:p w14:paraId="3B52C19D" w14:textId="2115E70A" w:rsidR="00076B2B" w:rsidRDefault="00076B2B">
          <w:pPr>
            <w:pStyle w:val="TOC1"/>
            <w:tabs>
              <w:tab w:val="left" w:pos="440"/>
              <w:tab w:val="right" w:leader="dot" w:pos="9016"/>
            </w:tabs>
            <w:rPr>
              <w:rFonts w:cstheme="minorBidi"/>
              <w:noProof/>
              <w:kern w:val="2"/>
              <w14:ligatures w14:val="standardContextual"/>
            </w:rPr>
          </w:pPr>
          <w:hyperlink w:anchor="_Toc145535578" w:history="1">
            <w:r w:rsidRPr="008F3BE9">
              <w:rPr>
                <w:rStyle w:val="Hyperlink"/>
                <w:rFonts w:eastAsia="SimSun" w:cstheme="majorHAnsi"/>
                <w:b/>
                <w:bCs/>
                <w:noProof/>
                <w:lang w:val="en-GB" w:eastAsia="zh-CN"/>
              </w:rPr>
              <w:t>1.</w:t>
            </w:r>
            <w:r>
              <w:rPr>
                <w:rFonts w:cstheme="minorBidi"/>
                <w:noProof/>
                <w:kern w:val="2"/>
                <w14:ligatures w14:val="standardContextual"/>
              </w:rPr>
              <w:tab/>
            </w:r>
            <w:r w:rsidRPr="008F3BE9">
              <w:rPr>
                <w:rStyle w:val="Hyperlink"/>
                <w:rFonts w:eastAsia="SimSun" w:cstheme="majorHAnsi"/>
                <w:b/>
                <w:bCs/>
                <w:noProof/>
                <w:lang w:val="en-GB" w:eastAsia="zh-CN"/>
              </w:rPr>
              <w:t>Glossary</w:t>
            </w:r>
            <w:r>
              <w:rPr>
                <w:noProof/>
                <w:webHidden/>
              </w:rPr>
              <w:tab/>
            </w:r>
            <w:r>
              <w:rPr>
                <w:noProof/>
                <w:webHidden/>
              </w:rPr>
              <w:fldChar w:fldCharType="begin"/>
            </w:r>
            <w:r>
              <w:rPr>
                <w:noProof/>
                <w:webHidden/>
              </w:rPr>
              <w:instrText xml:space="preserve"> PAGEREF _Toc145535578 \h </w:instrText>
            </w:r>
            <w:r>
              <w:rPr>
                <w:noProof/>
                <w:webHidden/>
              </w:rPr>
            </w:r>
            <w:r>
              <w:rPr>
                <w:noProof/>
                <w:webHidden/>
              </w:rPr>
              <w:fldChar w:fldCharType="separate"/>
            </w:r>
            <w:r>
              <w:rPr>
                <w:noProof/>
                <w:webHidden/>
              </w:rPr>
              <w:t>8</w:t>
            </w:r>
            <w:r>
              <w:rPr>
                <w:noProof/>
                <w:webHidden/>
              </w:rPr>
              <w:fldChar w:fldCharType="end"/>
            </w:r>
          </w:hyperlink>
        </w:p>
        <w:p w14:paraId="70DA86F0" w14:textId="07D3EBF9" w:rsidR="00076B2B" w:rsidRDefault="00076B2B">
          <w:pPr>
            <w:pStyle w:val="TOC1"/>
            <w:tabs>
              <w:tab w:val="left" w:pos="440"/>
              <w:tab w:val="right" w:leader="dot" w:pos="9016"/>
            </w:tabs>
            <w:rPr>
              <w:rFonts w:cstheme="minorBidi"/>
              <w:noProof/>
              <w:kern w:val="2"/>
              <w14:ligatures w14:val="standardContextual"/>
            </w:rPr>
          </w:pPr>
          <w:hyperlink w:anchor="_Toc145535579" w:history="1">
            <w:r w:rsidRPr="008F3BE9">
              <w:rPr>
                <w:rStyle w:val="Hyperlink"/>
                <w:rFonts w:ascii="Calibri" w:eastAsia="SimSun" w:hAnsi="Calibri" w:cs="Calibri"/>
                <w:b/>
                <w:bCs/>
                <w:noProof/>
                <w:lang w:val="en-GB" w:eastAsia="zh-CN"/>
              </w:rPr>
              <w:t>2.</w:t>
            </w:r>
            <w:r>
              <w:rPr>
                <w:rFonts w:cstheme="minorBidi"/>
                <w:noProof/>
                <w:kern w:val="2"/>
                <w14:ligatures w14:val="standardContextual"/>
              </w:rPr>
              <w:tab/>
            </w:r>
            <w:r w:rsidRPr="008F3BE9">
              <w:rPr>
                <w:rStyle w:val="Hyperlink"/>
                <w:rFonts w:ascii="Calibri" w:eastAsia="SimSun" w:hAnsi="Calibri" w:cs="Calibri"/>
                <w:b/>
                <w:bCs/>
                <w:noProof/>
                <w:lang w:val="en-GB" w:eastAsia="zh-CN"/>
              </w:rPr>
              <w:t>Executive Summary</w:t>
            </w:r>
            <w:r>
              <w:rPr>
                <w:noProof/>
                <w:webHidden/>
              </w:rPr>
              <w:tab/>
            </w:r>
            <w:r>
              <w:rPr>
                <w:noProof/>
                <w:webHidden/>
              </w:rPr>
              <w:fldChar w:fldCharType="begin"/>
            </w:r>
            <w:r>
              <w:rPr>
                <w:noProof/>
                <w:webHidden/>
              </w:rPr>
              <w:instrText xml:space="preserve"> PAGEREF _Toc145535579 \h </w:instrText>
            </w:r>
            <w:r>
              <w:rPr>
                <w:noProof/>
                <w:webHidden/>
              </w:rPr>
            </w:r>
            <w:r>
              <w:rPr>
                <w:noProof/>
                <w:webHidden/>
              </w:rPr>
              <w:fldChar w:fldCharType="separate"/>
            </w:r>
            <w:r>
              <w:rPr>
                <w:noProof/>
                <w:webHidden/>
              </w:rPr>
              <w:t>9</w:t>
            </w:r>
            <w:r>
              <w:rPr>
                <w:noProof/>
                <w:webHidden/>
              </w:rPr>
              <w:fldChar w:fldCharType="end"/>
            </w:r>
          </w:hyperlink>
        </w:p>
        <w:p w14:paraId="0A779C67" w14:textId="0B0FDC09" w:rsidR="00076B2B" w:rsidRDefault="00076B2B">
          <w:pPr>
            <w:pStyle w:val="TOC1"/>
            <w:tabs>
              <w:tab w:val="left" w:pos="440"/>
              <w:tab w:val="right" w:leader="dot" w:pos="9016"/>
            </w:tabs>
            <w:rPr>
              <w:rFonts w:cstheme="minorBidi"/>
              <w:noProof/>
              <w:kern w:val="2"/>
              <w14:ligatures w14:val="standardContextual"/>
            </w:rPr>
          </w:pPr>
          <w:hyperlink w:anchor="_Toc145535580" w:history="1">
            <w:r w:rsidRPr="008F3BE9">
              <w:rPr>
                <w:rStyle w:val="Hyperlink"/>
                <w:rFonts w:ascii="Calibri" w:eastAsia="SimSun" w:hAnsi="Calibri" w:cs="Calibri"/>
                <w:b/>
                <w:bCs/>
                <w:noProof/>
                <w:lang w:val="en-GB" w:eastAsia="zh-CN"/>
              </w:rPr>
              <w:t>3.</w:t>
            </w:r>
            <w:r>
              <w:rPr>
                <w:rFonts w:cstheme="minorBidi"/>
                <w:noProof/>
                <w:kern w:val="2"/>
                <w14:ligatures w14:val="standardContextual"/>
              </w:rPr>
              <w:tab/>
            </w:r>
            <w:r w:rsidRPr="008F3BE9">
              <w:rPr>
                <w:rStyle w:val="Hyperlink"/>
                <w:rFonts w:ascii="Calibri" w:eastAsia="SimSun" w:hAnsi="Calibri" w:cs="Calibri"/>
                <w:b/>
                <w:bCs/>
                <w:noProof/>
                <w:lang w:val="en-GB" w:eastAsia="zh-CN"/>
              </w:rPr>
              <w:t>Company Profile</w:t>
            </w:r>
            <w:r>
              <w:rPr>
                <w:noProof/>
                <w:webHidden/>
              </w:rPr>
              <w:tab/>
            </w:r>
            <w:r>
              <w:rPr>
                <w:noProof/>
                <w:webHidden/>
              </w:rPr>
              <w:fldChar w:fldCharType="begin"/>
            </w:r>
            <w:r>
              <w:rPr>
                <w:noProof/>
                <w:webHidden/>
              </w:rPr>
              <w:instrText xml:space="preserve"> PAGEREF _Toc145535580 \h </w:instrText>
            </w:r>
            <w:r>
              <w:rPr>
                <w:noProof/>
                <w:webHidden/>
              </w:rPr>
            </w:r>
            <w:r>
              <w:rPr>
                <w:noProof/>
                <w:webHidden/>
              </w:rPr>
              <w:fldChar w:fldCharType="separate"/>
            </w:r>
            <w:r>
              <w:rPr>
                <w:noProof/>
                <w:webHidden/>
              </w:rPr>
              <w:t>10</w:t>
            </w:r>
            <w:r>
              <w:rPr>
                <w:noProof/>
                <w:webHidden/>
              </w:rPr>
              <w:fldChar w:fldCharType="end"/>
            </w:r>
          </w:hyperlink>
        </w:p>
        <w:p w14:paraId="29B7CE98" w14:textId="6A8AE15F" w:rsidR="00076B2B" w:rsidRDefault="00076B2B">
          <w:pPr>
            <w:pStyle w:val="TOC1"/>
            <w:tabs>
              <w:tab w:val="left" w:pos="440"/>
              <w:tab w:val="right" w:leader="dot" w:pos="9016"/>
            </w:tabs>
            <w:rPr>
              <w:rFonts w:cstheme="minorBidi"/>
              <w:noProof/>
              <w:kern w:val="2"/>
              <w14:ligatures w14:val="standardContextual"/>
            </w:rPr>
          </w:pPr>
          <w:hyperlink w:anchor="_Toc145535581" w:history="1">
            <w:r w:rsidRPr="008F3BE9">
              <w:rPr>
                <w:rStyle w:val="Hyperlink"/>
                <w:rFonts w:ascii="Calibri" w:eastAsia="SimSun" w:hAnsi="Calibri" w:cs="Calibri"/>
                <w:b/>
                <w:bCs/>
                <w:noProof/>
                <w:lang w:val="en-GB" w:eastAsia="zh-CN"/>
              </w:rPr>
              <w:t>4.</w:t>
            </w:r>
            <w:r>
              <w:rPr>
                <w:rFonts w:cstheme="minorBidi"/>
                <w:noProof/>
                <w:kern w:val="2"/>
                <w14:ligatures w14:val="standardContextual"/>
              </w:rPr>
              <w:tab/>
            </w:r>
            <w:r w:rsidRPr="008F3BE9">
              <w:rPr>
                <w:rStyle w:val="Hyperlink"/>
                <w:rFonts w:ascii="Calibri" w:eastAsia="SimSun" w:hAnsi="Calibri" w:cs="Calibri"/>
                <w:b/>
                <w:bCs/>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_Toc145535581 \h </w:instrText>
            </w:r>
            <w:r>
              <w:rPr>
                <w:noProof/>
                <w:webHidden/>
              </w:rPr>
            </w:r>
            <w:r>
              <w:rPr>
                <w:noProof/>
                <w:webHidden/>
              </w:rPr>
              <w:fldChar w:fldCharType="separate"/>
            </w:r>
            <w:r>
              <w:rPr>
                <w:noProof/>
                <w:webHidden/>
              </w:rPr>
              <w:t>14</w:t>
            </w:r>
            <w:r>
              <w:rPr>
                <w:noProof/>
                <w:webHidden/>
              </w:rPr>
              <w:fldChar w:fldCharType="end"/>
            </w:r>
          </w:hyperlink>
        </w:p>
        <w:p w14:paraId="0B7D7962" w14:textId="474594AA" w:rsidR="00076B2B" w:rsidRDefault="00076B2B">
          <w:pPr>
            <w:pStyle w:val="TOC1"/>
            <w:tabs>
              <w:tab w:val="left" w:pos="440"/>
              <w:tab w:val="right" w:leader="dot" w:pos="9016"/>
            </w:tabs>
            <w:rPr>
              <w:rFonts w:cstheme="minorBidi"/>
              <w:noProof/>
              <w:kern w:val="2"/>
              <w14:ligatures w14:val="standardContextual"/>
            </w:rPr>
          </w:pPr>
          <w:hyperlink w:anchor="_Toc145535582" w:history="1">
            <w:r w:rsidRPr="008F3BE9">
              <w:rPr>
                <w:rStyle w:val="Hyperlink"/>
                <w:rFonts w:ascii="Calibri" w:eastAsia="SimSun" w:hAnsi="Calibri" w:cs="Calibri"/>
                <w:b/>
                <w:bCs/>
                <w:noProof/>
                <w:lang w:val="en-GB" w:eastAsia="zh-CN"/>
              </w:rPr>
              <w:t>5.</w:t>
            </w:r>
            <w:r>
              <w:rPr>
                <w:rFonts w:cstheme="minorBidi"/>
                <w:noProof/>
                <w:kern w:val="2"/>
                <w14:ligatures w14:val="standardContextual"/>
              </w:rPr>
              <w:tab/>
            </w:r>
            <w:r w:rsidRPr="008F3BE9">
              <w:rPr>
                <w:rStyle w:val="Hyperlink"/>
                <w:rFonts w:ascii="Calibri" w:eastAsia="SimSun" w:hAnsi="Calibri" w:cs="Calibri"/>
                <w:b/>
                <w:bCs/>
                <w:noProof/>
                <w:lang w:val="en-GB" w:eastAsia="zh-CN"/>
              </w:rPr>
              <w:t>Reference Projects</w:t>
            </w:r>
            <w:r>
              <w:rPr>
                <w:noProof/>
                <w:webHidden/>
              </w:rPr>
              <w:tab/>
            </w:r>
            <w:r>
              <w:rPr>
                <w:noProof/>
                <w:webHidden/>
              </w:rPr>
              <w:fldChar w:fldCharType="begin"/>
            </w:r>
            <w:r>
              <w:rPr>
                <w:noProof/>
                <w:webHidden/>
              </w:rPr>
              <w:instrText xml:space="preserve"> PAGEREF _Toc145535582 \h </w:instrText>
            </w:r>
            <w:r>
              <w:rPr>
                <w:noProof/>
                <w:webHidden/>
              </w:rPr>
            </w:r>
            <w:r>
              <w:rPr>
                <w:noProof/>
                <w:webHidden/>
              </w:rPr>
              <w:fldChar w:fldCharType="separate"/>
            </w:r>
            <w:r>
              <w:rPr>
                <w:noProof/>
                <w:webHidden/>
              </w:rPr>
              <w:t>16</w:t>
            </w:r>
            <w:r>
              <w:rPr>
                <w:noProof/>
                <w:webHidden/>
              </w:rPr>
              <w:fldChar w:fldCharType="end"/>
            </w:r>
          </w:hyperlink>
        </w:p>
        <w:p w14:paraId="67A6681C" w14:textId="480BD003"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3" w:history="1">
            <w:r w:rsidRPr="008F3BE9">
              <w:rPr>
                <w:rStyle w:val="Hyperlink"/>
                <w:rFonts w:ascii="Calibri" w:hAnsi="Calibri" w:cs="Calibri"/>
                <w:b/>
                <w:bCs/>
                <w:noProof/>
              </w:rPr>
              <w:t>5.1</w:t>
            </w:r>
            <w:r>
              <w:rPr>
                <w:rFonts w:eastAsiaTheme="minorEastAsia"/>
                <w:noProof/>
                <w:kern w:val="2"/>
                <w:lang w:val="en-US"/>
                <w14:ligatures w14:val="standardContextual"/>
              </w:rPr>
              <w:tab/>
            </w:r>
            <w:r w:rsidRPr="008F3BE9">
              <w:rPr>
                <w:rStyle w:val="Hyperlink"/>
                <w:rFonts w:ascii="Calibri" w:hAnsi="Calibri" w:cs="Calibri"/>
                <w:b/>
                <w:bCs/>
                <w:noProof/>
              </w:rPr>
              <w:t>Project 1- (CEP Client, UK)</w:t>
            </w:r>
            <w:r>
              <w:rPr>
                <w:noProof/>
                <w:webHidden/>
              </w:rPr>
              <w:tab/>
            </w:r>
            <w:r>
              <w:rPr>
                <w:noProof/>
                <w:webHidden/>
              </w:rPr>
              <w:fldChar w:fldCharType="begin"/>
            </w:r>
            <w:r>
              <w:rPr>
                <w:noProof/>
                <w:webHidden/>
              </w:rPr>
              <w:instrText xml:space="preserve"> PAGEREF _Toc145535583 \h </w:instrText>
            </w:r>
            <w:r>
              <w:rPr>
                <w:noProof/>
                <w:webHidden/>
              </w:rPr>
            </w:r>
            <w:r>
              <w:rPr>
                <w:noProof/>
                <w:webHidden/>
              </w:rPr>
              <w:fldChar w:fldCharType="separate"/>
            </w:r>
            <w:r>
              <w:rPr>
                <w:noProof/>
                <w:webHidden/>
              </w:rPr>
              <w:t>16</w:t>
            </w:r>
            <w:r>
              <w:rPr>
                <w:noProof/>
                <w:webHidden/>
              </w:rPr>
              <w:fldChar w:fldCharType="end"/>
            </w:r>
          </w:hyperlink>
        </w:p>
        <w:p w14:paraId="75F4ED42" w14:textId="0ABC0FC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4" w:history="1">
            <w:r w:rsidRPr="008F3BE9">
              <w:rPr>
                <w:rStyle w:val="Hyperlink"/>
                <w:rFonts w:ascii="Calibri" w:hAnsi="Calibri" w:cs="Calibri"/>
                <w:b/>
                <w:bCs/>
                <w:noProof/>
              </w:rPr>
              <w:t>5.2</w:t>
            </w:r>
            <w:r>
              <w:rPr>
                <w:rFonts w:eastAsiaTheme="minorEastAsia"/>
                <w:noProof/>
                <w:kern w:val="2"/>
                <w:lang w:val="en-US"/>
                <w14:ligatures w14:val="standardContextual"/>
              </w:rPr>
              <w:tab/>
            </w:r>
            <w:r w:rsidRPr="008F3BE9">
              <w:rPr>
                <w:rStyle w:val="Hyperlink"/>
                <w:rFonts w:ascii="Calibri" w:hAnsi="Calibri" w:cs="Calibri"/>
                <w:b/>
                <w:bCs/>
                <w:noProof/>
              </w:rPr>
              <w:t>Project 2- (CEP Client, Riyadh)</w:t>
            </w:r>
            <w:r>
              <w:rPr>
                <w:noProof/>
                <w:webHidden/>
              </w:rPr>
              <w:tab/>
            </w:r>
            <w:r>
              <w:rPr>
                <w:noProof/>
                <w:webHidden/>
              </w:rPr>
              <w:fldChar w:fldCharType="begin"/>
            </w:r>
            <w:r>
              <w:rPr>
                <w:noProof/>
                <w:webHidden/>
              </w:rPr>
              <w:instrText xml:space="preserve"> PAGEREF _Toc145535584 \h </w:instrText>
            </w:r>
            <w:r>
              <w:rPr>
                <w:noProof/>
                <w:webHidden/>
              </w:rPr>
            </w:r>
            <w:r>
              <w:rPr>
                <w:noProof/>
                <w:webHidden/>
              </w:rPr>
              <w:fldChar w:fldCharType="separate"/>
            </w:r>
            <w:r>
              <w:rPr>
                <w:noProof/>
                <w:webHidden/>
              </w:rPr>
              <w:t>17</w:t>
            </w:r>
            <w:r>
              <w:rPr>
                <w:noProof/>
                <w:webHidden/>
              </w:rPr>
              <w:fldChar w:fldCharType="end"/>
            </w:r>
          </w:hyperlink>
        </w:p>
        <w:p w14:paraId="503EFD2E" w14:textId="1489E1C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5" w:history="1">
            <w:r w:rsidRPr="008F3BE9">
              <w:rPr>
                <w:rStyle w:val="Hyperlink"/>
                <w:rFonts w:ascii="Calibri" w:eastAsia="SimSun" w:hAnsi="Calibri" w:cs="Calibri"/>
                <w:b/>
                <w:bCs/>
                <w:noProof/>
                <w:lang w:val="en-GB" w:eastAsia="zh-CN"/>
              </w:rPr>
              <w:t>5.3</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Project 3- (Client – Courier Express Shipment, Dubai &amp; Jeddah)</w:t>
            </w:r>
            <w:r>
              <w:rPr>
                <w:noProof/>
                <w:webHidden/>
              </w:rPr>
              <w:tab/>
            </w:r>
            <w:r>
              <w:rPr>
                <w:noProof/>
                <w:webHidden/>
              </w:rPr>
              <w:fldChar w:fldCharType="begin"/>
            </w:r>
            <w:r>
              <w:rPr>
                <w:noProof/>
                <w:webHidden/>
              </w:rPr>
              <w:instrText xml:space="preserve"> PAGEREF _Toc145535585 \h </w:instrText>
            </w:r>
            <w:r>
              <w:rPr>
                <w:noProof/>
                <w:webHidden/>
              </w:rPr>
            </w:r>
            <w:r>
              <w:rPr>
                <w:noProof/>
                <w:webHidden/>
              </w:rPr>
              <w:fldChar w:fldCharType="separate"/>
            </w:r>
            <w:r>
              <w:rPr>
                <w:noProof/>
                <w:webHidden/>
              </w:rPr>
              <w:t>18</w:t>
            </w:r>
            <w:r>
              <w:rPr>
                <w:noProof/>
                <w:webHidden/>
              </w:rPr>
              <w:fldChar w:fldCharType="end"/>
            </w:r>
          </w:hyperlink>
        </w:p>
        <w:p w14:paraId="1B839F76" w14:textId="730DCAE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6" w:history="1">
            <w:r w:rsidRPr="008F3BE9">
              <w:rPr>
                <w:rStyle w:val="Hyperlink"/>
                <w:rFonts w:ascii="Calibri" w:eastAsia="SimSun" w:hAnsi="Calibri" w:cs="Calibri"/>
                <w:b/>
                <w:bCs/>
                <w:noProof/>
                <w:lang w:val="en-GB" w:eastAsia="zh-CN"/>
              </w:rPr>
              <w:t>5.4</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Project 4- (CEP Client, Sydney)</w:t>
            </w:r>
            <w:r>
              <w:rPr>
                <w:noProof/>
                <w:webHidden/>
              </w:rPr>
              <w:tab/>
            </w:r>
            <w:r>
              <w:rPr>
                <w:noProof/>
                <w:webHidden/>
              </w:rPr>
              <w:fldChar w:fldCharType="begin"/>
            </w:r>
            <w:r>
              <w:rPr>
                <w:noProof/>
                <w:webHidden/>
              </w:rPr>
              <w:instrText xml:space="preserve"> PAGEREF _Toc145535586 \h </w:instrText>
            </w:r>
            <w:r>
              <w:rPr>
                <w:noProof/>
                <w:webHidden/>
              </w:rPr>
            </w:r>
            <w:r>
              <w:rPr>
                <w:noProof/>
                <w:webHidden/>
              </w:rPr>
              <w:fldChar w:fldCharType="separate"/>
            </w:r>
            <w:r>
              <w:rPr>
                <w:noProof/>
                <w:webHidden/>
              </w:rPr>
              <w:t>19</w:t>
            </w:r>
            <w:r>
              <w:rPr>
                <w:noProof/>
                <w:webHidden/>
              </w:rPr>
              <w:fldChar w:fldCharType="end"/>
            </w:r>
          </w:hyperlink>
        </w:p>
        <w:p w14:paraId="23892BDD" w14:textId="28DDB4C8"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7" w:history="1">
            <w:r w:rsidRPr="008F3BE9">
              <w:rPr>
                <w:rStyle w:val="Hyperlink"/>
                <w:rFonts w:ascii="Calibri" w:hAnsi="Calibri" w:cs="Calibri"/>
                <w:b/>
                <w:bCs/>
                <w:noProof/>
              </w:rPr>
              <w:t>5.5</w:t>
            </w:r>
            <w:r>
              <w:rPr>
                <w:rFonts w:eastAsiaTheme="minorEastAsia"/>
                <w:noProof/>
                <w:kern w:val="2"/>
                <w:lang w:val="en-US"/>
                <w14:ligatures w14:val="standardContextual"/>
              </w:rPr>
              <w:tab/>
            </w:r>
            <w:r w:rsidRPr="008F3BE9">
              <w:rPr>
                <w:rStyle w:val="Hyperlink"/>
                <w:rFonts w:ascii="Calibri" w:hAnsi="Calibri" w:cs="Calibri"/>
                <w:b/>
                <w:bCs/>
                <w:noProof/>
              </w:rPr>
              <w:t>Project 5- (Client – E-Commerce, India)</w:t>
            </w:r>
            <w:r>
              <w:rPr>
                <w:noProof/>
                <w:webHidden/>
              </w:rPr>
              <w:tab/>
            </w:r>
            <w:r>
              <w:rPr>
                <w:noProof/>
                <w:webHidden/>
              </w:rPr>
              <w:fldChar w:fldCharType="begin"/>
            </w:r>
            <w:r>
              <w:rPr>
                <w:noProof/>
                <w:webHidden/>
              </w:rPr>
              <w:instrText xml:space="preserve"> PAGEREF _Toc145535587 \h </w:instrText>
            </w:r>
            <w:r>
              <w:rPr>
                <w:noProof/>
                <w:webHidden/>
              </w:rPr>
            </w:r>
            <w:r>
              <w:rPr>
                <w:noProof/>
                <w:webHidden/>
              </w:rPr>
              <w:fldChar w:fldCharType="separate"/>
            </w:r>
            <w:r>
              <w:rPr>
                <w:noProof/>
                <w:webHidden/>
              </w:rPr>
              <w:t>20</w:t>
            </w:r>
            <w:r>
              <w:rPr>
                <w:noProof/>
                <w:webHidden/>
              </w:rPr>
              <w:fldChar w:fldCharType="end"/>
            </w:r>
          </w:hyperlink>
        </w:p>
        <w:p w14:paraId="60648763" w14:textId="1709BB5B"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8" w:history="1">
            <w:r w:rsidRPr="008F3BE9">
              <w:rPr>
                <w:rStyle w:val="Hyperlink"/>
                <w:rFonts w:ascii="Calibri" w:hAnsi="Calibri" w:cs="Calibri"/>
                <w:b/>
                <w:bCs/>
                <w:noProof/>
              </w:rPr>
              <w:t>5.6</w:t>
            </w:r>
            <w:r>
              <w:rPr>
                <w:rFonts w:eastAsiaTheme="minorEastAsia"/>
                <w:noProof/>
                <w:kern w:val="2"/>
                <w:lang w:val="en-US"/>
                <w14:ligatures w14:val="standardContextual"/>
              </w:rPr>
              <w:tab/>
            </w:r>
            <w:r w:rsidRPr="008F3BE9">
              <w:rPr>
                <w:rStyle w:val="Hyperlink"/>
                <w:rFonts w:ascii="Calibri" w:hAnsi="Calibri" w:cs="Calibri"/>
                <w:b/>
                <w:bCs/>
                <w:noProof/>
              </w:rPr>
              <w:t>Project 6- (Ecommerce Client, India)</w:t>
            </w:r>
            <w:r>
              <w:rPr>
                <w:noProof/>
                <w:webHidden/>
              </w:rPr>
              <w:tab/>
            </w:r>
            <w:r>
              <w:rPr>
                <w:noProof/>
                <w:webHidden/>
              </w:rPr>
              <w:fldChar w:fldCharType="begin"/>
            </w:r>
            <w:r>
              <w:rPr>
                <w:noProof/>
                <w:webHidden/>
              </w:rPr>
              <w:instrText xml:space="preserve"> PAGEREF _Toc145535588 \h </w:instrText>
            </w:r>
            <w:r>
              <w:rPr>
                <w:noProof/>
                <w:webHidden/>
              </w:rPr>
            </w:r>
            <w:r>
              <w:rPr>
                <w:noProof/>
                <w:webHidden/>
              </w:rPr>
              <w:fldChar w:fldCharType="separate"/>
            </w:r>
            <w:r>
              <w:rPr>
                <w:noProof/>
                <w:webHidden/>
              </w:rPr>
              <w:t>21</w:t>
            </w:r>
            <w:r>
              <w:rPr>
                <w:noProof/>
                <w:webHidden/>
              </w:rPr>
              <w:fldChar w:fldCharType="end"/>
            </w:r>
          </w:hyperlink>
        </w:p>
        <w:p w14:paraId="0BAAD375" w14:textId="57721E38"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89" w:history="1">
            <w:r w:rsidRPr="008F3BE9">
              <w:rPr>
                <w:rStyle w:val="Hyperlink"/>
                <w:rFonts w:ascii="Calibri" w:hAnsi="Calibri" w:cs="Calibri"/>
                <w:b/>
                <w:bCs/>
                <w:noProof/>
              </w:rPr>
              <w:t>5.7</w:t>
            </w:r>
            <w:r>
              <w:rPr>
                <w:rFonts w:eastAsiaTheme="minorEastAsia"/>
                <w:noProof/>
                <w:kern w:val="2"/>
                <w:lang w:val="en-US"/>
                <w14:ligatures w14:val="standardContextual"/>
              </w:rPr>
              <w:tab/>
            </w:r>
            <w:r w:rsidRPr="008F3BE9">
              <w:rPr>
                <w:rStyle w:val="Hyperlink"/>
                <w:rFonts w:ascii="Calibri" w:hAnsi="Calibri" w:cs="Calibri"/>
                <w:b/>
                <w:bCs/>
                <w:noProof/>
              </w:rPr>
              <w:t>Project 7- (CEP Client, India)</w:t>
            </w:r>
            <w:r>
              <w:rPr>
                <w:noProof/>
                <w:webHidden/>
              </w:rPr>
              <w:tab/>
            </w:r>
            <w:r>
              <w:rPr>
                <w:noProof/>
                <w:webHidden/>
              </w:rPr>
              <w:fldChar w:fldCharType="begin"/>
            </w:r>
            <w:r>
              <w:rPr>
                <w:noProof/>
                <w:webHidden/>
              </w:rPr>
              <w:instrText xml:space="preserve"> PAGEREF _Toc145535589 \h </w:instrText>
            </w:r>
            <w:r>
              <w:rPr>
                <w:noProof/>
                <w:webHidden/>
              </w:rPr>
            </w:r>
            <w:r>
              <w:rPr>
                <w:noProof/>
                <w:webHidden/>
              </w:rPr>
              <w:fldChar w:fldCharType="separate"/>
            </w:r>
            <w:r>
              <w:rPr>
                <w:noProof/>
                <w:webHidden/>
              </w:rPr>
              <w:t>22</w:t>
            </w:r>
            <w:r>
              <w:rPr>
                <w:noProof/>
                <w:webHidden/>
              </w:rPr>
              <w:fldChar w:fldCharType="end"/>
            </w:r>
          </w:hyperlink>
        </w:p>
        <w:p w14:paraId="337EF7F6" w14:textId="461876A6" w:rsidR="00076B2B" w:rsidRDefault="00076B2B">
          <w:pPr>
            <w:pStyle w:val="TOC1"/>
            <w:tabs>
              <w:tab w:val="left" w:pos="440"/>
              <w:tab w:val="right" w:leader="dot" w:pos="9016"/>
            </w:tabs>
            <w:rPr>
              <w:rFonts w:cstheme="minorBidi"/>
              <w:noProof/>
              <w:kern w:val="2"/>
              <w14:ligatures w14:val="standardContextual"/>
            </w:rPr>
          </w:pPr>
          <w:hyperlink w:anchor="_Toc145535590" w:history="1">
            <w:r w:rsidRPr="008F3BE9">
              <w:rPr>
                <w:rStyle w:val="Hyperlink"/>
                <w:rFonts w:ascii="Calibri" w:eastAsia="SimSun" w:hAnsi="Calibri" w:cs="Calibri"/>
                <w:b/>
                <w:bCs/>
                <w:noProof/>
                <w:lang w:val="en-GB" w:eastAsia="zh-CN"/>
              </w:rPr>
              <w:t>6.</w:t>
            </w:r>
            <w:r>
              <w:rPr>
                <w:rFonts w:cstheme="minorBidi"/>
                <w:noProof/>
                <w:kern w:val="2"/>
                <w14:ligatures w14:val="standardContextual"/>
              </w:rPr>
              <w:tab/>
            </w:r>
            <w:r w:rsidRPr="008F3BE9">
              <w:rPr>
                <w:rStyle w:val="Hyperlink"/>
                <w:rFonts w:ascii="Calibri" w:eastAsia="SimSun" w:hAnsi="Calibri" w:cs="Calibri"/>
                <w:b/>
                <w:bCs/>
                <w:noProof/>
                <w:lang w:val="en-GB" w:eastAsia="zh-CN"/>
              </w:rPr>
              <w:t>Handled Shipment Spectrum</w:t>
            </w:r>
            <w:r>
              <w:rPr>
                <w:noProof/>
                <w:webHidden/>
              </w:rPr>
              <w:tab/>
            </w:r>
            <w:r>
              <w:rPr>
                <w:noProof/>
                <w:webHidden/>
              </w:rPr>
              <w:fldChar w:fldCharType="begin"/>
            </w:r>
            <w:r>
              <w:rPr>
                <w:noProof/>
                <w:webHidden/>
              </w:rPr>
              <w:instrText xml:space="preserve"> PAGEREF _Toc145535590 \h </w:instrText>
            </w:r>
            <w:r>
              <w:rPr>
                <w:noProof/>
                <w:webHidden/>
              </w:rPr>
            </w:r>
            <w:r>
              <w:rPr>
                <w:noProof/>
                <w:webHidden/>
              </w:rPr>
              <w:fldChar w:fldCharType="separate"/>
            </w:r>
            <w:r>
              <w:rPr>
                <w:noProof/>
                <w:webHidden/>
              </w:rPr>
              <w:t>23</w:t>
            </w:r>
            <w:r>
              <w:rPr>
                <w:noProof/>
                <w:webHidden/>
              </w:rPr>
              <w:fldChar w:fldCharType="end"/>
            </w:r>
          </w:hyperlink>
        </w:p>
        <w:p w14:paraId="28FB64A5" w14:textId="5FC1E32E" w:rsidR="00076B2B" w:rsidRDefault="00076B2B">
          <w:pPr>
            <w:pStyle w:val="TOC1"/>
            <w:tabs>
              <w:tab w:val="left" w:pos="660"/>
              <w:tab w:val="right" w:leader="dot" w:pos="9016"/>
            </w:tabs>
            <w:rPr>
              <w:rFonts w:cstheme="minorBidi"/>
              <w:noProof/>
              <w:kern w:val="2"/>
              <w14:ligatures w14:val="standardContextual"/>
            </w:rPr>
          </w:pPr>
          <w:hyperlink w:anchor="_Toc145535591" w:history="1">
            <w:r w:rsidRPr="008F3BE9">
              <w:rPr>
                <w:rStyle w:val="Hyperlink"/>
                <w:rFonts w:ascii="Calibri" w:eastAsia="SimSun" w:hAnsi="Calibri" w:cs="Calibri"/>
                <w:b/>
                <w:bCs/>
                <w:noProof/>
                <w:lang w:val="en-GB" w:eastAsia="zh-CN"/>
              </w:rPr>
              <w:t>6.1</w:t>
            </w:r>
            <w:r>
              <w:rPr>
                <w:rFonts w:cstheme="minorBidi"/>
                <w:noProof/>
                <w:kern w:val="2"/>
                <w14:ligatures w14:val="standardContextual"/>
              </w:rPr>
              <w:tab/>
            </w:r>
            <w:r w:rsidRPr="008F3BE9">
              <w:rPr>
                <w:rStyle w:val="Hyperlink"/>
                <w:rFonts w:ascii="Calibri" w:eastAsia="SimSun" w:hAnsi="Calibri" w:cs="Calibri"/>
                <w:b/>
                <w:bCs/>
                <w:noProof/>
                <w:lang w:val="en-GB" w:eastAsia="zh-CN"/>
              </w:rPr>
              <w:t>Shipment size loadable on the sorter</w:t>
            </w:r>
            <w:r>
              <w:rPr>
                <w:noProof/>
                <w:webHidden/>
              </w:rPr>
              <w:tab/>
            </w:r>
            <w:r>
              <w:rPr>
                <w:noProof/>
                <w:webHidden/>
              </w:rPr>
              <w:fldChar w:fldCharType="begin"/>
            </w:r>
            <w:r>
              <w:rPr>
                <w:noProof/>
                <w:webHidden/>
              </w:rPr>
              <w:instrText xml:space="preserve"> PAGEREF _Toc145535591 \h </w:instrText>
            </w:r>
            <w:r>
              <w:rPr>
                <w:noProof/>
                <w:webHidden/>
              </w:rPr>
            </w:r>
            <w:r>
              <w:rPr>
                <w:noProof/>
                <w:webHidden/>
              </w:rPr>
              <w:fldChar w:fldCharType="separate"/>
            </w:r>
            <w:r>
              <w:rPr>
                <w:noProof/>
                <w:webHidden/>
              </w:rPr>
              <w:t>23</w:t>
            </w:r>
            <w:r>
              <w:rPr>
                <w:noProof/>
                <w:webHidden/>
              </w:rPr>
              <w:fldChar w:fldCharType="end"/>
            </w:r>
          </w:hyperlink>
        </w:p>
        <w:p w14:paraId="4F50E455" w14:textId="5DEB9DC9" w:rsidR="00076B2B" w:rsidRDefault="00076B2B">
          <w:pPr>
            <w:pStyle w:val="TOC1"/>
            <w:tabs>
              <w:tab w:val="left" w:pos="660"/>
              <w:tab w:val="right" w:leader="dot" w:pos="9016"/>
            </w:tabs>
            <w:rPr>
              <w:rFonts w:cstheme="minorBidi"/>
              <w:noProof/>
              <w:kern w:val="2"/>
              <w14:ligatures w14:val="standardContextual"/>
            </w:rPr>
          </w:pPr>
          <w:hyperlink w:anchor="_Toc145535592" w:history="1">
            <w:r w:rsidRPr="008F3BE9">
              <w:rPr>
                <w:rStyle w:val="Hyperlink"/>
                <w:rFonts w:ascii="Calibri" w:eastAsia="SimSun" w:hAnsi="Calibri" w:cs="Calibri"/>
                <w:b/>
                <w:bCs/>
                <w:noProof/>
                <w:lang w:val="en-GB" w:eastAsia="zh-CN"/>
              </w:rPr>
              <w:t>6.2</w:t>
            </w:r>
            <w:r>
              <w:rPr>
                <w:rFonts w:cstheme="minorBidi"/>
                <w:noProof/>
                <w:kern w:val="2"/>
                <w14:ligatures w14:val="standardContextual"/>
              </w:rPr>
              <w:tab/>
            </w:r>
            <w:r w:rsidRPr="008F3BE9">
              <w:rPr>
                <w:rStyle w:val="Hyperlink"/>
                <w:rFonts w:ascii="Calibri" w:eastAsia="SimSun" w:hAnsi="Calibri" w:cs="Calibri"/>
                <w:b/>
                <w:bCs/>
                <w:noProof/>
                <w:lang w:val="en-GB" w:eastAsia="zh-CN"/>
              </w:rPr>
              <w:t>Shipments to be loaded on Sorter shall have the following characteristics:</w:t>
            </w:r>
            <w:r>
              <w:rPr>
                <w:noProof/>
                <w:webHidden/>
              </w:rPr>
              <w:tab/>
            </w:r>
            <w:r>
              <w:rPr>
                <w:noProof/>
                <w:webHidden/>
              </w:rPr>
              <w:fldChar w:fldCharType="begin"/>
            </w:r>
            <w:r>
              <w:rPr>
                <w:noProof/>
                <w:webHidden/>
              </w:rPr>
              <w:instrText xml:space="preserve"> PAGEREF _Toc145535592 \h </w:instrText>
            </w:r>
            <w:r>
              <w:rPr>
                <w:noProof/>
                <w:webHidden/>
              </w:rPr>
            </w:r>
            <w:r>
              <w:rPr>
                <w:noProof/>
                <w:webHidden/>
              </w:rPr>
              <w:fldChar w:fldCharType="separate"/>
            </w:r>
            <w:r>
              <w:rPr>
                <w:noProof/>
                <w:webHidden/>
              </w:rPr>
              <w:t>23</w:t>
            </w:r>
            <w:r>
              <w:rPr>
                <w:noProof/>
                <w:webHidden/>
              </w:rPr>
              <w:fldChar w:fldCharType="end"/>
            </w:r>
          </w:hyperlink>
        </w:p>
        <w:p w14:paraId="6D547B46" w14:textId="0DF3EE96" w:rsidR="00076B2B" w:rsidRDefault="00076B2B">
          <w:pPr>
            <w:pStyle w:val="TOC1"/>
            <w:tabs>
              <w:tab w:val="left" w:pos="660"/>
              <w:tab w:val="right" w:leader="dot" w:pos="9016"/>
            </w:tabs>
            <w:rPr>
              <w:rFonts w:cstheme="minorBidi"/>
              <w:noProof/>
              <w:kern w:val="2"/>
              <w14:ligatures w14:val="standardContextual"/>
            </w:rPr>
          </w:pPr>
          <w:hyperlink w:anchor="_Toc145535593" w:history="1">
            <w:r w:rsidRPr="008F3BE9">
              <w:rPr>
                <w:rStyle w:val="Hyperlink"/>
                <w:rFonts w:ascii="Calibri" w:eastAsia="SimSun" w:hAnsi="Calibri" w:cs="Calibri"/>
                <w:b/>
                <w:bCs/>
                <w:noProof/>
                <w:lang w:val="en-GB" w:eastAsia="zh-CN"/>
              </w:rPr>
              <w:t>6.3</w:t>
            </w:r>
            <w:r>
              <w:rPr>
                <w:rFonts w:cstheme="minorBidi"/>
                <w:noProof/>
                <w:kern w:val="2"/>
                <w14:ligatures w14:val="standardContextual"/>
              </w:rPr>
              <w:tab/>
            </w:r>
            <w:r w:rsidRPr="008F3BE9">
              <w:rPr>
                <w:rStyle w:val="Hyperlink"/>
                <w:rFonts w:ascii="Calibri" w:eastAsia="SimSun" w:hAnsi="Calibri" w:cs="Calibri"/>
                <w:b/>
                <w:bCs/>
                <w:noProof/>
                <w:lang w:val="en-GB" w:eastAsia="zh-CN"/>
              </w:rPr>
              <w:t>Shipment not loadable on the sorter</w:t>
            </w:r>
            <w:r>
              <w:rPr>
                <w:noProof/>
                <w:webHidden/>
              </w:rPr>
              <w:tab/>
            </w:r>
            <w:r>
              <w:rPr>
                <w:noProof/>
                <w:webHidden/>
              </w:rPr>
              <w:fldChar w:fldCharType="begin"/>
            </w:r>
            <w:r>
              <w:rPr>
                <w:noProof/>
                <w:webHidden/>
              </w:rPr>
              <w:instrText xml:space="preserve"> PAGEREF _Toc145535593 \h </w:instrText>
            </w:r>
            <w:r>
              <w:rPr>
                <w:noProof/>
                <w:webHidden/>
              </w:rPr>
            </w:r>
            <w:r>
              <w:rPr>
                <w:noProof/>
                <w:webHidden/>
              </w:rPr>
              <w:fldChar w:fldCharType="separate"/>
            </w:r>
            <w:r>
              <w:rPr>
                <w:noProof/>
                <w:webHidden/>
              </w:rPr>
              <w:t>24</w:t>
            </w:r>
            <w:r>
              <w:rPr>
                <w:noProof/>
                <w:webHidden/>
              </w:rPr>
              <w:fldChar w:fldCharType="end"/>
            </w:r>
          </w:hyperlink>
        </w:p>
        <w:p w14:paraId="5D0A29EF" w14:textId="5CF0FD62" w:rsidR="00076B2B" w:rsidRDefault="00076B2B">
          <w:pPr>
            <w:pStyle w:val="TOC1"/>
            <w:tabs>
              <w:tab w:val="left" w:pos="660"/>
              <w:tab w:val="right" w:leader="dot" w:pos="9016"/>
            </w:tabs>
            <w:rPr>
              <w:rFonts w:cstheme="minorBidi"/>
              <w:noProof/>
              <w:kern w:val="2"/>
              <w14:ligatures w14:val="standardContextual"/>
            </w:rPr>
          </w:pPr>
          <w:hyperlink w:anchor="_Toc145535594" w:history="1">
            <w:r w:rsidRPr="008F3BE9">
              <w:rPr>
                <w:rStyle w:val="Hyperlink"/>
                <w:rFonts w:ascii="Calibri" w:eastAsia="SimSun" w:hAnsi="Calibri" w:cs="Calibri"/>
                <w:b/>
                <w:bCs/>
                <w:noProof/>
                <w:lang w:val="en-GB" w:eastAsia="zh-CN"/>
              </w:rPr>
              <w:t>6.4</w:t>
            </w:r>
            <w:r>
              <w:rPr>
                <w:rFonts w:cstheme="minorBidi"/>
                <w:noProof/>
                <w:kern w:val="2"/>
                <w14:ligatures w14:val="standardContextual"/>
              </w:rPr>
              <w:tab/>
            </w:r>
            <w:r w:rsidRPr="008F3BE9">
              <w:rPr>
                <w:rStyle w:val="Hyperlink"/>
                <w:rFonts w:ascii="Calibri" w:eastAsia="SimSun" w:hAnsi="Calibri" w:cs="Calibri"/>
                <w:b/>
                <w:bCs/>
                <w:noProof/>
                <w:lang w:val="en-GB" w:eastAsia="zh-CN"/>
              </w:rPr>
              <w:t>Pictures of Sortable Shipments</w:t>
            </w:r>
            <w:r>
              <w:rPr>
                <w:noProof/>
                <w:webHidden/>
              </w:rPr>
              <w:tab/>
            </w:r>
            <w:r>
              <w:rPr>
                <w:noProof/>
                <w:webHidden/>
              </w:rPr>
              <w:fldChar w:fldCharType="begin"/>
            </w:r>
            <w:r>
              <w:rPr>
                <w:noProof/>
                <w:webHidden/>
              </w:rPr>
              <w:instrText xml:space="preserve"> PAGEREF _Toc145535594 \h </w:instrText>
            </w:r>
            <w:r>
              <w:rPr>
                <w:noProof/>
                <w:webHidden/>
              </w:rPr>
            </w:r>
            <w:r>
              <w:rPr>
                <w:noProof/>
                <w:webHidden/>
              </w:rPr>
              <w:fldChar w:fldCharType="separate"/>
            </w:r>
            <w:r>
              <w:rPr>
                <w:noProof/>
                <w:webHidden/>
              </w:rPr>
              <w:t>25</w:t>
            </w:r>
            <w:r>
              <w:rPr>
                <w:noProof/>
                <w:webHidden/>
              </w:rPr>
              <w:fldChar w:fldCharType="end"/>
            </w:r>
          </w:hyperlink>
        </w:p>
        <w:p w14:paraId="69F79940" w14:textId="26B54D8C" w:rsidR="00076B2B" w:rsidRDefault="00076B2B">
          <w:pPr>
            <w:pStyle w:val="TOC1"/>
            <w:tabs>
              <w:tab w:val="left" w:pos="440"/>
              <w:tab w:val="right" w:leader="dot" w:pos="9016"/>
            </w:tabs>
            <w:rPr>
              <w:rFonts w:cstheme="minorBidi"/>
              <w:noProof/>
              <w:kern w:val="2"/>
              <w14:ligatures w14:val="standardContextual"/>
            </w:rPr>
          </w:pPr>
          <w:hyperlink w:anchor="_Toc145535595" w:history="1">
            <w:r w:rsidRPr="008F3BE9">
              <w:rPr>
                <w:rStyle w:val="Hyperlink"/>
                <w:rFonts w:ascii="Calibri" w:eastAsia="SimSun" w:hAnsi="Calibri" w:cs="Calibri"/>
                <w:b/>
                <w:bCs/>
                <w:noProof/>
                <w:lang w:val="en-GB" w:eastAsia="zh-CN"/>
              </w:rPr>
              <w:t>7.</w:t>
            </w:r>
            <w:r>
              <w:rPr>
                <w:rFonts w:cstheme="minorBidi"/>
                <w:noProof/>
                <w:kern w:val="2"/>
                <w14:ligatures w14:val="standardContextual"/>
              </w:rPr>
              <w:tab/>
            </w:r>
            <w:r w:rsidRPr="008F3BE9">
              <w:rPr>
                <w:rStyle w:val="Hyperlink"/>
                <w:rFonts w:ascii="Calibri" w:eastAsia="SimSun" w:hAnsi="Calibri" w:cs="Calibri"/>
                <w:b/>
                <w:bCs/>
                <w:noProof/>
                <w:lang w:val="en-GB" w:eastAsia="zh-CN"/>
              </w:rPr>
              <w:t>Proposed System Description</w:t>
            </w:r>
            <w:r>
              <w:rPr>
                <w:noProof/>
                <w:webHidden/>
              </w:rPr>
              <w:tab/>
            </w:r>
            <w:r>
              <w:rPr>
                <w:noProof/>
                <w:webHidden/>
              </w:rPr>
              <w:fldChar w:fldCharType="begin"/>
            </w:r>
            <w:r>
              <w:rPr>
                <w:noProof/>
                <w:webHidden/>
              </w:rPr>
              <w:instrText xml:space="preserve"> PAGEREF _Toc145535595 \h </w:instrText>
            </w:r>
            <w:r>
              <w:rPr>
                <w:noProof/>
                <w:webHidden/>
              </w:rPr>
            </w:r>
            <w:r>
              <w:rPr>
                <w:noProof/>
                <w:webHidden/>
              </w:rPr>
              <w:fldChar w:fldCharType="separate"/>
            </w:r>
            <w:r>
              <w:rPr>
                <w:noProof/>
                <w:webHidden/>
              </w:rPr>
              <w:t>26</w:t>
            </w:r>
            <w:r>
              <w:rPr>
                <w:noProof/>
                <w:webHidden/>
              </w:rPr>
              <w:fldChar w:fldCharType="end"/>
            </w:r>
          </w:hyperlink>
        </w:p>
        <w:p w14:paraId="5ABF2DE0" w14:textId="6E221D0B"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96" w:history="1">
            <w:r w:rsidRPr="008F3BE9">
              <w:rPr>
                <w:rStyle w:val="Hyperlink"/>
                <w:rFonts w:ascii="Calibri" w:eastAsia="SimSun" w:hAnsi="Calibri" w:cs="Calibri"/>
                <w:b/>
                <w:bCs/>
                <w:noProof/>
                <w:lang w:val="en-GB" w:eastAsia="zh-CN"/>
              </w:rPr>
              <w:t>7.1</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Objective</w:t>
            </w:r>
            <w:r>
              <w:rPr>
                <w:noProof/>
                <w:webHidden/>
              </w:rPr>
              <w:tab/>
            </w:r>
            <w:r>
              <w:rPr>
                <w:noProof/>
                <w:webHidden/>
              </w:rPr>
              <w:fldChar w:fldCharType="begin"/>
            </w:r>
            <w:r>
              <w:rPr>
                <w:noProof/>
                <w:webHidden/>
              </w:rPr>
              <w:instrText xml:space="preserve"> PAGEREF _Toc145535596 \h </w:instrText>
            </w:r>
            <w:r>
              <w:rPr>
                <w:noProof/>
                <w:webHidden/>
              </w:rPr>
            </w:r>
            <w:r>
              <w:rPr>
                <w:noProof/>
                <w:webHidden/>
              </w:rPr>
              <w:fldChar w:fldCharType="separate"/>
            </w:r>
            <w:r>
              <w:rPr>
                <w:noProof/>
                <w:webHidden/>
              </w:rPr>
              <w:t>26</w:t>
            </w:r>
            <w:r>
              <w:rPr>
                <w:noProof/>
                <w:webHidden/>
              </w:rPr>
              <w:fldChar w:fldCharType="end"/>
            </w:r>
          </w:hyperlink>
        </w:p>
        <w:p w14:paraId="734FCD5A" w14:textId="4B91E3F2"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97" w:history="1">
            <w:r w:rsidRPr="008F3BE9">
              <w:rPr>
                <w:rStyle w:val="Hyperlink"/>
                <w:rFonts w:ascii="Calibri" w:eastAsia="SimSun" w:hAnsi="Calibri" w:cs="Calibri"/>
                <w:b/>
                <w:bCs/>
                <w:noProof/>
                <w:lang w:val="en-GB" w:eastAsia="zh-CN"/>
              </w:rPr>
              <w:t>7.2</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Summary of the System</w:t>
            </w:r>
            <w:r>
              <w:rPr>
                <w:noProof/>
                <w:webHidden/>
              </w:rPr>
              <w:tab/>
            </w:r>
            <w:r>
              <w:rPr>
                <w:noProof/>
                <w:webHidden/>
              </w:rPr>
              <w:fldChar w:fldCharType="begin"/>
            </w:r>
            <w:r>
              <w:rPr>
                <w:noProof/>
                <w:webHidden/>
              </w:rPr>
              <w:instrText xml:space="preserve"> PAGEREF _Toc145535597 \h </w:instrText>
            </w:r>
            <w:r>
              <w:rPr>
                <w:noProof/>
                <w:webHidden/>
              </w:rPr>
            </w:r>
            <w:r>
              <w:rPr>
                <w:noProof/>
                <w:webHidden/>
              </w:rPr>
              <w:fldChar w:fldCharType="separate"/>
            </w:r>
            <w:r>
              <w:rPr>
                <w:noProof/>
                <w:webHidden/>
              </w:rPr>
              <w:t>26</w:t>
            </w:r>
            <w:r>
              <w:rPr>
                <w:noProof/>
                <w:webHidden/>
              </w:rPr>
              <w:fldChar w:fldCharType="end"/>
            </w:r>
          </w:hyperlink>
        </w:p>
        <w:p w14:paraId="5785F3E0" w14:textId="008BBE2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598" w:history="1">
            <w:r w:rsidRPr="008F3BE9">
              <w:rPr>
                <w:rStyle w:val="Hyperlink"/>
                <w:rFonts w:ascii="Calibri" w:eastAsia="SimSun" w:hAnsi="Calibri" w:cs="Calibri"/>
                <w:b/>
                <w:bCs/>
                <w:noProof/>
                <w:lang w:val="en-GB" w:eastAsia="zh-CN"/>
              </w:rPr>
              <w:t>7.3</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Main benefits of the proposed solution</w:t>
            </w:r>
            <w:r>
              <w:rPr>
                <w:noProof/>
                <w:webHidden/>
              </w:rPr>
              <w:tab/>
            </w:r>
            <w:r>
              <w:rPr>
                <w:noProof/>
                <w:webHidden/>
              </w:rPr>
              <w:fldChar w:fldCharType="begin"/>
            </w:r>
            <w:r>
              <w:rPr>
                <w:noProof/>
                <w:webHidden/>
              </w:rPr>
              <w:instrText xml:space="preserve"> PAGEREF _Toc145535598 \h </w:instrText>
            </w:r>
            <w:r>
              <w:rPr>
                <w:noProof/>
                <w:webHidden/>
              </w:rPr>
            </w:r>
            <w:r>
              <w:rPr>
                <w:noProof/>
                <w:webHidden/>
              </w:rPr>
              <w:fldChar w:fldCharType="separate"/>
            </w:r>
            <w:r>
              <w:rPr>
                <w:noProof/>
                <w:webHidden/>
              </w:rPr>
              <w:t>27</w:t>
            </w:r>
            <w:r>
              <w:rPr>
                <w:noProof/>
                <w:webHidden/>
              </w:rPr>
              <w:fldChar w:fldCharType="end"/>
            </w:r>
          </w:hyperlink>
        </w:p>
        <w:p w14:paraId="48E9ADB8" w14:textId="0E968AAC" w:rsidR="00076B2B" w:rsidRDefault="00076B2B">
          <w:pPr>
            <w:pStyle w:val="TOC1"/>
            <w:tabs>
              <w:tab w:val="left" w:pos="440"/>
              <w:tab w:val="right" w:leader="dot" w:pos="9016"/>
            </w:tabs>
            <w:rPr>
              <w:rFonts w:cstheme="minorBidi"/>
              <w:noProof/>
              <w:kern w:val="2"/>
              <w14:ligatures w14:val="standardContextual"/>
            </w:rPr>
          </w:pPr>
          <w:hyperlink w:anchor="_Toc145535599" w:history="1">
            <w:r w:rsidRPr="008F3BE9">
              <w:rPr>
                <w:rStyle w:val="Hyperlink"/>
                <w:rFonts w:ascii="Calibri" w:eastAsia="SimSun" w:hAnsi="Calibri" w:cs="Calibri"/>
                <w:b/>
                <w:bCs/>
                <w:noProof/>
                <w:lang w:val="en-GB" w:eastAsia="zh-CN"/>
              </w:rPr>
              <w:t>8.</w:t>
            </w:r>
            <w:r>
              <w:rPr>
                <w:rFonts w:cstheme="minorBidi"/>
                <w:noProof/>
                <w:kern w:val="2"/>
                <w14:ligatures w14:val="standardContextual"/>
              </w:rPr>
              <w:tab/>
            </w:r>
            <w:r w:rsidRPr="008F3BE9">
              <w:rPr>
                <w:rStyle w:val="Hyperlink"/>
                <w:rFonts w:ascii="Calibri" w:eastAsia="SimSun" w:hAnsi="Calibri" w:cs="Calibri"/>
                <w:b/>
                <w:bCs/>
                <w:noProof/>
                <w:lang w:val="en-GB" w:eastAsia="zh-CN"/>
              </w:rPr>
              <w:t>Concept Description</w:t>
            </w:r>
            <w:r>
              <w:rPr>
                <w:noProof/>
                <w:webHidden/>
              </w:rPr>
              <w:tab/>
            </w:r>
            <w:r>
              <w:rPr>
                <w:noProof/>
                <w:webHidden/>
              </w:rPr>
              <w:fldChar w:fldCharType="begin"/>
            </w:r>
            <w:r>
              <w:rPr>
                <w:noProof/>
                <w:webHidden/>
              </w:rPr>
              <w:instrText xml:space="preserve"> PAGEREF _Toc145535599 \h </w:instrText>
            </w:r>
            <w:r>
              <w:rPr>
                <w:noProof/>
                <w:webHidden/>
              </w:rPr>
            </w:r>
            <w:r>
              <w:rPr>
                <w:noProof/>
                <w:webHidden/>
              </w:rPr>
              <w:fldChar w:fldCharType="separate"/>
            </w:r>
            <w:r>
              <w:rPr>
                <w:noProof/>
                <w:webHidden/>
              </w:rPr>
              <w:t>28</w:t>
            </w:r>
            <w:r>
              <w:rPr>
                <w:noProof/>
                <w:webHidden/>
              </w:rPr>
              <w:fldChar w:fldCharType="end"/>
            </w:r>
          </w:hyperlink>
        </w:p>
        <w:p w14:paraId="47BA4169" w14:textId="53607110" w:rsidR="00076B2B" w:rsidRDefault="00076B2B">
          <w:pPr>
            <w:pStyle w:val="TOC1"/>
            <w:tabs>
              <w:tab w:val="left" w:pos="440"/>
              <w:tab w:val="right" w:leader="dot" w:pos="9016"/>
            </w:tabs>
            <w:rPr>
              <w:rFonts w:cstheme="minorBidi"/>
              <w:noProof/>
              <w:kern w:val="2"/>
              <w14:ligatures w14:val="standardContextual"/>
            </w:rPr>
          </w:pPr>
          <w:hyperlink w:anchor="_Toc145535600" w:history="1">
            <w:r w:rsidRPr="008F3BE9">
              <w:rPr>
                <w:rStyle w:val="Hyperlink"/>
                <w:rFonts w:eastAsia="SimSun" w:cstheme="majorHAnsi"/>
                <w:b/>
                <w:bCs/>
                <w:noProof/>
                <w:lang w:val="en-GB" w:eastAsia="zh-CN"/>
              </w:rPr>
              <w:t>9.</w:t>
            </w:r>
            <w:r>
              <w:rPr>
                <w:rFonts w:cstheme="minorBidi"/>
                <w:noProof/>
                <w:kern w:val="2"/>
                <w14:ligatures w14:val="standardContextual"/>
              </w:rPr>
              <w:tab/>
            </w:r>
            <w:r w:rsidRPr="008F3BE9">
              <w:rPr>
                <w:rStyle w:val="Hyperlink"/>
                <w:rFonts w:eastAsia="SimSun" w:cstheme="majorHAnsi"/>
                <w:b/>
                <w:bCs/>
                <w:noProof/>
                <w:lang w:val="en-GB" w:eastAsia="zh-CN"/>
              </w:rPr>
              <w:t>Layout View</w:t>
            </w:r>
            <w:r>
              <w:rPr>
                <w:noProof/>
                <w:webHidden/>
              </w:rPr>
              <w:tab/>
            </w:r>
            <w:r>
              <w:rPr>
                <w:noProof/>
                <w:webHidden/>
              </w:rPr>
              <w:fldChar w:fldCharType="begin"/>
            </w:r>
            <w:r>
              <w:rPr>
                <w:noProof/>
                <w:webHidden/>
              </w:rPr>
              <w:instrText xml:space="preserve"> PAGEREF _Toc145535600 \h </w:instrText>
            </w:r>
            <w:r>
              <w:rPr>
                <w:noProof/>
                <w:webHidden/>
              </w:rPr>
            </w:r>
            <w:r>
              <w:rPr>
                <w:noProof/>
                <w:webHidden/>
              </w:rPr>
              <w:fldChar w:fldCharType="separate"/>
            </w:r>
            <w:r>
              <w:rPr>
                <w:noProof/>
                <w:webHidden/>
              </w:rPr>
              <w:t>29</w:t>
            </w:r>
            <w:r>
              <w:rPr>
                <w:noProof/>
                <w:webHidden/>
              </w:rPr>
              <w:fldChar w:fldCharType="end"/>
            </w:r>
          </w:hyperlink>
        </w:p>
        <w:p w14:paraId="4F6C439E" w14:textId="70383C78" w:rsidR="00076B2B" w:rsidRDefault="00076B2B">
          <w:pPr>
            <w:pStyle w:val="TOC1"/>
            <w:tabs>
              <w:tab w:val="left" w:pos="660"/>
              <w:tab w:val="right" w:leader="dot" w:pos="9016"/>
            </w:tabs>
            <w:rPr>
              <w:rFonts w:cstheme="minorBidi"/>
              <w:noProof/>
              <w:kern w:val="2"/>
              <w14:ligatures w14:val="standardContextual"/>
            </w:rPr>
          </w:pPr>
          <w:hyperlink w:anchor="_Toc145535601" w:history="1">
            <w:r w:rsidRPr="008F3BE9">
              <w:rPr>
                <w:rStyle w:val="Hyperlink"/>
                <w:rFonts w:eastAsia="SimSun" w:cstheme="minorHAnsi"/>
                <w:b/>
                <w:bCs/>
                <w:noProof/>
                <w:lang w:val="en-GB" w:eastAsia="zh-CN"/>
              </w:rPr>
              <w:t>10.</w:t>
            </w:r>
            <w:r>
              <w:rPr>
                <w:rFonts w:cstheme="minorBidi"/>
                <w:noProof/>
                <w:kern w:val="2"/>
                <w14:ligatures w14:val="standardContextual"/>
              </w:rPr>
              <w:tab/>
            </w:r>
            <w:r w:rsidRPr="008F3BE9">
              <w:rPr>
                <w:rStyle w:val="Hyperlink"/>
                <w:rFonts w:eastAsia="SimSun" w:cstheme="minorHAnsi"/>
                <w:b/>
                <w:bCs/>
                <w:noProof/>
                <w:lang w:val="en-GB" w:eastAsia="zh-CN"/>
              </w:rPr>
              <w:t>Proposed System Capacity Calculations</w:t>
            </w:r>
            <w:r>
              <w:rPr>
                <w:noProof/>
                <w:webHidden/>
              </w:rPr>
              <w:tab/>
            </w:r>
            <w:r>
              <w:rPr>
                <w:noProof/>
                <w:webHidden/>
              </w:rPr>
              <w:fldChar w:fldCharType="begin"/>
            </w:r>
            <w:r>
              <w:rPr>
                <w:noProof/>
                <w:webHidden/>
              </w:rPr>
              <w:instrText xml:space="preserve"> PAGEREF _Toc145535601 \h </w:instrText>
            </w:r>
            <w:r>
              <w:rPr>
                <w:noProof/>
                <w:webHidden/>
              </w:rPr>
            </w:r>
            <w:r>
              <w:rPr>
                <w:noProof/>
                <w:webHidden/>
              </w:rPr>
              <w:fldChar w:fldCharType="separate"/>
            </w:r>
            <w:r>
              <w:rPr>
                <w:noProof/>
                <w:webHidden/>
              </w:rPr>
              <w:t>30</w:t>
            </w:r>
            <w:r>
              <w:rPr>
                <w:noProof/>
                <w:webHidden/>
              </w:rPr>
              <w:fldChar w:fldCharType="end"/>
            </w:r>
          </w:hyperlink>
        </w:p>
        <w:p w14:paraId="076AE283" w14:textId="3F452614"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02" w:history="1">
            <w:r w:rsidRPr="008F3BE9">
              <w:rPr>
                <w:rStyle w:val="Hyperlink"/>
                <w:rFonts w:ascii="Calibri" w:eastAsia="SimSun" w:hAnsi="Calibri" w:cs="Calibri"/>
                <w:b/>
                <w:bCs/>
                <w:noProof/>
                <w:lang w:val="en-GB" w:eastAsia="zh-CN"/>
              </w:rPr>
              <w:t>10.1</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Sorter System Capacity</w:t>
            </w:r>
            <w:r>
              <w:rPr>
                <w:noProof/>
                <w:webHidden/>
              </w:rPr>
              <w:tab/>
            </w:r>
            <w:r>
              <w:rPr>
                <w:noProof/>
                <w:webHidden/>
              </w:rPr>
              <w:fldChar w:fldCharType="begin"/>
            </w:r>
            <w:r>
              <w:rPr>
                <w:noProof/>
                <w:webHidden/>
              </w:rPr>
              <w:instrText xml:space="preserve"> PAGEREF _Toc145535602 \h </w:instrText>
            </w:r>
            <w:r>
              <w:rPr>
                <w:noProof/>
                <w:webHidden/>
              </w:rPr>
            </w:r>
            <w:r>
              <w:rPr>
                <w:noProof/>
                <w:webHidden/>
              </w:rPr>
              <w:fldChar w:fldCharType="separate"/>
            </w:r>
            <w:r>
              <w:rPr>
                <w:noProof/>
                <w:webHidden/>
              </w:rPr>
              <w:t>30</w:t>
            </w:r>
            <w:r>
              <w:rPr>
                <w:noProof/>
                <w:webHidden/>
              </w:rPr>
              <w:fldChar w:fldCharType="end"/>
            </w:r>
          </w:hyperlink>
        </w:p>
        <w:p w14:paraId="2A807476" w14:textId="43244E53" w:rsidR="00076B2B" w:rsidRDefault="00076B2B">
          <w:pPr>
            <w:pStyle w:val="TOC1"/>
            <w:tabs>
              <w:tab w:val="left" w:pos="660"/>
              <w:tab w:val="right" w:leader="dot" w:pos="9016"/>
            </w:tabs>
            <w:rPr>
              <w:rFonts w:cstheme="minorBidi"/>
              <w:noProof/>
              <w:kern w:val="2"/>
              <w14:ligatures w14:val="standardContextual"/>
            </w:rPr>
          </w:pPr>
          <w:hyperlink w:anchor="_Toc145535603" w:history="1">
            <w:r w:rsidRPr="008F3BE9">
              <w:rPr>
                <w:rStyle w:val="Hyperlink"/>
                <w:rFonts w:ascii="Calibri" w:eastAsia="SimSun" w:hAnsi="Calibri" w:cs="Calibri"/>
                <w:b/>
                <w:bCs/>
                <w:noProof/>
                <w:lang w:val="en-GB" w:eastAsia="zh-CN"/>
              </w:rPr>
              <w:t>11.</w:t>
            </w:r>
            <w:r>
              <w:rPr>
                <w:rFonts w:cstheme="minorBidi"/>
                <w:noProof/>
                <w:kern w:val="2"/>
                <w14:ligatures w14:val="standardContextual"/>
              </w:rPr>
              <w:tab/>
            </w:r>
            <w:r w:rsidRPr="008F3BE9">
              <w:rPr>
                <w:rStyle w:val="Hyperlink"/>
                <w:rFonts w:ascii="Calibri" w:eastAsia="SimSun" w:hAnsi="Calibri" w:cs="Calibri"/>
                <w:b/>
                <w:bCs/>
                <w:noProof/>
                <w:lang w:val="en-GB" w:eastAsia="zh-CN"/>
              </w:rPr>
              <w:t>System description</w:t>
            </w:r>
            <w:r>
              <w:rPr>
                <w:noProof/>
                <w:webHidden/>
              </w:rPr>
              <w:tab/>
            </w:r>
            <w:r>
              <w:rPr>
                <w:noProof/>
                <w:webHidden/>
              </w:rPr>
              <w:fldChar w:fldCharType="begin"/>
            </w:r>
            <w:r>
              <w:rPr>
                <w:noProof/>
                <w:webHidden/>
              </w:rPr>
              <w:instrText xml:space="preserve"> PAGEREF _Toc145535603 \h </w:instrText>
            </w:r>
            <w:r>
              <w:rPr>
                <w:noProof/>
                <w:webHidden/>
              </w:rPr>
            </w:r>
            <w:r>
              <w:rPr>
                <w:noProof/>
                <w:webHidden/>
              </w:rPr>
              <w:fldChar w:fldCharType="separate"/>
            </w:r>
            <w:r>
              <w:rPr>
                <w:noProof/>
                <w:webHidden/>
              </w:rPr>
              <w:t>31</w:t>
            </w:r>
            <w:r>
              <w:rPr>
                <w:noProof/>
                <w:webHidden/>
              </w:rPr>
              <w:fldChar w:fldCharType="end"/>
            </w:r>
          </w:hyperlink>
        </w:p>
        <w:p w14:paraId="1D00A78A" w14:textId="1AD6AB82"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04" w:history="1">
            <w:r w:rsidRPr="008F3BE9">
              <w:rPr>
                <w:rStyle w:val="Hyperlink"/>
                <w:rFonts w:ascii="Arial" w:hAnsi="Arial" w:cs="Arial"/>
                <w:b/>
                <w:bCs/>
                <w:noProof/>
                <w:lang w:val="en-GB" w:eastAsia="zh-CN"/>
              </w:rPr>
              <w:t>11.1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_Toc145535604 \h </w:instrText>
            </w:r>
            <w:r>
              <w:rPr>
                <w:noProof/>
                <w:webHidden/>
              </w:rPr>
            </w:r>
            <w:r>
              <w:rPr>
                <w:noProof/>
                <w:webHidden/>
              </w:rPr>
              <w:fldChar w:fldCharType="separate"/>
            </w:r>
            <w:r>
              <w:rPr>
                <w:noProof/>
                <w:webHidden/>
              </w:rPr>
              <w:t>31</w:t>
            </w:r>
            <w:r>
              <w:rPr>
                <w:noProof/>
                <w:webHidden/>
              </w:rPr>
              <w:fldChar w:fldCharType="end"/>
            </w:r>
          </w:hyperlink>
        </w:p>
        <w:p w14:paraId="3D28165A" w14:textId="2CB6012C"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05" w:history="1">
            <w:r w:rsidRPr="008F3BE9">
              <w:rPr>
                <w:rStyle w:val="Hyperlink"/>
                <w:rFonts w:eastAsia="SimSun" w:cstheme="majorHAnsi"/>
                <w:b/>
                <w:bCs/>
                <w:noProof/>
                <w:lang w:val="en-GB" w:eastAsia="zh-CN"/>
              </w:rPr>
              <w:t>11.1.1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Infeed System</w:t>
            </w:r>
            <w:r>
              <w:rPr>
                <w:noProof/>
                <w:webHidden/>
              </w:rPr>
              <w:tab/>
            </w:r>
            <w:r>
              <w:rPr>
                <w:noProof/>
                <w:webHidden/>
              </w:rPr>
              <w:fldChar w:fldCharType="begin"/>
            </w:r>
            <w:r>
              <w:rPr>
                <w:noProof/>
                <w:webHidden/>
              </w:rPr>
              <w:instrText xml:space="preserve"> PAGEREF _Toc145535605 \h </w:instrText>
            </w:r>
            <w:r>
              <w:rPr>
                <w:noProof/>
                <w:webHidden/>
              </w:rPr>
            </w:r>
            <w:r>
              <w:rPr>
                <w:noProof/>
                <w:webHidden/>
              </w:rPr>
              <w:fldChar w:fldCharType="separate"/>
            </w:r>
            <w:r>
              <w:rPr>
                <w:noProof/>
                <w:webHidden/>
              </w:rPr>
              <w:t>32</w:t>
            </w:r>
            <w:r>
              <w:rPr>
                <w:noProof/>
                <w:webHidden/>
              </w:rPr>
              <w:fldChar w:fldCharType="end"/>
            </w:r>
          </w:hyperlink>
        </w:p>
        <w:p w14:paraId="45EE3D88" w14:textId="58816054"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06" w:history="1">
            <w:r w:rsidRPr="008F3BE9">
              <w:rPr>
                <w:rStyle w:val="Hyperlink"/>
                <w:rFonts w:ascii="Calibri" w:eastAsia="SimSun" w:hAnsi="Calibri" w:cs="Calibri"/>
                <w:noProof/>
                <w:lang w:val="en-GB" w:eastAsia="zh-CN"/>
              </w:rPr>
              <w:t>11.1.1.1</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Straight and Inclined Powered Belt Conveyor</w:t>
            </w:r>
            <w:r>
              <w:rPr>
                <w:noProof/>
                <w:webHidden/>
              </w:rPr>
              <w:tab/>
            </w:r>
            <w:r>
              <w:rPr>
                <w:noProof/>
                <w:webHidden/>
              </w:rPr>
              <w:fldChar w:fldCharType="begin"/>
            </w:r>
            <w:r>
              <w:rPr>
                <w:noProof/>
                <w:webHidden/>
              </w:rPr>
              <w:instrText xml:space="preserve"> PAGEREF _Toc145535606 \h </w:instrText>
            </w:r>
            <w:r>
              <w:rPr>
                <w:noProof/>
                <w:webHidden/>
              </w:rPr>
            </w:r>
            <w:r>
              <w:rPr>
                <w:noProof/>
                <w:webHidden/>
              </w:rPr>
              <w:fldChar w:fldCharType="separate"/>
            </w:r>
            <w:r>
              <w:rPr>
                <w:noProof/>
                <w:webHidden/>
              </w:rPr>
              <w:t>33</w:t>
            </w:r>
            <w:r>
              <w:rPr>
                <w:noProof/>
                <w:webHidden/>
              </w:rPr>
              <w:fldChar w:fldCharType="end"/>
            </w:r>
          </w:hyperlink>
        </w:p>
        <w:p w14:paraId="5FBB6525" w14:textId="20155A6B"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07" w:history="1">
            <w:r w:rsidRPr="008F3BE9">
              <w:rPr>
                <w:rStyle w:val="Hyperlink"/>
                <w:rFonts w:ascii="Calibri" w:eastAsia="SimSun" w:hAnsi="Calibri" w:cs="Calibri"/>
                <w:noProof/>
                <w:lang w:val="en-GB" w:eastAsia="zh-CN"/>
              </w:rPr>
              <w:t>11.1.1.2</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Idler Roller Conveyor</w:t>
            </w:r>
            <w:r>
              <w:rPr>
                <w:noProof/>
                <w:webHidden/>
              </w:rPr>
              <w:tab/>
            </w:r>
            <w:r>
              <w:rPr>
                <w:noProof/>
                <w:webHidden/>
              </w:rPr>
              <w:fldChar w:fldCharType="begin"/>
            </w:r>
            <w:r>
              <w:rPr>
                <w:noProof/>
                <w:webHidden/>
              </w:rPr>
              <w:instrText xml:space="preserve"> PAGEREF _Toc145535607 \h </w:instrText>
            </w:r>
            <w:r>
              <w:rPr>
                <w:noProof/>
                <w:webHidden/>
              </w:rPr>
            </w:r>
            <w:r>
              <w:rPr>
                <w:noProof/>
                <w:webHidden/>
              </w:rPr>
              <w:fldChar w:fldCharType="separate"/>
            </w:r>
            <w:r>
              <w:rPr>
                <w:noProof/>
                <w:webHidden/>
              </w:rPr>
              <w:t>35</w:t>
            </w:r>
            <w:r>
              <w:rPr>
                <w:noProof/>
                <w:webHidden/>
              </w:rPr>
              <w:fldChar w:fldCharType="end"/>
            </w:r>
          </w:hyperlink>
        </w:p>
        <w:p w14:paraId="33241502" w14:textId="62D19322"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08" w:history="1">
            <w:r w:rsidRPr="008F3BE9">
              <w:rPr>
                <w:rStyle w:val="Hyperlink"/>
                <w:rFonts w:ascii="Calibri" w:eastAsia="SimSun" w:hAnsi="Calibri" w:cs="Calibri"/>
                <w:noProof/>
                <w:lang w:val="en-GB" w:eastAsia="zh-CN"/>
              </w:rPr>
              <w:t>11.1.1.3</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Plastic Modular Belt Conveyor</w:t>
            </w:r>
            <w:r>
              <w:rPr>
                <w:noProof/>
                <w:webHidden/>
              </w:rPr>
              <w:tab/>
            </w:r>
            <w:r>
              <w:rPr>
                <w:noProof/>
                <w:webHidden/>
              </w:rPr>
              <w:fldChar w:fldCharType="begin"/>
            </w:r>
            <w:r>
              <w:rPr>
                <w:noProof/>
                <w:webHidden/>
              </w:rPr>
              <w:instrText xml:space="preserve"> PAGEREF _Toc145535608 \h </w:instrText>
            </w:r>
            <w:r>
              <w:rPr>
                <w:noProof/>
                <w:webHidden/>
              </w:rPr>
            </w:r>
            <w:r>
              <w:rPr>
                <w:noProof/>
                <w:webHidden/>
              </w:rPr>
              <w:fldChar w:fldCharType="separate"/>
            </w:r>
            <w:r>
              <w:rPr>
                <w:noProof/>
                <w:webHidden/>
              </w:rPr>
              <w:t>36</w:t>
            </w:r>
            <w:r>
              <w:rPr>
                <w:noProof/>
                <w:webHidden/>
              </w:rPr>
              <w:fldChar w:fldCharType="end"/>
            </w:r>
          </w:hyperlink>
        </w:p>
        <w:p w14:paraId="0A46BC08" w14:textId="7EB7EEA0"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09" w:history="1">
            <w:r w:rsidRPr="008F3BE9">
              <w:rPr>
                <w:rStyle w:val="Hyperlink"/>
                <w:rFonts w:ascii="Calibri" w:eastAsia="SimSun" w:hAnsi="Calibri" w:cs="Calibri"/>
                <w:noProof/>
                <w:lang w:val="en-GB" w:eastAsia="zh-CN"/>
              </w:rPr>
              <w:t>11.1.1.4</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Diverter ARM</w:t>
            </w:r>
            <w:r>
              <w:rPr>
                <w:noProof/>
                <w:webHidden/>
              </w:rPr>
              <w:tab/>
            </w:r>
            <w:r>
              <w:rPr>
                <w:noProof/>
                <w:webHidden/>
              </w:rPr>
              <w:fldChar w:fldCharType="begin"/>
            </w:r>
            <w:r>
              <w:rPr>
                <w:noProof/>
                <w:webHidden/>
              </w:rPr>
              <w:instrText xml:space="preserve"> PAGEREF _Toc145535609 \h </w:instrText>
            </w:r>
            <w:r>
              <w:rPr>
                <w:noProof/>
                <w:webHidden/>
              </w:rPr>
            </w:r>
            <w:r>
              <w:rPr>
                <w:noProof/>
                <w:webHidden/>
              </w:rPr>
              <w:fldChar w:fldCharType="separate"/>
            </w:r>
            <w:r>
              <w:rPr>
                <w:noProof/>
                <w:webHidden/>
              </w:rPr>
              <w:t>37</w:t>
            </w:r>
            <w:r>
              <w:rPr>
                <w:noProof/>
                <w:webHidden/>
              </w:rPr>
              <w:fldChar w:fldCharType="end"/>
            </w:r>
          </w:hyperlink>
        </w:p>
        <w:p w14:paraId="56A82B43" w14:textId="216E480D"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0" w:history="1">
            <w:r w:rsidRPr="008F3BE9">
              <w:rPr>
                <w:rStyle w:val="Hyperlink"/>
                <w:rFonts w:ascii="Calibri" w:eastAsia="SimSun" w:hAnsi="Calibri" w:cs="Calibri"/>
                <w:noProof/>
                <w:lang w:val="en-GB" w:eastAsia="zh-CN"/>
              </w:rPr>
              <w:t>11.1.1.5</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Tilted Belt VDS</w:t>
            </w:r>
            <w:r>
              <w:rPr>
                <w:noProof/>
                <w:webHidden/>
              </w:rPr>
              <w:tab/>
            </w:r>
            <w:r>
              <w:rPr>
                <w:noProof/>
                <w:webHidden/>
              </w:rPr>
              <w:fldChar w:fldCharType="begin"/>
            </w:r>
            <w:r>
              <w:rPr>
                <w:noProof/>
                <w:webHidden/>
              </w:rPr>
              <w:instrText xml:space="preserve"> PAGEREF _Toc145535610 \h </w:instrText>
            </w:r>
            <w:r>
              <w:rPr>
                <w:noProof/>
                <w:webHidden/>
              </w:rPr>
            </w:r>
            <w:r>
              <w:rPr>
                <w:noProof/>
                <w:webHidden/>
              </w:rPr>
              <w:fldChar w:fldCharType="separate"/>
            </w:r>
            <w:r>
              <w:rPr>
                <w:noProof/>
                <w:webHidden/>
              </w:rPr>
              <w:t>38</w:t>
            </w:r>
            <w:r>
              <w:rPr>
                <w:noProof/>
                <w:webHidden/>
              </w:rPr>
              <w:fldChar w:fldCharType="end"/>
            </w:r>
          </w:hyperlink>
        </w:p>
        <w:p w14:paraId="0C909790" w14:textId="71AB7F1F"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1" w:history="1">
            <w:r w:rsidRPr="008F3BE9">
              <w:rPr>
                <w:rStyle w:val="Hyperlink"/>
                <w:rFonts w:ascii="Calibri" w:eastAsia="SimSun" w:hAnsi="Calibri" w:cs="Calibri"/>
                <w:noProof/>
                <w:lang w:val="en-GB" w:eastAsia="zh-CN"/>
              </w:rPr>
              <w:t>11.1.1.6</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Pros &amp; Cones of ARM &amp; Tilted Belt VDS System</w:t>
            </w:r>
            <w:r>
              <w:rPr>
                <w:noProof/>
                <w:webHidden/>
              </w:rPr>
              <w:tab/>
            </w:r>
            <w:r>
              <w:rPr>
                <w:noProof/>
                <w:webHidden/>
              </w:rPr>
              <w:fldChar w:fldCharType="begin"/>
            </w:r>
            <w:r>
              <w:rPr>
                <w:noProof/>
                <w:webHidden/>
              </w:rPr>
              <w:instrText xml:space="preserve"> PAGEREF _Toc145535611 \h </w:instrText>
            </w:r>
            <w:r>
              <w:rPr>
                <w:noProof/>
                <w:webHidden/>
              </w:rPr>
            </w:r>
            <w:r>
              <w:rPr>
                <w:noProof/>
                <w:webHidden/>
              </w:rPr>
              <w:fldChar w:fldCharType="separate"/>
            </w:r>
            <w:r>
              <w:rPr>
                <w:noProof/>
                <w:webHidden/>
              </w:rPr>
              <w:t>38</w:t>
            </w:r>
            <w:r>
              <w:rPr>
                <w:noProof/>
                <w:webHidden/>
              </w:rPr>
              <w:fldChar w:fldCharType="end"/>
            </w:r>
          </w:hyperlink>
        </w:p>
        <w:p w14:paraId="22132A35" w14:textId="74B2EA9B"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2" w:history="1">
            <w:r w:rsidRPr="008F3BE9">
              <w:rPr>
                <w:rStyle w:val="Hyperlink"/>
                <w:rFonts w:ascii="Calibri" w:eastAsia="SimSun" w:hAnsi="Calibri" w:cs="Calibri"/>
                <w:noProof/>
                <w:lang w:val="en-GB" w:eastAsia="zh-CN"/>
              </w:rPr>
              <w:t>11.1.1.7</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VDS Chutes</w:t>
            </w:r>
            <w:r>
              <w:rPr>
                <w:noProof/>
                <w:webHidden/>
              </w:rPr>
              <w:tab/>
            </w:r>
            <w:r>
              <w:rPr>
                <w:noProof/>
                <w:webHidden/>
              </w:rPr>
              <w:fldChar w:fldCharType="begin"/>
            </w:r>
            <w:r>
              <w:rPr>
                <w:noProof/>
                <w:webHidden/>
              </w:rPr>
              <w:instrText xml:space="preserve"> PAGEREF _Toc145535612 \h </w:instrText>
            </w:r>
            <w:r>
              <w:rPr>
                <w:noProof/>
                <w:webHidden/>
              </w:rPr>
            </w:r>
            <w:r>
              <w:rPr>
                <w:noProof/>
                <w:webHidden/>
              </w:rPr>
              <w:fldChar w:fldCharType="separate"/>
            </w:r>
            <w:r>
              <w:rPr>
                <w:noProof/>
                <w:webHidden/>
              </w:rPr>
              <w:t>39</w:t>
            </w:r>
            <w:r>
              <w:rPr>
                <w:noProof/>
                <w:webHidden/>
              </w:rPr>
              <w:fldChar w:fldCharType="end"/>
            </w:r>
          </w:hyperlink>
        </w:p>
        <w:p w14:paraId="54470440" w14:textId="0842553F"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13" w:history="1">
            <w:r w:rsidRPr="008F3BE9">
              <w:rPr>
                <w:rStyle w:val="Hyperlink"/>
                <w:rFonts w:eastAsia="SimSun" w:cstheme="majorHAnsi"/>
                <w:b/>
                <w:bCs/>
                <w:noProof/>
                <w:lang w:val="en-GB" w:eastAsia="zh-CN"/>
              </w:rPr>
              <w:t>11.1.2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_Toc145535613 \h </w:instrText>
            </w:r>
            <w:r>
              <w:rPr>
                <w:noProof/>
                <w:webHidden/>
              </w:rPr>
            </w:r>
            <w:r>
              <w:rPr>
                <w:noProof/>
                <w:webHidden/>
              </w:rPr>
              <w:fldChar w:fldCharType="separate"/>
            </w:r>
            <w:r>
              <w:rPr>
                <w:noProof/>
                <w:webHidden/>
              </w:rPr>
              <w:t>40</w:t>
            </w:r>
            <w:r>
              <w:rPr>
                <w:noProof/>
                <w:webHidden/>
              </w:rPr>
              <w:fldChar w:fldCharType="end"/>
            </w:r>
          </w:hyperlink>
        </w:p>
        <w:p w14:paraId="437AF2A7" w14:textId="3158184A"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14" w:history="1">
            <w:r w:rsidRPr="008F3BE9">
              <w:rPr>
                <w:rStyle w:val="Hyperlink"/>
                <w:rFonts w:eastAsia="SimSun" w:cstheme="majorHAnsi"/>
                <w:b/>
                <w:bCs/>
                <w:noProof/>
                <w:lang w:val="en-GB" w:eastAsia="zh-CN"/>
              </w:rPr>
              <w:t>11.2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Induction to Sorter</w:t>
            </w:r>
            <w:r>
              <w:rPr>
                <w:noProof/>
                <w:webHidden/>
              </w:rPr>
              <w:tab/>
            </w:r>
            <w:r>
              <w:rPr>
                <w:noProof/>
                <w:webHidden/>
              </w:rPr>
              <w:fldChar w:fldCharType="begin"/>
            </w:r>
            <w:r>
              <w:rPr>
                <w:noProof/>
                <w:webHidden/>
              </w:rPr>
              <w:instrText xml:space="preserve"> PAGEREF _Toc145535614 \h </w:instrText>
            </w:r>
            <w:r>
              <w:rPr>
                <w:noProof/>
                <w:webHidden/>
              </w:rPr>
            </w:r>
            <w:r>
              <w:rPr>
                <w:noProof/>
                <w:webHidden/>
              </w:rPr>
              <w:fldChar w:fldCharType="separate"/>
            </w:r>
            <w:r>
              <w:rPr>
                <w:noProof/>
                <w:webHidden/>
              </w:rPr>
              <w:t>42</w:t>
            </w:r>
            <w:r>
              <w:rPr>
                <w:noProof/>
                <w:webHidden/>
              </w:rPr>
              <w:fldChar w:fldCharType="end"/>
            </w:r>
          </w:hyperlink>
        </w:p>
        <w:p w14:paraId="5EBBBD9E" w14:textId="3E2B92FD"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15" w:history="1">
            <w:r w:rsidRPr="008F3BE9">
              <w:rPr>
                <w:rStyle w:val="Hyperlink"/>
                <w:rFonts w:eastAsia="SimSun" w:cstheme="majorHAnsi"/>
                <w:b/>
                <w:bCs/>
                <w:noProof/>
                <w:lang w:val="en-GB" w:eastAsia="zh-CN"/>
              </w:rPr>
              <w:t>11.2.1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Feedlines</w:t>
            </w:r>
            <w:r>
              <w:rPr>
                <w:noProof/>
                <w:webHidden/>
              </w:rPr>
              <w:tab/>
            </w:r>
            <w:r>
              <w:rPr>
                <w:noProof/>
                <w:webHidden/>
              </w:rPr>
              <w:fldChar w:fldCharType="begin"/>
            </w:r>
            <w:r>
              <w:rPr>
                <w:noProof/>
                <w:webHidden/>
              </w:rPr>
              <w:instrText xml:space="preserve"> PAGEREF _Toc145535615 \h </w:instrText>
            </w:r>
            <w:r>
              <w:rPr>
                <w:noProof/>
                <w:webHidden/>
              </w:rPr>
            </w:r>
            <w:r>
              <w:rPr>
                <w:noProof/>
                <w:webHidden/>
              </w:rPr>
              <w:fldChar w:fldCharType="separate"/>
            </w:r>
            <w:r>
              <w:rPr>
                <w:noProof/>
                <w:webHidden/>
              </w:rPr>
              <w:t>43</w:t>
            </w:r>
            <w:r>
              <w:rPr>
                <w:noProof/>
                <w:webHidden/>
              </w:rPr>
              <w:fldChar w:fldCharType="end"/>
            </w:r>
          </w:hyperlink>
        </w:p>
        <w:p w14:paraId="63664524" w14:textId="2C5B92DE"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6" w:history="1">
            <w:r w:rsidRPr="008F3BE9">
              <w:rPr>
                <w:rStyle w:val="Hyperlink"/>
                <w:rFonts w:ascii="Calibri" w:eastAsia="SimSun" w:hAnsi="Calibri" w:cs="Calibri"/>
                <w:noProof/>
                <w:lang w:val="en-GB" w:eastAsia="zh-CN"/>
              </w:rPr>
              <w:t>11.2.1.1</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Buffer Conveyors</w:t>
            </w:r>
            <w:r>
              <w:rPr>
                <w:noProof/>
                <w:webHidden/>
              </w:rPr>
              <w:tab/>
            </w:r>
            <w:r>
              <w:rPr>
                <w:noProof/>
                <w:webHidden/>
              </w:rPr>
              <w:fldChar w:fldCharType="begin"/>
            </w:r>
            <w:r>
              <w:rPr>
                <w:noProof/>
                <w:webHidden/>
              </w:rPr>
              <w:instrText xml:space="preserve"> PAGEREF _Toc145535616 \h </w:instrText>
            </w:r>
            <w:r>
              <w:rPr>
                <w:noProof/>
                <w:webHidden/>
              </w:rPr>
            </w:r>
            <w:r>
              <w:rPr>
                <w:noProof/>
                <w:webHidden/>
              </w:rPr>
              <w:fldChar w:fldCharType="separate"/>
            </w:r>
            <w:r>
              <w:rPr>
                <w:noProof/>
                <w:webHidden/>
              </w:rPr>
              <w:t>43</w:t>
            </w:r>
            <w:r>
              <w:rPr>
                <w:noProof/>
                <w:webHidden/>
              </w:rPr>
              <w:fldChar w:fldCharType="end"/>
            </w:r>
          </w:hyperlink>
        </w:p>
        <w:p w14:paraId="657761C0" w14:textId="00E5201B"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7" w:history="1">
            <w:r w:rsidRPr="008F3BE9">
              <w:rPr>
                <w:rStyle w:val="Hyperlink"/>
                <w:rFonts w:ascii="Calibri" w:eastAsia="SimSun" w:hAnsi="Calibri" w:cs="Calibri"/>
                <w:noProof/>
                <w:lang w:val="en-GB" w:eastAsia="zh-CN"/>
              </w:rPr>
              <w:t>11.2.1.2</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Weighing Conveyor</w:t>
            </w:r>
            <w:r>
              <w:rPr>
                <w:noProof/>
                <w:webHidden/>
              </w:rPr>
              <w:tab/>
            </w:r>
            <w:r>
              <w:rPr>
                <w:noProof/>
                <w:webHidden/>
              </w:rPr>
              <w:fldChar w:fldCharType="begin"/>
            </w:r>
            <w:r>
              <w:rPr>
                <w:noProof/>
                <w:webHidden/>
              </w:rPr>
              <w:instrText xml:space="preserve"> PAGEREF _Toc145535617 \h </w:instrText>
            </w:r>
            <w:r>
              <w:rPr>
                <w:noProof/>
                <w:webHidden/>
              </w:rPr>
            </w:r>
            <w:r>
              <w:rPr>
                <w:noProof/>
                <w:webHidden/>
              </w:rPr>
              <w:fldChar w:fldCharType="separate"/>
            </w:r>
            <w:r>
              <w:rPr>
                <w:noProof/>
                <w:webHidden/>
              </w:rPr>
              <w:t>44</w:t>
            </w:r>
            <w:r>
              <w:rPr>
                <w:noProof/>
                <w:webHidden/>
              </w:rPr>
              <w:fldChar w:fldCharType="end"/>
            </w:r>
          </w:hyperlink>
        </w:p>
        <w:p w14:paraId="2FEDDD44" w14:textId="1D270938"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8" w:history="1">
            <w:r w:rsidRPr="008F3BE9">
              <w:rPr>
                <w:rStyle w:val="Hyperlink"/>
                <w:rFonts w:ascii="Calibri" w:eastAsia="SimSun" w:hAnsi="Calibri" w:cs="Calibri"/>
                <w:noProof/>
                <w:lang w:val="en-GB" w:eastAsia="zh-CN"/>
              </w:rPr>
              <w:t>11.2.1.3</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Orientation Conveyor</w:t>
            </w:r>
            <w:r>
              <w:rPr>
                <w:noProof/>
                <w:webHidden/>
              </w:rPr>
              <w:tab/>
            </w:r>
            <w:r>
              <w:rPr>
                <w:noProof/>
                <w:webHidden/>
              </w:rPr>
              <w:fldChar w:fldCharType="begin"/>
            </w:r>
            <w:r>
              <w:rPr>
                <w:noProof/>
                <w:webHidden/>
              </w:rPr>
              <w:instrText xml:space="preserve"> PAGEREF _Toc145535618 \h </w:instrText>
            </w:r>
            <w:r>
              <w:rPr>
                <w:noProof/>
                <w:webHidden/>
              </w:rPr>
            </w:r>
            <w:r>
              <w:rPr>
                <w:noProof/>
                <w:webHidden/>
              </w:rPr>
              <w:fldChar w:fldCharType="separate"/>
            </w:r>
            <w:r>
              <w:rPr>
                <w:noProof/>
                <w:webHidden/>
              </w:rPr>
              <w:t>44</w:t>
            </w:r>
            <w:r>
              <w:rPr>
                <w:noProof/>
                <w:webHidden/>
              </w:rPr>
              <w:fldChar w:fldCharType="end"/>
            </w:r>
          </w:hyperlink>
        </w:p>
        <w:p w14:paraId="534E3D5D" w14:textId="11150943"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19" w:history="1">
            <w:r w:rsidRPr="008F3BE9">
              <w:rPr>
                <w:rStyle w:val="Hyperlink"/>
                <w:rFonts w:ascii="Calibri" w:eastAsia="SimSun" w:hAnsi="Calibri" w:cs="Calibri"/>
                <w:noProof/>
                <w:lang w:val="en-GB" w:eastAsia="zh-CN"/>
              </w:rPr>
              <w:t>11.2.1.4</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Intelligent Merge Conveyor</w:t>
            </w:r>
            <w:r>
              <w:rPr>
                <w:noProof/>
                <w:webHidden/>
              </w:rPr>
              <w:tab/>
            </w:r>
            <w:r>
              <w:rPr>
                <w:noProof/>
                <w:webHidden/>
              </w:rPr>
              <w:fldChar w:fldCharType="begin"/>
            </w:r>
            <w:r>
              <w:rPr>
                <w:noProof/>
                <w:webHidden/>
              </w:rPr>
              <w:instrText xml:space="preserve"> PAGEREF _Toc145535619 \h </w:instrText>
            </w:r>
            <w:r>
              <w:rPr>
                <w:noProof/>
                <w:webHidden/>
              </w:rPr>
            </w:r>
            <w:r>
              <w:rPr>
                <w:noProof/>
                <w:webHidden/>
              </w:rPr>
              <w:fldChar w:fldCharType="separate"/>
            </w:r>
            <w:r>
              <w:rPr>
                <w:noProof/>
                <w:webHidden/>
              </w:rPr>
              <w:t>45</w:t>
            </w:r>
            <w:r>
              <w:rPr>
                <w:noProof/>
                <w:webHidden/>
              </w:rPr>
              <w:fldChar w:fldCharType="end"/>
            </w:r>
          </w:hyperlink>
        </w:p>
        <w:p w14:paraId="7B94F372" w14:textId="3832B620"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20" w:history="1">
            <w:r w:rsidRPr="008F3BE9">
              <w:rPr>
                <w:rStyle w:val="Hyperlink"/>
                <w:rFonts w:ascii="Calibri" w:eastAsia="SimSun" w:hAnsi="Calibri" w:cs="Calibri"/>
                <w:noProof/>
                <w:lang w:val="en-GB" w:eastAsia="zh-CN"/>
              </w:rPr>
              <w:t>11.2.1.5</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New Induct Fencing</w:t>
            </w:r>
            <w:r>
              <w:rPr>
                <w:noProof/>
                <w:webHidden/>
              </w:rPr>
              <w:tab/>
            </w:r>
            <w:r>
              <w:rPr>
                <w:noProof/>
                <w:webHidden/>
              </w:rPr>
              <w:fldChar w:fldCharType="begin"/>
            </w:r>
            <w:r>
              <w:rPr>
                <w:noProof/>
                <w:webHidden/>
              </w:rPr>
              <w:instrText xml:space="preserve"> PAGEREF _Toc145535620 \h </w:instrText>
            </w:r>
            <w:r>
              <w:rPr>
                <w:noProof/>
                <w:webHidden/>
              </w:rPr>
            </w:r>
            <w:r>
              <w:rPr>
                <w:noProof/>
                <w:webHidden/>
              </w:rPr>
              <w:fldChar w:fldCharType="separate"/>
            </w:r>
            <w:r>
              <w:rPr>
                <w:noProof/>
                <w:webHidden/>
              </w:rPr>
              <w:t>45</w:t>
            </w:r>
            <w:r>
              <w:rPr>
                <w:noProof/>
                <w:webHidden/>
              </w:rPr>
              <w:fldChar w:fldCharType="end"/>
            </w:r>
          </w:hyperlink>
        </w:p>
        <w:p w14:paraId="1C4C5460" w14:textId="1E4B54BD"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21" w:history="1">
            <w:r w:rsidRPr="008F3BE9">
              <w:rPr>
                <w:rStyle w:val="Hyperlink"/>
                <w:rFonts w:eastAsia="SimSun" w:cstheme="majorHAnsi"/>
                <w:b/>
                <w:bCs/>
                <w:noProof/>
                <w:lang w:val="en-GB" w:eastAsia="zh-CN"/>
              </w:rPr>
              <w:t>11.2.2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Irregular Takeout Conveyor</w:t>
            </w:r>
            <w:r>
              <w:rPr>
                <w:noProof/>
                <w:webHidden/>
              </w:rPr>
              <w:tab/>
            </w:r>
            <w:r>
              <w:rPr>
                <w:noProof/>
                <w:webHidden/>
              </w:rPr>
              <w:fldChar w:fldCharType="begin"/>
            </w:r>
            <w:r>
              <w:rPr>
                <w:noProof/>
                <w:webHidden/>
              </w:rPr>
              <w:instrText xml:space="preserve"> PAGEREF _Toc145535621 \h </w:instrText>
            </w:r>
            <w:r>
              <w:rPr>
                <w:noProof/>
                <w:webHidden/>
              </w:rPr>
            </w:r>
            <w:r>
              <w:rPr>
                <w:noProof/>
                <w:webHidden/>
              </w:rPr>
              <w:fldChar w:fldCharType="separate"/>
            </w:r>
            <w:r>
              <w:rPr>
                <w:noProof/>
                <w:webHidden/>
              </w:rPr>
              <w:t>46</w:t>
            </w:r>
            <w:r>
              <w:rPr>
                <w:noProof/>
                <w:webHidden/>
              </w:rPr>
              <w:fldChar w:fldCharType="end"/>
            </w:r>
          </w:hyperlink>
        </w:p>
        <w:p w14:paraId="374DB95F" w14:textId="470F5A7F"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22" w:history="1">
            <w:r w:rsidRPr="008F3BE9">
              <w:rPr>
                <w:rStyle w:val="Hyperlink"/>
                <w:rFonts w:ascii="Calibri" w:eastAsia="SimSun" w:hAnsi="Calibri" w:cs="Calibri"/>
                <w:noProof/>
                <w:lang w:val="en-GB" w:eastAsia="zh-CN"/>
              </w:rPr>
              <w:t>11.2.2.1</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Irregular Chute</w:t>
            </w:r>
            <w:r>
              <w:rPr>
                <w:noProof/>
                <w:webHidden/>
              </w:rPr>
              <w:tab/>
            </w:r>
            <w:r>
              <w:rPr>
                <w:noProof/>
                <w:webHidden/>
              </w:rPr>
              <w:fldChar w:fldCharType="begin"/>
            </w:r>
            <w:r>
              <w:rPr>
                <w:noProof/>
                <w:webHidden/>
              </w:rPr>
              <w:instrText xml:space="preserve"> PAGEREF _Toc145535622 \h </w:instrText>
            </w:r>
            <w:r>
              <w:rPr>
                <w:noProof/>
                <w:webHidden/>
              </w:rPr>
            </w:r>
            <w:r>
              <w:rPr>
                <w:noProof/>
                <w:webHidden/>
              </w:rPr>
              <w:fldChar w:fldCharType="separate"/>
            </w:r>
            <w:r>
              <w:rPr>
                <w:noProof/>
                <w:webHidden/>
              </w:rPr>
              <w:t>46</w:t>
            </w:r>
            <w:r>
              <w:rPr>
                <w:noProof/>
                <w:webHidden/>
              </w:rPr>
              <w:fldChar w:fldCharType="end"/>
            </w:r>
          </w:hyperlink>
        </w:p>
        <w:p w14:paraId="3BCD4AD4" w14:textId="6798B6D4"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23" w:history="1">
            <w:r w:rsidRPr="008F3BE9">
              <w:rPr>
                <w:rStyle w:val="Hyperlink"/>
                <w:rFonts w:ascii="Calibri" w:eastAsia="SimSun" w:hAnsi="Calibri" w:cs="Calibri"/>
                <w:noProof/>
                <w:lang w:val="en-GB" w:eastAsia="zh-CN"/>
              </w:rPr>
              <w:t>11.2.2.2</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Irregular Takeaway Conveyor</w:t>
            </w:r>
            <w:r>
              <w:rPr>
                <w:noProof/>
                <w:webHidden/>
              </w:rPr>
              <w:tab/>
            </w:r>
            <w:r>
              <w:rPr>
                <w:noProof/>
                <w:webHidden/>
              </w:rPr>
              <w:fldChar w:fldCharType="begin"/>
            </w:r>
            <w:r>
              <w:rPr>
                <w:noProof/>
                <w:webHidden/>
              </w:rPr>
              <w:instrText xml:space="preserve"> PAGEREF _Toc145535623 \h </w:instrText>
            </w:r>
            <w:r>
              <w:rPr>
                <w:noProof/>
                <w:webHidden/>
              </w:rPr>
            </w:r>
            <w:r>
              <w:rPr>
                <w:noProof/>
                <w:webHidden/>
              </w:rPr>
              <w:fldChar w:fldCharType="separate"/>
            </w:r>
            <w:r>
              <w:rPr>
                <w:noProof/>
                <w:webHidden/>
              </w:rPr>
              <w:t>47</w:t>
            </w:r>
            <w:r>
              <w:rPr>
                <w:noProof/>
                <w:webHidden/>
              </w:rPr>
              <w:fldChar w:fldCharType="end"/>
            </w:r>
          </w:hyperlink>
        </w:p>
        <w:p w14:paraId="4DBC6E46" w14:textId="43834BF3"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24" w:history="1">
            <w:r w:rsidRPr="008F3BE9">
              <w:rPr>
                <w:rStyle w:val="Hyperlink"/>
                <w:rFonts w:ascii="Calibri" w:eastAsia="SimSun" w:hAnsi="Calibri" w:cs="Calibri"/>
                <w:noProof/>
                <w:lang w:val="en-GB" w:eastAsia="zh-CN"/>
              </w:rPr>
              <w:t>11.2.2.3</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Irregular Collection Bin (In Flipkart’s Scope)</w:t>
            </w:r>
            <w:r>
              <w:rPr>
                <w:noProof/>
                <w:webHidden/>
              </w:rPr>
              <w:tab/>
            </w:r>
            <w:r>
              <w:rPr>
                <w:noProof/>
                <w:webHidden/>
              </w:rPr>
              <w:fldChar w:fldCharType="begin"/>
            </w:r>
            <w:r>
              <w:rPr>
                <w:noProof/>
                <w:webHidden/>
              </w:rPr>
              <w:instrText xml:space="preserve"> PAGEREF _Toc145535624 \h </w:instrText>
            </w:r>
            <w:r>
              <w:rPr>
                <w:noProof/>
                <w:webHidden/>
              </w:rPr>
            </w:r>
            <w:r>
              <w:rPr>
                <w:noProof/>
                <w:webHidden/>
              </w:rPr>
              <w:fldChar w:fldCharType="separate"/>
            </w:r>
            <w:r>
              <w:rPr>
                <w:noProof/>
                <w:webHidden/>
              </w:rPr>
              <w:t>47</w:t>
            </w:r>
            <w:r>
              <w:rPr>
                <w:noProof/>
                <w:webHidden/>
              </w:rPr>
              <w:fldChar w:fldCharType="end"/>
            </w:r>
          </w:hyperlink>
        </w:p>
        <w:p w14:paraId="50DF434D" w14:textId="6900DAE7"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25" w:history="1">
            <w:r w:rsidRPr="008F3BE9">
              <w:rPr>
                <w:rStyle w:val="Hyperlink"/>
                <w:rFonts w:eastAsia="SimSun" w:cstheme="majorHAnsi"/>
                <w:b/>
                <w:bCs/>
                <w:noProof/>
                <w:lang w:val="en-GB" w:eastAsia="zh-CN"/>
              </w:rPr>
              <w:t>11.2.3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Conveyor BOQ</w:t>
            </w:r>
            <w:r>
              <w:rPr>
                <w:noProof/>
                <w:webHidden/>
              </w:rPr>
              <w:tab/>
            </w:r>
            <w:r>
              <w:rPr>
                <w:noProof/>
                <w:webHidden/>
              </w:rPr>
              <w:fldChar w:fldCharType="begin"/>
            </w:r>
            <w:r>
              <w:rPr>
                <w:noProof/>
                <w:webHidden/>
              </w:rPr>
              <w:instrText xml:space="preserve"> PAGEREF _Toc145535625 \h </w:instrText>
            </w:r>
            <w:r>
              <w:rPr>
                <w:noProof/>
                <w:webHidden/>
              </w:rPr>
            </w:r>
            <w:r>
              <w:rPr>
                <w:noProof/>
                <w:webHidden/>
              </w:rPr>
              <w:fldChar w:fldCharType="separate"/>
            </w:r>
            <w:r>
              <w:rPr>
                <w:noProof/>
                <w:webHidden/>
              </w:rPr>
              <w:t>47</w:t>
            </w:r>
            <w:r>
              <w:rPr>
                <w:noProof/>
                <w:webHidden/>
              </w:rPr>
              <w:fldChar w:fldCharType="end"/>
            </w:r>
          </w:hyperlink>
        </w:p>
        <w:p w14:paraId="2025D2F1" w14:textId="206E3682"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26" w:history="1">
            <w:r w:rsidRPr="008F3BE9">
              <w:rPr>
                <w:rStyle w:val="Hyperlink"/>
                <w:rFonts w:eastAsia="SimSun" w:cstheme="majorHAnsi"/>
                <w:b/>
                <w:bCs/>
                <w:noProof/>
                <w:lang w:val="en-GB" w:eastAsia="zh-CN"/>
              </w:rPr>
              <w:t>11.2.4</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Main Loop</w:t>
            </w:r>
            <w:r>
              <w:rPr>
                <w:noProof/>
                <w:webHidden/>
              </w:rPr>
              <w:tab/>
            </w:r>
            <w:r>
              <w:rPr>
                <w:noProof/>
                <w:webHidden/>
              </w:rPr>
              <w:fldChar w:fldCharType="begin"/>
            </w:r>
            <w:r>
              <w:rPr>
                <w:noProof/>
                <w:webHidden/>
              </w:rPr>
              <w:instrText xml:space="preserve"> PAGEREF _Toc145535626 \h </w:instrText>
            </w:r>
            <w:r>
              <w:rPr>
                <w:noProof/>
                <w:webHidden/>
              </w:rPr>
            </w:r>
            <w:r>
              <w:rPr>
                <w:noProof/>
                <w:webHidden/>
              </w:rPr>
              <w:fldChar w:fldCharType="separate"/>
            </w:r>
            <w:r>
              <w:rPr>
                <w:noProof/>
                <w:webHidden/>
              </w:rPr>
              <w:t>48</w:t>
            </w:r>
            <w:r>
              <w:rPr>
                <w:noProof/>
                <w:webHidden/>
              </w:rPr>
              <w:fldChar w:fldCharType="end"/>
            </w:r>
          </w:hyperlink>
        </w:p>
        <w:p w14:paraId="661A2597" w14:textId="695274A4"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27" w:history="1">
            <w:r w:rsidRPr="008F3BE9">
              <w:rPr>
                <w:rStyle w:val="Hyperlink"/>
                <w:rFonts w:eastAsia="SimSun" w:cstheme="majorHAnsi"/>
                <w:b/>
                <w:bCs/>
                <w:noProof/>
                <w:lang w:val="en-GB" w:eastAsia="zh-CN"/>
              </w:rPr>
              <w:t>11.2.5</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Sorting Output</w:t>
            </w:r>
            <w:r>
              <w:rPr>
                <w:noProof/>
                <w:webHidden/>
              </w:rPr>
              <w:tab/>
            </w:r>
            <w:r>
              <w:rPr>
                <w:noProof/>
                <w:webHidden/>
              </w:rPr>
              <w:fldChar w:fldCharType="begin"/>
            </w:r>
            <w:r>
              <w:rPr>
                <w:noProof/>
                <w:webHidden/>
              </w:rPr>
              <w:instrText xml:space="preserve"> PAGEREF _Toc145535627 \h </w:instrText>
            </w:r>
            <w:r>
              <w:rPr>
                <w:noProof/>
                <w:webHidden/>
              </w:rPr>
            </w:r>
            <w:r>
              <w:rPr>
                <w:noProof/>
                <w:webHidden/>
              </w:rPr>
              <w:fldChar w:fldCharType="separate"/>
            </w:r>
            <w:r>
              <w:rPr>
                <w:noProof/>
                <w:webHidden/>
              </w:rPr>
              <w:t>49</w:t>
            </w:r>
            <w:r>
              <w:rPr>
                <w:noProof/>
                <w:webHidden/>
              </w:rPr>
              <w:fldChar w:fldCharType="end"/>
            </w:r>
          </w:hyperlink>
        </w:p>
        <w:p w14:paraId="1420FAFC" w14:textId="64F7100B"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28" w:history="1">
            <w:r w:rsidRPr="008F3BE9">
              <w:rPr>
                <w:rStyle w:val="Hyperlink"/>
                <w:rFonts w:ascii="Calibri" w:eastAsia="SimSun" w:hAnsi="Calibri" w:cs="Calibri"/>
                <w:noProof/>
                <w:lang w:val="en-GB" w:eastAsia="zh-CN"/>
              </w:rPr>
              <w:t>11.2.5.1</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L-Type chute (Option 1)</w:t>
            </w:r>
            <w:r>
              <w:rPr>
                <w:noProof/>
                <w:webHidden/>
              </w:rPr>
              <w:tab/>
            </w:r>
            <w:r>
              <w:rPr>
                <w:noProof/>
                <w:webHidden/>
              </w:rPr>
              <w:fldChar w:fldCharType="begin"/>
            </w:r>
            <w:r>
              <w:rPr>
                <w:noProof/>
                <w:webHidden/>
              </w:rPr>
              <w:instrText xml:space="preserve"> PAGEREF _Toc145535628 \h </w:instrText>
            </w:r>
            <w:r>
              <w:rPr>
                <w:noProof/>
                <w:webHidden/>
              </w:rPr>
            </w:r>
            <w:r>
              <w:rPr>
                <w:noProof/>
                <w:webHidden/>
              </w:rPr>
              <w:fldChar w:fldCharType="separate"/>
            </w:r>
            <w:r>
              <w:rPr>
                <w:noProof/>
                <w:webHidden/>
              </w:rPr>
              <w:t>49</w:t>
            </w:r>
            <w:r>
              <w:rPr>
                <w:noProof/>
                <w:webHidden/>
              </w:rPr>
              <w:fldChar w:fldCharType="end"/>
            </w:r>
          </w:hyperlink>
        </w:p>
        <w:p w14:paraId="504942F4" w14:textId="1223B090"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29" w:history="1">
            <w:r w:rsidRPr="008F3BE9">
              <w:rPr>
                <w:rStyle w:val="Hyperlink"/>
                <w:rFonts w:ascii="Calibri" w:eastAsia="SimSun" w:hAnsi="Calibri" w:cs="Calibri"/>
                <w:noProof/>
                <w:lang w:val="en-GB" w:eastAsia="zh-CN"/>
              </w:rPr>
              <w:t>11.2.5.2</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Rejection Chute</w:t>
            </w:r>
            <w:r>
              <w:rPr>
                <w:noProof/>
                <w:webHidden/>
              </w:rPr>
              <w:tab/>
            </w:r>
            <w:r>
              <w:rPr>
                <w:noProof/>
                <w:webHidden/>
              </w:rPr>
              <w:fldChar w:fldCharType="begin"/>
            </w:r>
            <w:r>
              <w:rPr>
                <w:noProof/>
                <w:webHidden/>
              </w:rPr>
              <w:instrText xml:space="preserve"> PAGEREF _Toc145535629 \h </w:instrText>
            </w:r>
            <w:r>
              <w:rPr>
                <w:noProof/>
                <w:webHidden/>
              </w:rPr>
            </w:r>
            <w:r>
              <w:rPr>
                <w:noProof/>
                <w:webHidden/>
              </w:rPr>
              <w:fldChar w:fldCharType="separate"/>
            </w:r>
            <w:r>
              <w:rPr>
                <w:noProof/>
                <w:webHidden/>
              </w:rPr>
              <w:t>50</w:t>
            </w:r>
            <w:r>
              <w:rPr>
                <w:noProof/>
                <w:webHidden/>
              </w:rPr>
              <w:fldChar w:fldCharType="end"/>
            </w:r>
          </w:hyperlink>
        </w:p>
        <w:p w14:paraId="259A6754" w14:textId="32F9E8C9"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30" w:history="1">
            <w:r w:rsidRPr="008F3BE9">
              <w:rPr>
                <w:rStyle w:val="Hyperlink"/>
                <w:rFonts w:ascii="Calibri" w:eastAsia="SimSun" w:hAnsi="Calibri" w:cs="Calibri"/>
                <w:noProof/>
                <w:lang w:val="en-GB" w:eastAsia="zh-CN"/>
              </w:rPr>
              <w:t>11.2.5.3</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Chute Safety Net</w:t>
            </w:r>
            <w:r>
              <w:rPr>
                <w:noProof/>
                <w:webHidden/>
              </w:rPr>
              <w:tab/>
            </w:r>
            <w:r>
              <w:rPr>
                <w:noProof/>
                <w:webHidden/>
              </w:rPr>
              <w:fldChar w:fldCharType="begin"/>
            </w:r>
            <w:r>
              <w:rPr>
                <w:noProof/>
                <w:webHidden/>
              </w:rPr>
              <w:instrText xml:space="preserve"> PAGEREF _Toc145535630 \h </w:instrText>
            </w:r>
            <w:r>
              <w:rPr>
                <w:noProof/>
                <w:webHidden/>
              </w:rPr>
            </w:r>
            <w:r>
              <w:rPr>
                <w:noProof/>
                <w:webHidden/>
              </w:rPr>
              <w:fldChar w:fldCharType="separate"/>
            </w:r>
            <w:r>
              <w:rPr>
                <w:noProof/>
                <w:webHidden/>
              </w:rPr>
              <w:t>51</w:t>
            </w:r>
            <w:r>
              <w:rPr>
                <w:noProof/>
                <w:webHidden/>
              </w:rPr>
              <w:fldChar w:fldCharType="end"/>
            </w:r>
          </w:hyperlink>
        </w:p>
        <w:p w14:paraId="2F7ACF71" w14:textId="4566C770"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31" w:history="1">
            <w:r w:rsidRPr="008F3BE9">
              <w:rPr>
                <w:rStyle w:val="Hyperlink"/>
                <w:rFonts w:eastAsia="SimSun" w:cstheme="majorHAnsi"/>
                <w:b/>
                <w:bCs/>
                <w:noProof/>
                <w:lang w:val="en-GB" w:eastAsia="zh-CN"/>
              </w:rPr>
              <w:t>11.2.6</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Bag Take away Conveyor</w:t>
            </w:r>
            <w:r>
              <w:rPr>
                <w:noProof/>
                <w:webHidden/>
              </w:rPr>
              <w:tab/>
            </w:r>
            <w:r>
              <w:rPr>
                <w:noProof/>
                <w:webHidden/>
              </w:rPr>
              <w:fldChar w:fldCharType="begin"/>
            </w:r>
            <w:r>
              <w:rPr>
                <w:noProof/>
                <w:webHidden/>
              </w:rPr>
              <w:instrText xml:space="preserve"> PAGEREF _Toc145535631 \h </w:instrText>
            </w:r>
            <w:r>
              <w:rPr>
                <w:noProof/>
                <w:webHidden/>
              </w:rPr>
            </w:r>
            <w:r>
              <w:rPr>
                <w:noProof/>
                <w:webHidden/>
              </w:rPr>
              <w:fldChar w:fldCharType="separate"/>
            </w:r>
            <w:r>
              <w:rPr>
                <w:noProof/>
                <w:webHidden/>
              </w:rPr>
              <w:t>52</w:t>
            </w:r>
            <w:r>
              <w:rPr>
                <w:noProof/>
                <w:webHidden/>
              </w:rPr>
              <w:fldChar w:fldCharType="end"/>
            </w:r>
          </w:hyperlink>
        </w:p>
        <w:p w14:paraId="1574F84C" w14:textId="37658CF1"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32" w:history="1">
            <w:r w:rsidRPr="008F3BE9">
              <w:rPr>
                <w:rStyle w:val="Hyperlink"/>
                <w:rFonts w:ascii="Calibri" w:eastAsia="SimSun" w:hAnsi="Calibri" w:cs="Calibri"/>
                <w:noProof/>
                <w:lang w:val="en-GB" w:eastAsia="zh-CN"/>
              </w:rPr>
              <w:t>11.2.6.1</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Conveyor BOQ</w:t>
            </w:r>
            <w:r>
              <w:rPr>
                <w:noProof/>
                <w:webHidden/>
              </w:rPr>
              <w:tab/>
            </w:r>
            <w:r>
              <w:rPr>
                <w:noProof/>
                <w:webHidden/>
              </w:rPr>
              <w:fldChar w:fldCharType="begin"/>
            </w:r>
            <w:r>
              <w:rPr>
                <w:noProof/>
                <w:webHidden/>
              </w:rPr>
              <w:instrText xml:space="preserve"> PAGEREF _Toc145535632 \h </w:instrText>
            </w:r>
            <w:r>
              <w:rPr>
                <w:noProof/>
                <w:webHidden/>
              </w:rPr>
            </w:r>
            <w:r>
              <w:rPr>
                <w:noProof/>
                <w:webHidden/>
              </w:rPr>
              <w:fldChar w:fldCharType="separate"/>
            </w:r>
            <w:r>
              <w:rPr>
                <w:noProof/>
                <w:webHidden/>
              </w:rPr>
              <w:t>52</w:t>
            </w:r>
            <w:r>
              <w:rPr>
                <w:noProof/>
                <w:webHidden/>
              </w:rPr>
              <w:fldChar w:fldCharType="end"/>
            </w:r>
          </w:hyperlink>
        </w:p>
        <w:p w14:paraId="436631B5" w14:textId="0724DBA5" w:rsidR="00076B2B" w:rsidRDefault="00076B2B">
          <w:pPr>
            <w:pStyle w:val="TOC1"/>
            <w:tabs>
              <w:tab w:val="left" w:pos="660"/>
              <w:tab w:val="right" w:leader="dot" w:pos="9016"/>
            </w:tabs>
            <w:rPr>
              <w:rFonts w:cstheme="minorBidi"/>
              <w:noProof/>
              <w:kern w:val="2"/>
              <w14:ligatures w14:val="standardContextual"/>
            </w:rPr>
          </w:pPr>
          <w:hyperlink w:anchor="_Toc145535633" w:history="1">
            <w:r w:rsidRPr="008F3BE9">
              <w:rPr>
                <w:rStyle w:val="Hyperlink"/>
                <w:rFonts w:ascii="Calibri" w:eastAsia="SimSun" w:hAnsi="Calibri" w:cs="Calibri"/>
                <w:b/>
                <w:bCs/>
                <w:noProof/>
                <w:lang w:val="en-GB" w:eastAsia="zh-CN"/>
              </w:rPr>
              <w:t>12.</w:t>
            </w:r>
            <w:r>
              <w:rPr>
                <w:rFonts w:cstheme="minorBidi"/>
                <w:noProof/>
                <w:kern w:val="2"/>
                <w14:ligatures w14:val="standardContextual"/>
              </w:rPr>
              <w:tab/>
            </w:r>
            <w:r w:rsidRPr="008F3BE9">
              <w:rPr>
                <w:rStyle w:val="Hyperlink"/>
                <w:rFonts w:ascii="Calibri" w:eastAsia="SimSun" w:hAnsi="Calibri" w:cs="Calibri"/>
                <w:b/>
                <w:bCs/>
                <w:noProof/>
                <w:lang w:val="en-GB" w:eastAsia="zh-CN"/>
              </w:rPr>
              <w:t>Description of Components of Equipment</w:t>
            </w:r>
            <w:r>
              <w:rPr>
                <w:noProof/>
                <w:webHidden/>
              </w:rPr>
              <w:tab/>
            </w:r>
            <w:r>
              <w:rPr>
                <w:noProof/>
                <w:webHidden/>
              </w:rPr>
              <w:fldChar w:fldCharType="begin"/>
            </w:r>
            <w:r>
              <w:rPr>
                <w:noProof/>
                <w:webHidden/>
              </w:rPr>
              <w:instrText xml:space="preserve"> PAGEREF _Toc145535633 \h </w:instrText>
            </w:r>
            <w:r>
              <w:rPr>
                <w:noProof/>
                <w:webHidden/>
              </w:rPr>
            </w:r>
            <w:r>
              <w:rPr>
                <w:noProof/>
                <w:webHidden/>
              </w:rPr>
              <w:fldChar w:fldCharType="separate"/>
            </w:r>
            <w:r>
              <w:rPr>
                <w:noProof/>
                <w:webHidden/>
              </w:rPr>
              <w:t>53</w:t>
            </w:r>
            <w:r>
              <w:rPr>
                <w:noProof/>
                <w:webHidden/>
              </w:rPr>
              <w:fldChar w:fldCharType="end"/>
            </w:r>
          </w:hyperlink>
        </w:p>
        <w:p w14:paraId="428DCC23" w14:textId="2899452C"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34" w:history="1">
            <w:r w:rsidRPr="008F3BE9">
              <w:rPr>
                <w:rStyle w:val="Hyperlink"/>
                <w:rFonts w:eastAsia="SimSun" w:cstheme="majorHAnsi"/>
                <w:b/>
                <w:bCs/>
                <w:noProof/>
                <w:lang w:val="en-GB" w:eastAsia="zh-CN"/>
              </w:rPr>
              <w:t>12.1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Cross Belt Sorter -</w:t>
            </w:r>
            <w:r>
              <w:rPr>
                <w:noProof/>
                <w:webHidden/>
              </w:rPr>
              <w:tab/>
            </w:r>
            <w:r>
              <w:rPr>
                <w:noProof/>
                <w:webHidden/>
              </w:rPr>
              <w:fldChar w:fldCharType="begin"/>
            </w:r>
            <w:r>
              <w:rPr>
                <w:noProof/>
                <w:webHidden/>
              </w:rPr>
              <w:instrText xml:space="preserve"> PAGEREF _Toc145535634 \h </w:instrText>
            </w:r>
            <w:r>
              <w:rPr>
                <w:noProof/>
                <w:webHidden/>
              </w:rPr>
            </w:r>
            <w:r>
              <w:rPr>
                <w:noProof/>
                <w:webHidden/>
              </w:rPr>
              <w:fldChar w:fldCharType="separate"/>
            </w:r>
            <w:r>
              <w:rPr>
                <w:noProof/>
                <w:webHidden/>
              </w:rPr>
              <w:t>53</w:t>
            </w:r>
            <w:r>
              <w:rPr>
                <w:noProof/>
                <w:webHidden/>
              </w:rPr>
              <w:fldChar w:fldCharType="end"/>
            </w:r>
          </w:hyperlink>
        </w:p>
        <w:p w14:paraId="54DD3D52" w14:textId="27C5D4E5"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35" w:history="1">
            <w:r w:rsidRPr="008F3BE9">
              <w:rPr>
                <w:rStyle w:val="Hyperlink"/>
                <w:rFonts w:eastAsia="SimSun" w:cstheme="majorHAnsi"/>
                <w:b/>
                <w:bCs/>
                <w:noProof/>
                <w:lang w:val="en-GB" w:eastAsia="zh-CN"/>
              </w:rPr>
              <w:t>12.1.1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CBS Carrier</w:t>
            </w:r>
            <w:r>
              <w:rPr>
                <w:noProof/>
                <w:webHidden/>
              </w:rPr>
              <w:tab/>
            </w:r>
            <w:r>
              <w:rPr>
                <w:noProof/>
                <w:webHidden/>
              </w:rPr>
              <w:fldChar w:fldCharType="begin"/>
            </w:r>
            <w:r>
              <w:rPr>
                <w:noProof/>
                <w:webHidden/>
              </w:rPr>
              <w:instrText xml:space="preserve"> PAGEREF _Toc145535635 \h </w:instrText>
            </w:r>
            <w:r>
              <w:rPr>
                <w:noProof/>
                <w:webHidden/>
              </w:rPr>
            </w:r>
            <w:r>
              <w:rPr>
                <w:noProof/>
                <w:webHidden/>
              </w:rPr>
              <w:fldChar w:fldCharType="separate"/>
            </w:r>
            <w:r>
              <w:rPr>
                <w:noProof/>
                <w:webHidden/>
              </w:rPr>
              <w:t>53</w:t>
            </w:r>
            <w:r>
              <w:rPr>
                <w:noProof/>
                <w:webHidden/>
              </w:rPr>
              <w:fldChar w:fldCharType="end"/>
            </w:r>
          </w:hyperlink>
        </w:p>
        <w:p w14:paraId="46864E20" w14:textId="6FB0C40D"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36" w:history="1">
            <w:r w:rsidRPr="008F3BE9">
              <w:rPr>
                <w:rStyle w:val="Hyperlink"/>
                <w:rFonts w:eastAsia="SimSun" w:cstheme="majorHAnsi"/>
                <w:b/>
                <w:bCs/>
                <w:noProof/>
                <w:lang w:val="en-GB" w:eastAsia="zh-CN"/>
              </w:rPr>
              <w:t>12.1.2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Servo Roller</w:t>
            </w:r>
            <w:r>
              <w:rPr>
                <w:noProof/>
                <w:webHidden/>
              </w:rPr>
              <w:tab/>
            </w:r>
            <w:r>
              <w:rPr>
                <w:noProof/>
                <w:webHidden/>
              </w:rPr>
              <w:fldChar w:fldCharType="begin"/>
            </w:r>
            <w:r>
              <w:rPr>
                <w:noProof/>
                <w:webHidden/>
              </w:rPr>
              <w:instrText xml:space="preserve"> PAGEREF _Toc145535636 \h </w:instrText>
            </w:r>
            <w:r>
              <w:rPr>
                <w:noProof/>
                <w:webHidden/>
              </w:rPr>
            </w:r>
            <w:r>
              <w:rPr>
                <w:noProof/>
                <w:webHidden/>
              </w:rPr>
              <w:fldChar w:fldCharType="separate"/>
            </w:r>
            <w:r>
              <w:rPr>
                <w:noProof/>
                <w:webHidden/>
              </w:rPr>
              <w:t>54</w:t>
            </w:r>
            <w:r>
              <w:rPr>
                <w:noProof/>
                <w:webHidden/>
              </w:rPr>
              <w:fldChar w:fldCharType="end"/>
            </w:r>
          </w:hyperlink>
        </w:p>
        <w:p w14:paraId="29700B93" w14:textId="24201B27"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37" w:history="1">
            <w:r w:rsidRPr="008F3BE9">
              <w:rPr>
                <w:rStyle w:val="Hyperlink"/>
                <w:rFonts w:eastAsia="SimSun" w:cstheme="majorHAnsi"/>
                <w:b/>
                <w:bCs/>
                <w:noProof/>
                <w:lang w:val="en-GB" w:eastAsia="zh-CN"/>
              </w:rPr>
              <w:t>12.1.3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Chassis</w:t>
            </w:r>
            <w:r>
              <w:rPr>
                <w:noProof/>
                <w:webHidden/>
              </w:rPr>
              <w:tab/>
            </w:r>
            <w:r>
              <w:rPr>
                <w:noProof/>
                <w:webHidden/>
              </w:rPr>
              <w:fldChar w:fldCharType="begin"/>
            </w:r>
            <w:r>
              <w:rPr>
                <w:noProof/>
                <w:webHidden/>
              </w:rPr>
              <w:instrText xml:space="preserve"> PAGEREF _Toc145535637 \h </w:instrText>
            </w:r>
            <w:r>
              <w:rPr>
                <w:noProof/>
                <w:webHidden/>
              </w:rPr>
            </w:r>
            <w:r>
              <w:rPr>
                <w:noProof/>
                <w:webHidden/>
              </w:rPr>
              <w:fldChar w:fldCharType="separate"/>
            </w:r>
            <w:r>
              <w:rPr>
                <w:noProof/>
                <w:webHidden/>
              </w:rPr>
              <w:t>54</w:t>
            </w:r>
            <w:r>
              <w:rPr>
                <w:noProof/>
                <w:webHidden/>
              </w:rPr>
              <w:fldChar w:fldCharType="end"/>
            </w:r>
          </w:hyperlink>
        </w:p>
        <w:p w14:paraId="4A78DA19" w14:textId="00F2A68E"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38" w:history="1">
            <w:r w:rsidRPr="008F3BE9">
              <w:rPr>
                <w:rStyle w:val="Hyperlink"/>
                <w:rFonts w:eastAsia="SimSun" w:cstheme="majorHAnsi"/>
                <w:b/>
                <w:bCs/>
                <w:noProof/>
                <w:lang w:val="en-GB" w:eastAsia="zh-CN"/>
              </w:rPr>
              <w:t>12.1.4</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Carrier Wheels</w:t>
            </w:r>
            <w:r>
              <w:rPr>
                <w:noProof/>
                <w:webHidden/>
              </w:rPr>
              <w:tab/>
            </w:r>
            <w:r>
              <w:rPr>
                <w:noProof/>
                <w:webHidden/>
              </w:rPr>
              <w:fldChar w:fldCharType="begin"/>
            </w:r>
            <w:r>
              <w:rPr>
                <w:noProof/>
                <w:webHidden/>
              </w:rPr>
              <w:instrText xml:space="preserve"> PAGEREF _Toc145535638 \h </w:instrText>
            </w:r>
            <w:r>
              <w:rPr>
                <w:noProof/>
                <w:webHidden/>
              </w:rPr>
            </w:r>
            <w:r>
              <w:rPr>
                <w:noProof/>
                <w:webHidden/>
              </w:rPr>
              <w:fldChar w:fldCharType="separate"/>
            </w:r>
            <w:r>
              <w:rPr>
                <w:noProof/>
                <w:webHidden/>
              </w:rPr>
              <w:t>54</w:t>
            </w:r>
            <w:r>
              <w:rPr>
                <w:noProof/>
                <w:webHidden/>
              </w:rPr>
              <w:fldChar w:fldCharType="end"/>
            </w:r>
          </w:hyperlink>
        </w:p>
        <w:p w14:paraId="1953C6CD" w14:textId="5883EA13"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39" w:history="1">
            <w:r w:rsidRPr="008F3BE9">
              <w:rPr>
                <w:rStyle w:val="Hyperlink"/>
                <w:rFonts w:eastAsia="SimSun" w:cstheme="majorHAnsi"/>
                <w:b/>
                <w:bCs/>
                <w:noProof/>
                <w:lang w:val="en-GB" w:eastAsia="zh-CN"/>
              </w:rPr>
              <w:t>12.1.5</w:t>
            </w:r>
            <w:r>
              <w:rPr>
                <w:rFonts w:eastAsiaTheme="minorEastAsia"/>
                <w:noProof/>
                <w:kern w:val="2"/>
                <w:lang w:val="en-US"/>
                <w14:ligatures w14:val="standardContextual"/>
              </w:rPr>
              <w:tab/>
            </w:r>
            <w:r w:rsidRPr="008F3BE9">
              <w:rPr>
                <w:rStyle w:val="Hyperlink"/>
                <w:rFonts w:ascii="Calibri" w:eastAsia="SimSun" w:hAnsi="Calibri" w:cs="Calibri"/>
                <w:b/>
                <w:bCs/>
                <w:noProof/>
                <w:lang w:val="en-GB" w:eastAsia="zh-CN"/>
              </w:rPr>
              <w:t>Motor Drives</w:t>
            </w:r>
            <w:r>
              <w:rPr>
                <w:noProof/>
                <w:webHidden/>
              </w:rPr>
              <w:tab/>
            </w:r>
            <w:r>
              <w:rPr>
                <w:noProof/>
                <w:webHidden/>
              </w:rPr>
              <w:fldChar w:fldCharType="begin"/>
            </w:r>
            <w:r>
              <w:rPr>
                <w:noProof/>
                <w:webHidden/>
              </w:rPr>
              <w:instrText xml:space="preserve"> PAGEREF _Toc145535639 \h </w:instrText>
            </w:r>
            <w:r>
              <w:rPr>
                <w:noProof/>
                <w:webHidden/>
              </w:rPr>
            </w:r>
            <w:r>
              <w:rPr>
                <w:noProof/>
                <w:webHidden/>
              </w:rPr>
              <w:fldChar w:fldCharType="separate"/>
            </w:r>
            <w:r>
              <w:rPr>
                <w:noProof/>
                <w:webHidden/>
              </w:rPr>
              <w:t>55</w:t>
            </w:r>
            <w:r>
              <w:rPr>
                <w:noProof/>
                <w:webHidden/>
              </w:rPr>
              <w:fldChar w:fldCharType="end"/>
            </w:r>
          </w:hyperlink>
        </w:p>
        <w:p w14:paraId="3DFE7885" w14:textId="79227070"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40" w:history="1">
            <w:r w:rsidRPr="008F3BE9">
              <w:rPr>
                <w:rStyle w:val="Hyperlink"/>
                <w:rFonts w:ascii="Calibri" w:eastAsia="SimSun" w:hAnsi="Calibri" w:cs="Calibri"/>
                <w:noProof/>
                <w:lang w:val="en-GB" w:eastAsia="zh-CN"/>
              </w:rPr>
              <w:t>12.1.5.1</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Friction Wheel Drive</w:t>
            </w:r>
            <w:r>
              <w:rPr>
                <w:noProof/>
                <w:webHidden/>
              </w:rPr>
              <w:tab/>
            </w:r>
            <w:r>
              <w:rPr>
                <w:noProof/>
                <w:webHidden/>
              </w:rPr>
              <w:fldChar w:fldCharType="begin"/>
            </w:r>
            <w:r>
              <w:rPr>
                <w:noProof/>
                <w:webHidden/>
              </w:rPr>
              <w:instrText xml:space="preserve"> PAGEREF _Toc145535640 \h </w:instrText>
            </w:r>
            <w:r>
              <w:rPr>
                <w:noProof/>
                <w:webHidden/>
              </w:rPr>
            </w:r>
            <w:r>
              <w:rPr>
                <w:noProof/>
                <w:webHidden/>
              </w:rPr>
              <w:fldChar w:fldCharType="separate"/>
            </w:r>
            <w:r>
              <w:rPr>
                <w:noProof/>
                <w:webHidden/>
              </w:rPr>
              <w:t>55</w:t>
            </w:r>
            <w:r>
              <w:rPr>
                <w:noProof/>
                <w:webHidden/>
              </w:rPr>
              <w:fldChar w:fldCharType="end"/>
            </w:r>
          </w:hyperlink>
        </w:p>
        <w:p w14:paraId="66625C2F" w14:textId="345DDCAA" w:rsidR="00076B2B" w:rsidRDefault="00076B2B">
          <w:pPr>
            <w:pStyle w:val="TOC2"/>
            <w:tabs>
              <w:tab w:val="left" w:pos="1320"/>
              <w:tab w:val="right" w:leader="dot" w:pos="9016"/>
            </w:tabs>
            <w:rPr>
              <w:rFonts w:eastAsiaTheme="minorEastAsia"/>
              <w:noProof/>
              <w:kern w:val="2"/>
              <w:lang w:val="en-US"/>
              <w14:ligatures w14:val="standardContextual"/>
            </w:rPr>
          </w:pPr>
          <w:hyperlink w:anchor="_Toc145535641" w:history="1">
            <w:r w:rsidRPr="008F3BE9">
              <w:rPr>
                <w:rStyle w:val="Hyperlink"/>
                <w:rFonts w:ascii="Calibri" w:eastAsia="SimSun" w:hAnsi="Calibri" w:cs="Calibri"/>
                <w:noProof/>
                <w:lang w:val="en-GB" w:eastAsia="zh-CN"/>
              </w:rPr>
              <w:t>12.1.5.2</w:t>
            </w:r>
            <w:r>
              <w:rPr>
                <w:rFonts w:eastAsiaTheme="minorEastAsia"/>
                <w:noProof/>
                <w:kern w:val="2"/>
                <w:lang w:val="en-US"/>
                <w14:ligatures w14:val="standardContextual"/>
              </w:rPr>
              <w:tab/>
            </w:r>
            <w:r w:rsidRPr="008F3BE9">
              <w:rPr>
                <w:rStyle w:val="Hyperlink"/>
                <w:rFonts w:ascii="Calibri" w:eastAsia="SimSun" w:hAnsi="Calibri" w:cs="Calibri"/>
                <w:noProof/>
                <w:lang w:val="en-GB" w:eastAsia="zh-CN"/>
              </w:rPr>
              <w:t>Non-contact based linear motor drive</w:t>
            </w:r>
            <w:r>
              <w:rPr>
                <w:noProof/>
                <w:webHidden/>
              </w:rPr>
              <w:tab/>
            </w:r>
            <w:r>
              <w:rPr>
                <w:noProof/>
                <w:webHidden/>
              </w:rPr>
              <w:fldChar w:fldCharType="begin"/>
            </w:r>
            <w:r>
              <w:rPr>
                <w:noProof/>
                <w:webHidden/>
              </w:rPr>
              <w:instrText xml:space="preserve"> PAGEREF _Toc145535641 \h </w:instrText>
            </w:r>
            <w:r>
              <w:rPr>
                <w:noProof/>
                <w:webHidden/>
              </w:rPr>
            </w:r>
            <w:r>
              <w:rPr>
                <w:noProof/>
                <w:webHidden/>
              </w:rPr>
              <w:fldChar w:fldCharType="separate"/>
            </w:r>
            <w:r>
              <w:rPr>
                <w:noProof/>
                <w:webHidden/>
              </w:rPr>
              <w:t>55</w:t>
            </w:r>
            <w:r>
              <w:rPr>
                <w:noProof/>
                <w:webHidden/>
              </w:rPr>
              <w:fldChar w:fldCharType="end"/>
            </w:r>
          </w:hyperlink>
        </w:p>
        <w:p w14:paraId="6677570E" w14:textId="6D49507D"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2" w:history="1">
            <w:r w:rsidRPr="008F3BE9">
              <w:rPr>
                <w:rStyle w:val="Hyperlink"/>
                <w:rFonts w:eastAsia="SimSun" w:cstheme="majorHAnsi"/>
                <w:b/>
                <w:bCs/>
                <w:noProof/>
                <w:lang w:val="en-GB" w:eastAsia="zh-CN"/>
              </w:rPr>
              <w:t>12.1.6</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Power Transmission</w:t>
            </w:r>
            <w:r>
              <w:rPr>
                <w:noProof/>
                <w:webHidden/>
              </w:rPr>
              <w:tab/>
            </w:r>
            <w:r>
              <w:rPr>
                <w:noProof/>
                <w:webHidden/>
              </w:rPr>
              <w:fldChar w:fldCharType="begin"/>
            </w:r>
            <w:r>
              <w:rPr>
                <w:noProof/>
                <w:webHidden/>
              </w:rPr>
              <w:instrText xml:space="preserve"> PAGEREF _Toc145535642 \h </w:instrText>
            </w:r>
            <w:r>
              <w:rPr>
                <w:noProof/>
                <w:webHidden/>
              </w:rPr>
            </w:r>
            <w:r>
              <w:rPr>
                <w:noProof/>
                <w:webHidden/>
              </w:rPr>
              <w:fldChar w:fldCharType="separate"/>
            </w:r>
            <w:r>
              <w:rPr>
                <w:noProof/>
                <w:webHidden/>
              </w:rPr>
              <w:t>55</w:t>
            </w:r>
            <w:r>
              <w:rPr>
                <w:noProof/>
                <w:webHidden/>
              </w:rPr>
              <w:fldChar w:fldCharType="end"/>
            </w:r>
          </w:hyperlink>
        </w:p>
        <w:p w14:paraId="0B53A814" w14:textId="0918EC99"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3" w:history="1">
            <w:r w:rsidRPr="008F3BE9">
              <w:rPr>
                <w:rStyle w:val="Hyperlink"/>
                <w:rFonts w:eastAsia="SimSun" w:cstheme="majorHAnsi"/>
                <w:b/>
                <w:bCs/>
                <w:noProof/>
                <w:lang w:val="en-GB" w:eastAsia="zh-CN"/>
              </w:rPr>
              <w:t>12.1.7</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Data Transmission</w:t>
            </w:r>
            <w:r>
              <w:rPr>
                <w:noProof/>
                <w:webHidden/>
              </w:rPr>
              <w:tab/>
            </w:r>
            <w:r>
              <w:rPr>
                <w:noProof/>
                <w:webHidden/>
              </w:rPr>
              <w:fldChar w:fldCharType="begin"/>
            </w:r>
            <w:r>
              <w:rPr>
                <w:noProof/>
                <w:webHidden/>
              </w:rPr>
              <w:instrText xml:space="preserve"> PAGEREF _Toc145535643 \h </w:instrText>
            </w:r>
            <w:r>
              <w:rPr>
                <w:noProof/>
                <w:webHidden/>
              </w:rPr>
            </w:r>
            <w:r>
              <w:rPr>
                <w:noProof/>
                <w:webHidden/>
              </w:rPr>
              <w:fldChar w:fldCharType="separate"/>
            </w:r>
            <w:r>
              <w:rPr>
                <w:noProof/>
                <w:webHidden/>
              </w:rPr>
              <w:t>56</w:t>
            </w:r>
            <w:r>
              <w:rPr>
                <w:noProof/>
                <w:webHidden/>
              </w:rPr>
              <w:fldChar w:fldCharType="end"/>
            </w:r>
          </w:hyperlink>
        </w:p>
        <w:p w14:paraId="2363C1A3" w14:textId="46D155DF"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4" w:history="1">
            <w:r w:rsidRPr="008F3BE9">
              <w:rPr>
                <w:rStyle w:val="Hyperlink"/>
                <w:rFonts w:eastAsia="SimSun" w:cstheme="majorHAnsi"/>
                <w:b/>
                <w:bCs/>
                <w:noProof/>
                <w:lang w:val="en-GB" w:eastAsia="zh-CN"/>
              </w:rPr>
              <w:t>12.1.8</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Carriers positioning System.</w:t>
            </w:r>
            <w:r>
              <w:rPr>
                <w:noProof/>
                <w:webHidden/>
              </w:rPr>
              <w:tab/>
            </w:r>
            <w:r>
              <w:rPr>
                <w:noProof/>
                <w:webHidden/>
              </w:rPr>
              <w:fldChar w:fldCharType="begin"/>
            </w:r>
            <w:r>
              <w:rPr>
                <w:noProof/>
                <w:webHidden/>
              </w:rPr>
              <w:instrText xml:space="preserve"> PAGEREF _Toc145535644 \h </w:instrText>
            </w:r>
            <w:r>
              <w:rPr>
                <w:noProof/>
                <w:webHidden/>
              </w:rPr>
            </w:r>
            <w:r>
              <w:rPr>
                <w:noProof/>
                <w:webHidden/>
              </w:rPr>
              <w:fldChar w:fldCharType="separate"/>
            </w:r>
            <w:r>
              <w:rPr>
                <w:noProof/>
                <w:webHidden/>
              </w:rPr>
              <w:t>56</w:t>
            </w:r>
            <w:r>
              <w:rPr>
                <w:noProof/>
                <w:webHidden/>
              </w:rPr>
              <w:fldChar w:fldCharType="end"/>
            </w:r>
          </w:hyperlink>
        </w:p>
        <w:p w14:paraId="450850CC" w14:textId="36C45417"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5" w:history="1">
            <w:r w:rsidRPr="008F3BE9">
              <w:rPr>
                <w:rStyle w:val="Hyperlink"/>
                <w:rFonts w:eastAsia="SimSun" w:cstheme="majorHAnsi"/>
                <w:b/>
                <w:bCs/>
                <w:noProof/>
                <w:lang w:val="en-GB" w:eastAsia="zh-CN"/>
              </w:rPr>
              <w:t>12.1.9</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Technical specifications of Sorter</w:t>
            </w:r>
            <w:r>
              <w:rPr>
                <w:noProof/>
                <w:webHidden/>
              </w:rPr>
              <w:tab/>
            </w:r>
            <w:r>
              <w:rPr>
                <w:noProof/>
                <w:webHidden/>
              </w:rPr>
              <w:fldChar w:fldCharType="begin"/>
            </w:r>
            <w:r>
              <w:rPr>
                <w:noProof/>
                <w:webHidden/>
              </w:rPr>
              <w:instrText xml:space="preserve"> PAGEREF _Toc145535645 \h </w:instrText>
            </w:r>
            <w:r>
              <w:rPr>
                <w:noProof/>
                <w:webHidden/>
              </w:rPr>
            </w:r>
            <w:r>
              <w:rPr>
                <w:noProof/>
                <w:webHidden/>
              </w:rPr>
              <w:fldChar w:fldCharType="separate"/>
            </w:r>
            <w:r>
              <w:rPr>
                <w:noProof/>
                <w:webHidden/>
              </w:rPr>
              <w:t>57</w:t>
            </w:r>
            <w:r>
              <w:rPr>
                <w:noProof/>
                <w:webHidden/>
              </w:rPr>
              <w:fldChar w:fldCharType="end"/>
            </w:r>
          </w:hyperlink>
        </w:p>
        <w:p w14:paraId="6B107FFE" w14:textId="26599A53"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46" w:history="1">
            <w:r w:rsidRPr="008F3BE9">
              <w:rPr>
                <w:rStyle w:val="Hyperlink"/>
                <w:rFonts w:eastAsia="SimSun" w:cstheme="majorHAnsi"/>
                <w:b/>
                <w:bCs/>
                <w:noProof/>
                <w:lang w:val="en-GB" w:eastAsia="zh-CN"/>
              </w:rPr>
              <w:t>12.2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Scanning &amp; Sensing on Main Sorter Loop</w:t>
            </w:r>
            <w:r>
              <w:rPr>
                <w:noProof/>
                <w:webHidden/>
              </w:rPr>
              <w:tab/>
            </w:r>
            <w:r>
              <w:rPr>
                <w:noProof/>
                <w:webHidden/>
              </w:rPr>
              <w:fldChar w:fldCharType="begin"/>
            </w:r>
            <w:r>
              <w:rPr>
                <w:noProof/>
                <w:webHidden/>
              </w:rPr>
              <w:instrText xml:space="preserve"> PAGEREF _Toc145535646 \h </w:instrText>
            </w:r>
            <w:r>
              <w:rPr>
                <w:noProof/>
                <w:webHidden/>
              </w:rPr>
            </w:r>
            <w:r>
              <w:rPr>
                <w:noProof/>
                <w:webHidden/>
              </w:rPr>
              <w:fldChar w:fldCharType="separate"/>
            </w:r>
            <w:r>
              <w:rPr>
                <w:noProof/>
                <w:webHidden/>
              </w:rPr>
              <w:t>58</w:t>
            </w:r>
            <w:r>
              <w:rPr>
                <w:noProof/>
                <w:webHidden/>
              </w:rPr>
              <w:fldChar w:fldCharType="end"/>
            </w:r>
          </w:hyperlink>
        </w:p>
        <w:p w14:paraId="730B23F6" w14:textId="5A3A0F14"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7" w:history="1">
            <w:r w:rsidRPr="008F3BE9">
              <w:rPr>
                <w:rStyle w:val="Hyperlink"/>
                <w:rFonts w:eastAsia="SimSun" w:cstheme="majorHAnsi"/>
                <w:b/>
                <w:bCs/>
                <w:noProof/>
                <w:lang w:val="en-GB" w:eastAsia="zh-CN"/>
              </w:rPr>
              <w:t>12.2.1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Automatic Barcode Scanning &amp; Dimensioning System</w:t>
            </w:r>
            <w:r>
              <w:rPr>
                <w:noProof/>
                <w:webHidden/>
              </w:rPr>
              <w:tab/>
            </w:r>
            <w:r>
              <w:rPr>
                <w:noProof/>
                <w:webHidden/>
              </w:rPr>
              <w:fldChar w:fldCharType="begin"/>
            </w:r>
            <w:r>
              <w:rPr>
                <w:noProof/>
                <w:webHidden/>
              </w:rPr>
              <w:instrText xml:space="preserve"> PAGEREF _Toc145535647 \h </w:instrText>
            </w:r>
            <w:r>
              <w:rPr>
                <w:noProof/>
                <w:webHidden/>
              </w:rPr>
            </w:r>
            <w:r>
              <w:rPr>
                <w:noProof/>
                <w:webHidden/>
              </w:rPr>
              <w:fldChar w:fldCharType="separate"/>
            </w:r>
            <w:r>
              <w:rPr>
                <w:noProof/>
                <w:webHidden/>
              </w:rPr>
              <w:t>58</w:t>
            </w:r>
            <w:r>
              <w:rPr>
                <w:noProof/>
                <w:webHidden/>
              </w:rPr>
              <w:fldChar w:fldCharType="end"/>
            </w:r>
          </w:hyperlink>
        </w:p>
        <w:p w14:paraId="0D6F9BC4" w14:textId="3A4B18F2"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8" w:history="1">
            <w:r w:rsidRPr="008F3BE9">
              <w:rPr>
                <w:rStyle w:val="Hyperlink"/>
                <w:rFonts w:eastAsia="SimSun" w:cstheme="majorHAnsi"/>
                <w:b/>
                <w:bCs/>
                <w:noProof/>
                <w:lang w:val="en-GB" w:eastAsia="zh-CN"/>
              </w:rPr>
              <w:t>12.2.2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Shipment Positioning System.</w:t>
            </w:r>
            <w:r>
              <w:rPr>
                <w:noProof/>
                <w:webHidden/>
              </w:rPr>
              <w:tab/>
            </w:r>
            <w:r>
              <w:rPr>
                <w:noProof/>
                <w:webHidden/>
              </w:rPr>
              <w:fldChar w:fldCharType="begin"/>
            </w:r>
            <w:r>
              <w:rPr>
                <w:noProof/>
                <w:webHidden/>
              </w:rPr>
              <w:instrText xml:space="preserve"> PAGEREF _Toc145535648 \h </w:instrText>
            </w:r>
            <w:r>
              <w:rPr>
                <w:noProof/>
                <w:webHidden/>
              </w:rPr>
            </w:r>
            <w:r>
              <w:rPr>
                <w:noProof/>
                <w:webHidden/>
              </w:rPr>
              <w:fldChar w:fldCharType="separate"/>
            </w:r>
            <w:r>
              <w:rPr>
                <w:noProof/>
                <w:webHidden/>
              </w:rPr>
              <w:t>58</w:t>
            </w:r>
            <w:r>
              <w:rPr>
                <w:noProof/>
                <w:webHidden/>
              </w:rPr>
              <w:fldChar w:fldCharType="end"/>
            </w:r>
          </w:hyperlink>
        </w:p>
        <w:p w14:paraId="0DB76A60" w14:textId="0CF51FCD"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49" w:history="1">
            <w:r w:rsidRPr="008F3BE9">
              <w:rPr>
                <w:rStyle w:val="Hyperlink"/>
                <w:rFonts w:eastAsia="SimSun" w:cstheme="majorHAnsi"/>
                <w:b/>
                <w:bCs/>
                <w:noProof/>
                <w:lang w:val="en-GB" w:eastAsia="zh-CN"/>
              </w:rPr>
              <w:t>12.2.3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Empty Carrier Detection System</w:t>
            </w:r>
            <w:r>
              <w:rPr>
                <w:noProof/>
                <w:webHidden/>
              </w:rPr>
              <w:tab/>
            </w:r>
            <w:r>
              <w:rPr>
                <w:noProof/>
                <w:webHidden/>
              </w:rPr>
              <w:fldChar w:fldCharType="begin"/>
            </w:r>
            <w:r>
              <w:rPr>
                <w:noProof/>
                <w:webHidden/>
              </w:rPr>
              <w:instrText xml:space="preserve"> PAGEREF _Toc145535649 \h </w:instrText>
            </w:r>
            <w:r>
              <w:rPr>
                <w:noProof/>
                <w:webHidden/>
              </w:rPr>
            </w:r>
            <w:r>
              <w:rPr>
                <w:noProof/>
                <w:webHidden/>
              </w:rPr>
              <w:fldChar w:fldCharType="separate"/>
            </w:r>
            <w:r>
              <w:rPr>
                <w:noProof/>
                <w:webHidden/>
              </w:rPr>
              <w:t>58</w:t>
            </w:r>
            <w:r>
              <w:rPr>
                <w:noProof/>
                <w:webHidden/>
              </w:rPr>
              <w:fldChar w:fldCharType="end"/>
            </w:r>
          </w:hyperlink>
        </w:p>
        <w:p w14:paraId="507892E1" w14:textId="0FDAC188"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50" w:history="1">
            <w:r w:rsidRPr="008F3BE9">
              <w:rPr>
                <w:rStyle w:val="Hyperlink"/>
                <w:rFonts w:eastAsia="SimSun" w:cstheme="majorHAnsi"/>
                <w:b/>
                <w:bCs/>
                <w:noProof/>
                <w:lang w:val="en-GB" w:eastAsia="zh-CN"/>
              </w:rPr>
              <w:t>12.3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Steel Works – Mezzanine, Maintenance Platforms &amp; Staircases-</w:t>
            </w:r>
            <w:r>
              <w:rPr>
                <w:noProof/>
                <w:webHidden/>
              </w:rPr>
              <w:tab/>
            </w:r>
            <w:r>
              <w:rPr>
                <w:noProof/>
                <w:webHidden/>
              </w:rPr>
              <w:fldChar w:fldCharType="begin"/>
            </w:r>
            <w:r>
              <w:rPr>
                <w:noProof/>
                <w:webHidden/>
              </w:rPr>
              <w:instrText xml:space="preserve"> PAGEREF _Toc145535650 \h </w:instrText>
            </w:r>
            <w:r>
              <w:rPr>
                <w:noProof/>
                <w:webHidden/>
              </w:rPr>
            </w:r>
            <w:r>
              <w:rPr>
                <w:noProof/>
                <w:webHidden/>
              </w:rPr>
              <w:fldChar w:fldCharType="separate"/>
            </w:r>
            <w:r>
              <w:rPr>
                <w:noProof/>
                <w:webHidden/>
              </w:rPr>
              <w:t>59</w:t>
            </w:r>
            <w:r>
              <w:rPr>
                <w:noProof/>
                <w:webHidden/>
              </w:rPr>
              <w:fldChar w:fldCharType="end"/>
            </w:r>
          </w:hyperlink>
        </w:p>
        <w:p w14:paraId="3CA7AFCF" w14:textId="4CE5A892"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51" w:history="1">
            <w:r w:rsidRPr="008F3BE9">
              <w:rPr>
                <w:rStyle w:val="Hyperlink"/>
                <w:rFonts w:eastAsia="SimSun" w:cstheme="majorHAnsi"/>
                <w:b/>
                <w:bCs/>
                <w:noProof/>
                <w:lang w:val="en-GB" w:eastAsia="zh-CN"/>
              </w:rPr>
              <w:t>12.3.1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Mezzanine</w:t>
            </w:r>
            <w:r>
              <w:rPr>
                <w:noProof/>
                <w:webHidden/>
              </w:rPr>
              <w:tab/>
            </w:r>
            <w:r>
              <w:rPr>
                <w:noProof/>
                <w:webHidden/>
              </w:rPr>
              <w:fldChar w:fldCharType="begin"/>
            </w:r>
            <w:r>
              <w:rPr>
                <w:noProof/>
                <w:webHidden/>
              </w:rPr>
              <w:instrText xml:space="preserve"> PAGEREF _Toc145535651 \h </w:instrText>
            </w:r>
            <w:r>
              <w:rPr>
                <w:noProof/>
                <w:webHidden/>
              </w:rPr>
            </w:r>
            <w:r>
              <w:rPr>
                <w:noProof/>
                <w:webHidden/>
              </w:rPr>
              <w:fldChar w:fldCharType="separate"/>
            </w:r>
            <w:r>
              <w:rPr>
                <w:noProof/>
                <w:webHidden/>
              </w:rPr>
              <w:t>59</w:t>
            </w:r>
            <w:r>
              <w:rPr>
                <w:noProof/>
                <w:webHidden/>
              </w:rPr>
              <w:fldChar w:fldCharType="end"/>
            </w:r>
          </w:hyperlink>
        </w:p>
        <w:p w14:paraId="08106B86" w14:textId="081003C0" w:rsidR="00076B2B" w:rsidRDefault="00076B2B">
          <w:pPr>
            <w:pStyle w:val="TOC2"/>
            <w:tabs>
              <w:tab w:val="left" w:pos="1100"/>
              <w:tab w:val="right" w:leader="dot" w:pos="9016"/>
            </w:tabs>
            <w:rPr>
              <w:rFonts w:eastAsiaTheme="minorEastAsia"/>
              <w:noProof/>
              <w:kern w:val="2"/>
              <w:lang w:val="en-US"/>
              <w14:ligatures w14:val="standardContextual"/>
            </w:rPr>
          </w:pPr>
          <w:hyperlink w:anchor="_Toc145535652" w:history="1">
            <w:r w:rsidRPr="008F3BE9">
              <w:rPr>
                <w:rStyle w:val="Hyperlink"/>
                <w:rFonts w:eastAsia="SimSun" w:cstheme="majorHAnsi"/>
                <w:b/>
                <w:bCs/>
                <w:noProof/>
                <w:lang w:val="en-GB" w:eastAsia="zh-CN"/>
              </w:rPr>
              <w:t>12.3.2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Maintenance Platform &amp; Staircase</w:t>
            </w:r>
            <w:r>
              <w:rPr>
                <w:noProof/>
                <w:webHidden/>
              </w:rPr>
              <w:tab/>
            </w:r>
            <w:r>
              <w:rPr>
                <w:noProof/>
                <w:webHidden/>
              </w:rPr>
              <w:fldChar w:fldCharType="begin"/>
            </w:r>
            <w:r>
              <w:rPr>
                <w:noProof/>
                <w:webHidden/>
              </w:rPr>
              <w:instrText xml:space="preserve"> PAGEREF _Toc145535652 \h </w:instrText>
            </w:r>
            <w:r>
              <w:rPr>
                <w:noProof/>
                <w:webHidden/>
              </w:rPr>
            </w:r>
            <w:r>
              <w:rPr>
                <w:noProof/>
                <w:webHidden/>
              </w:rPr>
              <w:fldChar w:fldCharType="separate"/>
            </w:r>
            <w:r>
              <w:rPr>
                <w:noProof/>
                <w:webHidden/>
              </w:rPr>
              <w:t>59</w:t>
            </w:r>
            <w:r>
              <w:rPr>
                <w:noProof/>
                <w:webHidden/>
              </w:rPr>
              <w:fldChar w:fldCharType="end"/>
            </w:r>
          </w:hyperlink>
        </w:p>
        <w:p w14:paraId="78F9A68E" w14:textId="5079A362" w:rsidR="00076B2B" w:rsidRDefault="00076B2B">
          <w:pPr>
            <w:pStyle w:val="TOC1"/>
            <w:tabs>
              <w:tab w:val="left" w:pos="660"/>
              <w:tab w:val="right" w:leader="dot" w:pos="9016"/>
            </w:tabs>
            <w:rPr>
              <w:rFonts w:cstheme="minorBidi"/>
              <w:noProof/>
              <w:kern w:val="2"/>
              <w14:ligatures w14:val="standardContextual"/>
            </w:rPr>
          </w:pPr>
          <w:hyperlink w:anchor="_Toc145535653" w:history="1">
            <w:r w:rsidRPr="008F3BE9">
              <w:rPr>
                <w:rStyle w:val="Hyperlink"/>
                <w:rFonts w:ascii="Calibri" w:eastAsia="SimSun" w:hAnsi="Calibri" w:cs="Calibri"/>
                <w:b/>
                <w:bCs/>
                <w:noProof/>
                <w:lang w:val="en-GB" w:eastAsia="zh-CN"/>
              </w:rPr>
              <w:t>13.</w:t>
            </w:r>
            <w:r>
              <w:rPr>
                <w:rFonts w:cstheme="minorBidi"/>
                <w:noProof/>
                <w:kern w:val="2"/>
                <w14:ligatures w14:val="standardContextual"/>
              </w:rPr>
              <w:tab/>
            </w:r>
            <w:r w:rsidRPr="008F3BE9">
              <w:rPr>
                <w:rStyle w:val="Hyperlink"/>
                <w:rFonts w:ascii="Calibri" w:eastAsia="SimSun" w:hAnsi="Calibri" w:cs="Calibri"/>
                <w:b/>
                <w:bCs/>
                <w:noProof/>
                <w:lang w:val="en-GB" w:eastAsia="zh-CN"/>
              </w:rPr>
              <w:t>Allocated Areas</w:t>
            </w:r>
            <w:r>
              <w:rPr>
                <w:noProof/>
                <w:webHidden/>
              </w:rPr>
              <w:tab/>
            </w:r>
            <w:r>
              <w:rPr>
                <w:noProof/>
                <w:webHidden/>
              </w:rPr>
              <w:fldChar w:fldCharType="begin"/>
            </w:r>
            <w:r>
              <w:rPr>
                <w:noProof/>
                <w:webHidden/>
              </w:rPr>
              <w:instrText xml:space="preserve"> PAGEREF _Toc145535653 \h </w:instrText>
            </w:r>
            <w:r>
              <w:rPr>
                <w:noProof/>
                <w:webHidden/>
              </w:rPr>
            </w:r>
            <w:r>
              <w:rPr>
                <w:noProof/>
                <w:webHidden/>
              </w:rPr>
              <w:fldChar w:fldCharType="separate"/>
            </w:r>
            <w:r>
              <w:rPr>
                <w:noProof/>
                <w:webHidden/>
              </w:rPr>
              <w:t>61</w:t>
            </w:r>
            <w:r>
              <w:rPr>
                <w:noProof/>
                <w:webHidden/>
              </w:rPr>
              <w:fldChar w:fldCharType="end"/>
            </w:r>
          </w:hyperlink>
        </w:p>
        <w:p w14:paraId="1C777C3D" w14:textId="74941865" w:rsidR="00076B2B" w:rsidRDefault="00076B2B">
          <w:pPr>
            <w:pStyle w:val="TOC1"/>
            <w:tabs>
              <w:tab w:val="left" w:pos="660"/>
              <w:tab w:val="right" w:leader="dot" w:pos="9016"/>
            </w:tabs>
            <w:rPr>
              <w:rFonts w:cstheme="minorBidi"/>
              <w:noProof/>
              <w:kern w:val="2"/>
              <w14:ligatures w14:val="standardContextual"/>
            </w:rPr>
          </w:pPr>
          <w:hyperlink w:anchor="_Toc145535654" w:history="1">
            <w:r w:rsidRPr="008F3BE9">
              <w:rPr>
                <w:rStyle w:val="Hyperlink"/>
                <w:rFonts w:ascii="Calibri" w:eastAsia="SimSun" w:hAnsi="Calibri" w:cs="Calibri"/>
                <w:b/>
                <w:bCs/>
                <w:noProof/>
                <w:lang w:val="en-GB" w:eastAsia="zh-CN"/>
              </w:rPr>
              <w:t>14.</w:t>
            </w:r>
            <w:r>
              <w:rPr>
                <w:rFonts w:cstheme="minorBidi"/>
                <w:noProof/>
                <w:kern w:val="2"/>
                <w14:ligatures w14:val="standardContextual"/>
              </w:rPr>
              <w:tab/>
            </w:r>
            <w:r w:rsidRPr="008F3BE9">
              <w:rPr>
                <w:rStyle w:val="Hyperlink"/>
                <w:rFonts w:ascii="Calibri" w:eastAsia="SimSun" w:hAnsi="Calibri" w:cs="Calibri"/>
                <w:b/>
                <w:bCs/>
                <w:noProof/>
                <w:lang w:val="en-GB" w:eastAsia="zh-CN"/>
              </w:rPr>
              <w:t>Proposed System Technical Details (Two Loops)</w:t>
            </w:r>
            <w:r>
              <w:rPr>
                <w:noProof/>
                <w:webHidden/>
              </w:rPr>
              <w:tab/>
            </w:r>
            <w:r>
              <w:rPr>
                <w:noProof/>
                <w:webHidden/>
              </w:rPr>
              <w:fldChar w:fldCharType="begin"/>
            </w:r>
            <w:r>
              <w:rPr>
                <w:noProof/>
                <w:webHidden/>
              </w:rPr>
              <w:instrText xml:space="preserve"> PAGEREF _Toc145535654 \h </w:instrText>
            </w:r>
            <w:r>
              <w:rPr>
                <w:noProof/>
                <w:webHidden/>
              </w:rPr>
            </w:r>
            <w:r>
              <w:rPr>
                <w:noProof/>
                <w:webHidden/>
              </w:rPr>
              <w:fldChar w:fldCharType="separate"/>
            </w:r>
            <w:r>
              <w:rPr>
                <w:noProof/>
                <w:webHidden/>
              </w:rPr>
              <w:t>62</w:t>
            </w:r>
            <w:r>
              <w:rPr>
                <w:noProof/>
                <w:webHidden/>
              </w:rPr>
              <w:fldChar w:fldCharType="end"/>
            </w:r>
          </w:hyperlink>
        </w:p>
        <w:p w14:paraId="2EE6044E" w14:textId="5FE0938C"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55" w:history="1">
            <w:r w:rsidRPr="008F3BE9">
              <w:rPr>
                <w:rStyle w:val="Hyperlink"/>
                <w:rFonts w:eastAsia="SimSun" w:cstheme="majorHAnsi"/>
                <w:b/>
                <w:bCs/>
                <w:noProof/>
                <w:lang w:val="en-GB" w:eastAsia="zh-CN"/>
              </w:rPr>
              <w:t>14.1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Mechanical equipment</w:t>
            </w:r>
            <w:r>
              <w:rPr>
                <w:noProof/>
                <w:webHidden/>
              </w:rPr>
              <w:tab/>
            </w:r>
            <w:r>
              <w:rPr>
                <w:noProof/>
                <w:webHidden/>
              </w:rPr>
              <w:fldChar w:fldCharType="begin"/>
            </w:r>
            <w:r>
              <w:rPr>
                <w:noProof/>
                <w:webHidden/>
              </w:rPr>
              <w:instrText xml:space="preserve"> PAGEREF _Toc145535655 \h </w:instrText>
            </w:r>
            <w:r>
              <w:rPr>
                <w:noProof/>
                <w:webHidden/>
              </w:rPr>
            </w:r>
            <w:r>
              <w:rPr>
                <w:noProof/>
                <w:webHidden/>
              </w:rPr>
              <w:fldChar w:fldCharType="separate"/>
            </w:r>
            <w:r>
              <w:rPr>
                <w:noProof/>
                <w:webHidden/>
              </w:rPr>
              <w:t>62</w:t>
            </w:r>
            <w:r>
              <w:rPr>
                <w:noProof/>
                <w:webHidden/>
              </w:rPr>
              <w:fldChar w:fldCharType="end"/>
            </w:r>
          </w:hyperlink>
        </w:p>
        <w:p w14:paraId="493FFD80" w14:textId="1FED9DE7"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56" w:history="1">
            <w:r w:rsidRPr="008F3BE9">
              <w:rPr>
                <w:rStyle w:val="Hyperlink"/>
                <w:rFonts w:eastAsia="SimSun" w:cstheme="majorHAnsi"/>
                <w:b/>
                <w:bCs/>
                <w:noProof/>
                <w:lang w:val="en-GB" w:eastAsia="zh-CN"/>
              </w:rPr>
              <w:t>14.2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Electrical Equipment</w:t>
            </w:r>
            <w:r>
              <w:rPr>
                <w:noProof/>
                <w:webHidden/>
              </w:rPr>
              <w:tab/>
            </w:r>
            <w:r>
              <w:rPr>
                <w:noProof/>
                <w:webHidden/>
              </w:rPr>
              <w:fldChar w:fldCharType="begin"/>
            </w:r>
            <w:r>
              <w:rPr>
                <w:noProof/>
                <w:webHidden/>
              </w:rPr>
              <w:instrText xml:space="preserve"> PAGEREF _Toc145535656 \h </w:instrText>
            </w:r>
            <w:r>
              <w:rPr>
                <w:noProof/>
                <w:webHidden/>
              </w:rPr>
            </w:r>
            <w:r>
              <w:rPr>
                <w:noProof/>
                <w:webHidden/>
              </w:rPr>
              <w:fldChar w:fldCharType="separate"/>
            </w:r>
            <w:r>
              <w:rPr>
                <w:noProof/>
                <w:webHidden/>
              </w:rPr>
              <w:t>63</w:t>
            </w:r>
            <w:r>
              <w:rPr>
                <w:noProof/>
                <w:webHidden/>
              </w:rPr>
              <w:fldChar w:fldCharType="end"/>
            </w:r>
          </w:hyperlink>
        </w:p>
        <w:p w14:paraId="36ECF72F" w14:textId="7388F6B4"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57" w:history="1">
            <w:r w:rsidRPr="008F3BE9">
              <w:rPr>
                <w:rStyle w:val="Hyperlink"/>
                <w:rFonts w:eastAsia="SimSun" w:cstheme="majorHAnsi"/>
                <w:b/>
                <w:bCs/>
                <w:noProof/>
                <w:lang w:val="en-GB" w:eastAsia="zh-CN"/>
              </w:rPr>
              <w:t>14.3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Control System</w:t>
            </w:r>
            <w:r>
              <w:rPr>
                <w:noProof/>
                <w:webHidden/>
              </w:rPr>
              <w:tab/>
            </w:r>
            <w:r>
              <w:rPr>
                <w:noProof/>
                <w:webHidden/>
              </w:rPr>
              <w:fldChar w:fldCharType="begin"/>
            </w:r>
            <w:r>
              <w:rPr>
                <w:noProof/>
                <w:webHidden/>
              </w:rPr>
              <w:instrText xml:space="preserve"> PAGEREF _Toc145535657 \h </w:instrText>
            </w:r>
            <w:r>
              <w:rPr>
                <w:noProof/>
                <w:webHidden/>
              </w:rPr>
            </w:r>
            <w:r>
              <w:rPr>
                <w:noProof/>
                <w:webHidden/>
              </w:rPr>
              <w:fldChar w:fldCharType="separate"/>
            </w:r>
            <w:r>
              <w:rPr>
                <w:noProof/>
                <w:webHidden/>
              </w:rPr>
              <w:t>63</w:t>
            </w:r>
            <w:r>
              <w:rPr>
                <w:noProof/>
                <w:webHidden/>
              </w:rPr>
              <w:fldChar w:fldCharType="end"/>
            </w:r>
          </w:hyperlink>
        </w:p>
        <w:p w14:paraId="3BD39E31" w14:textId="01B0EA70" w:rsidR="00076B2B" w:rsidRDefault="00076B2B">
          <w:pPr>
            <w:pStyle w:val="TOC1"/>
            <w:tabs>
              <w:tab w:val="left" w:pos="660"/>
              <w:tab w:val="right" w:leader="dot" w:pos="9016"/>
            </w:tabs>
            <w:rPr>
              <w:rFonts w:cstheme="minorBidi"/>
              <w:noProof/>
              <w:kern w:val="2"/>
              <w14:ligatures w14:val="standardContextual"/>
            </w:rPr>
          </w:pPr>
          <w:hyperlink w:anchor="_Toc145535658" w:history="1">
            <w:r w:rsidRPr="008F3BE9">
              <w:rPr>
                <w:rStyle w:val="Hyperlink"/>
                <w:rFonts w:ascii="Calibri" w:eastAsia="SimSun" w:hAnsi="Calibri" w:cs="Calibri"/>
                <w:b/>
                <w:bCs/>
                <w:noProof/>
                <w:lang w:val="en-GB" w:eastAsia="zh-CN"/>
              </w:rPr>
              <w:t>15.</w:t>
            </w:r>
            <w:r>
              <w:rPr>
                <w:rFonts w:cstheme="minorBidi"/>
                <w:noProof/>
                <w:kern w:val="2"/>
                <w14:ligatures w14:val="standardContextual"/>
              </w:rPr>
              <w:tab/>
            </w:r>
            <w:r w:rsidRPr="008F3BE9">
              <w:rPr>
                <w:rStyle w:val="Hyperlink"/>
                <w:rFonts w:ascii="Calibri" w:eastAsia="SimSun" w:hAnsi="Calibri" w:cs="Calibri"/>
                <w:b/>
                <w:bCs/>
                <w:noProof/>
                <w:lang w:val="en-GB" w:eastAsia="zh-CN"/>
              </w:rPr>
              <w:t>Electrical System</w:t>
            </w:r>
            <w:r>
              <w:rPr>
                <w:noProof/>
                <w:webHidden/>
              </w:rPr>
              <w:tab/>
            </w:r>
            <w:r>
              <w:rPr>
                <w:noProof/>
                <w:webHidden/>
              </w:rPr>
              <w:fldChar w:fldCharType="begin"/>
            </w:r>
            <w:r>
              <w:rPr>
                <w:noProof/>
                <w:webHidden/>
              </w:rPr>
              <w:instrText xml:space="preserve"> PAGEREF _Toc145535658 \h </w:instrText>
            </w:r>
            <w:r>
              <w:rPr>
                <w:noProof/>
                <w:webHidden/>
              </w:rPr>
            </w:r>
            <w:r>
              <w:rPr>
                <w:noProof/>
                <w:webHidden/>
              </w:rPr>
              <w:fldChar w:fldCharType="separate"/>
            </w:r>
            <w:r>
              <w:rPr>
                <w:noProof/>
                <w:webHidden/>
              </w:rPr>
              <w:t>64</w:t>
            </w:r>
            <w:r>
              <w:rPr>
                <w:noProof/>
                <w:webHidden/>
              </w:rPr>
              <w:fldChar w:fldCharType="end"/>
            </w:r>
          </w:hyperlink>
        </w:p>
        <w:p w14:paraId="406888A8" w14:textId="20688D57"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59" w:history="1">
            <w:r w:rsidRPr="008F3BE9">
              <w:rPr>
                <w:rStyle w:val="Hyperlink"/>
                <w:rFonts w:eastAsia="SimSun" w:cstheme="majorHAnsi"/>
                <w:b/>
                <w:bCs/>
                <w:noProof/>
                <w:lang w:val="en-GB" w:eastAsia="zh-CN"/>
              </w:rPr>
              <w:t>15.1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Reference Picture of Power Distribution Panel</w:t>
            </w:r>
            <w:r>
              <w:rPr>
                <w:noProof/>
                <w:webHidden/>
              </w:rPr>
              <w:tab/>
            </w:r>
            <w:r>
              <w:rPr>
                <w:noProof/>
                <w:webHidden/>
              </w:rPr>
              <w:fldChar w:fldCharType="begin"/>
            </w:r>
            <w:r>
              <w:rPr>
                <w:noProof/>
                <w:webHidden/>
              </w:rPr>
              <w:instrText xml:space="preserve"> PAGEREF _Toc145535659 \h </w:instrText>
            </w:r>
            <w:r>
              <w:rPr>
                <w:noProof/>
                <w:webHidden/>
              </w:rPr>
            </w:r>
            <w:r>
              <w:rPr>
                <w:noProof/>
                <w:webHidden/>
              </w:rPr>
              <w:fldChar w:fldCharType="separate"/>
            </w:r>
            <w:r>
              <w:rPr>
                <w:noProof/>
                <w:webHidden/>
              </w:rPr>
              <w:t>64</w:t>
            </w:r>
            <w:r>
              <w:rPr>
                <w:noProof/>
                <w:webHidden/>
              </w:rPr>
              <w:fldChar w:fldCharType="end"/>
            </w:r>
          </w:hyperlink>
        </w:p>
        <w:p w14:paraId="054F5A1E" w14:textId="19F1CC6D"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60" w:history="1">
            <w:r w:rsidRPr="008F3BE9">
              <w:rPr>
                <w:rStyle w:val="Hyperlink"/>
                <w:rFonts w:eastAsia="SimSun" w:cstheme="majorHAnsi"/>
                <w:b/>
                <w:bCs/>
                <w:noProof/>
                <w:lang w:val="en-GB" w:eastAsia="zh-CN"/>
              </w:rPr>
              <w:t>15.2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Main Control Panel (Reference)</w:t>
            </w:r>
            <w:r>
              <w:rPr>
                <w:noProof/>
                <w:webHidden/>
              </w:rPr>
              <w:tab/>
            </w:r>
            <w:r>
              <w:rPr>
                <w:noProof/>
                <w:webHidden/>
              </w:rPr>
              <w:fldChar w:fldCharType="begin"/>
            </w:r>
            <w:r>
              <w:rPr>
                <w:noProof/>
                <w:webHidden/>
              </w:rPr>
              <w:instrText xml:space="preserve"> PAGEREF _Toc145535660 \h </w:instrText>
            </w:r>
            <w:r>
              <w:rPr>
                <w:noProof/>
                <w:webHidden/>
              </w:rPr>
            </w:r>
            <w:r>
              <w:rPr>
                <w:noProof/>
                <w:webHidden/>
              </w:rPr>
              <w:fldChar w:fldCharType="separate"/>
            </w:r>
            <w:r>
              <w:rPr>
                <w:noProof/>
                <w:webHidden/>
              </w:rPr>
              <w:t>64</w:t>
            </w:r>
            <w:r>
              <w:rPr>
                <w:noProof/>
                <w:webHidden/>
              </w:rPr>
              <w:fldChar w:fldCharType="end"/>
            </w:r>
          </w:hyperlink>
        </w:p>
        <w:p w14:paraId="5040F682" w14:textId="34B3E322"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61" w:history="1">
            <w:r w:rsidRPr="008F3BE9">
              <w:rPr>
                <w:rStyle w:val="Hyperlink"/>
                <w:rFonts w:eastAsia="SimSun" w:cstheme="majorHAnsi"/>
                <w:b/>
                <w:bCs/>
                <w:noProof/>
                <w:lang w:val="en-GB" w:eastAsia="zh-CN"/>
              </w:rPr>
              <w:t>15.3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Induct Stations Control Panel (Reference)</w:t>
            </w:r>
            <w:r>
              <w:rPr>
                <w:noProof/>
                <w:webHidden/>
              </w:rPr>
              <w:tab/>
            </w:r>
            <w:r>
              <w:rPr>
                <w:noProof/>
                <w:webHidden/>
              </w:rPr>
              <w:fldChar w:fldCharType="begin"/>
            </w:r>
            <w:r>
              <w:rPr>
                <w:noProof/>
                <w:webHidden/>
              </w:rPr>
              <w:instrText xml:space="preserve"> PAGEREF _Toc145535661 \h </w:instrText>
            </w:r>
            <w:r>
              <w:rPr>
                <w:noProof/>
                <w:webHidden/>
              </w:rPr>
            </w:r>
            <w:r>
              <w:rPr>
                <w:noProof/>
                <w:webHidden/>
              </w:rPr>
              <w:fldChar w:fldCharType="separate"/>
            </w:r>
            <w:r>
              <w:rPr>
                <w:noProof/>
                <w:webHidden/>
              </w:rPr>
              <w:t>65</w:t>
            </w:r>
            <w:r>
              <w:rPr>
                <w:noProof/>
                <w:webHidden/>
              </w:rPr>
              <w:fldChar w:fldCharType="end"/>
            </w:r>
          </w:hyperlink>
        </w:p>
        <w:p w14:paraId="673DA93F" w14:textId="3A5A5BF6" w:rsidR="00076B2B" w:rsidRDefault="00076B2B">
          <w:pPr>
            <w:pStyle w:val="TOC1"/>
            <w:tabs>
              <w:tab w:val="left" w:pos="660"/>
              <w:tab w:val="right" w:leader="dot" w:pos="9016"/>
            </w:tabs>
            <w:rPr>
              <w:rFonts w:cstheme="minorBidi"/>
              <w:noProof/>
              <w:kern w:val="2"/>
              <w14:ligatures w14:val="standardContextual"/>
            </w:rPr>
          </w:pPr>
          <w:hyperlink w:anchor="_Toc145535662" w:history="1">
            <w:r w:rsidRPr="008F3BE9">
              <w:rPr>
                <w:rStyle w:val="Hyperlink"/>
                <w:rFonts w:ascii="Calibri" w:eastAsia="SimSun" w:hAnsi="Calibri" w:cs="Calibri"/>
                <w:b/>
                <w:bCs/>
                <w:noProof/>
                <w:lang w:val="en-GB" w:eastAsia="zh-CN"/>
              </w:rPr>
              <w:t>16.</w:t>
            </w:r>
            <w:r>
              <w:rPr>
                <w:rFonts w:cstheme="minorBidi"/>
                <w:noProof/>
                <w:kern w:val="2"/>
                <w14:ligatures w14:val="standardContextual"/>
              </w:rPr>
              <w:tab/>
            </w:r>
            <w:r w:rsidRPr="008F3BE9">
              <w:rPr>
                <w:rStyle w:val="Hyperlink"/>
                <w:rFonts w:ascii="Calibri" w:eastAsia="SimSun" w:hAnsi="Calibri" w:cs="Calibri"/>
                <w:b/>
                <w:bCs/>
                <w:noProof/>
                <w:lang w:val="en-GB" w:eastAsia="zh-CN"/>
              </w:rPr>
              <w:t>Controls Architecture (Ref.)</w:t>
            </w:r>
            <w:r>
              <w:rPr>
                <w:noProof/>
                <w:webHidden/>
              </w:rPr>
              <w:tab/>
            </w:r>
            <w:r>
              <w:rPr>
                <w:noProof/>
                <w:webHidden/>
              </w:rPr>
              <w:fldChar w:fldCharType="begin"/>
            </w:r>
            <w:r>
              <w:rPr>
                <w:noProof/>
                <w:webHidden/>
              </w:rPr>
              <w:instrText xml:space="preserve"> PAGEREF _Toc145535662 \h </w:instrText>
            </w:r>
            <w:r>
              <w:rPr>
                <w:noProof/>
                <w:webHidden/>
              </w:rPr>
            </w:r>
            <w:r>
              <w:rPr>
                <w:noProof/>
                <w:webHidden/>
              </w:rPr>
              <w:fldChar w:fldCharType="separate"/>
            </w:r>
            <w:r>
              <w:rPr>
                <w:noProof/>
                <w:webHidden/>
              </w:rPr>
              <w:t>66</w:t>
            </w:r>
            <w:r>
              <w:rPr>
                <w:noProof/>
                <w:webHidden/>
              </w:rPr>
              <w:fldChar w:fldCharType="end"/>
            </w:r>
          </w:hyperlink>
        </w:p>
        <w:p w14:paraId="4392D5CA" w14:textId="192E6CFE" w:rsidR="00076B2B" w:rsidRDefault="00076B2B">
          <w:pPr>
            <w:pStyle w:val="TOC1"/>
            <w:tabs>
              <w:tab w:val="left" w:pos="660"/>
              <w:tab w:val="right" w:leader="dot" w:pos="9016"/>
            </w:tabs>
            <w:rPr>
              <w:rFonts w:cstheme="minorBidi"/>
              <w:noProof/>
              <w:kern w:val="2"/>
              <w14:ligatures w14:val="standardContextual"/>
            </w:rPr>
          </w:pPr>
          <w:hyperlink w:anchor="_Toc145535663" w:history="1">
            <w:r w:rsidRPr="008F3BE9">
              <w:rPr>
                <w:rStyle w:val="Hyperlink"/>
                <w:rFonts w:ascii="Calibri" w:eastAsia="SimSun" w:hAnsi="Calibri" w:cs="Calibri"/>
                <w:b/>
                <w:bCs/>
                <w:noProof/>
                <w:lang w:val="en-GB" w:eastAsia="zh-CN"/>
              </w:rPr>
              <w:t>17.</w:t>
            </w:r>
            <w:r>
              <w:rPr>
                <w:rFonts w:cstheme="minorBidi"/>
                <w:noProof/>
                <w:kern w:val="2"/>
                <w14:ligatures w14:val="standardContextual"/>
              </w:rPr>
              <w:tab/>
            </w:r>
            <w:r w:rsidRPr="008F3BE9">
              <w:rPr>
                <w:rStyle w:val="Hyperlink"/>
                <w:rFonts w:ascii="Calibri" w:eastAsia="SimSun" w:hAnsi="Calibri" w:cs="Calibri"/>
                <w:b/>
                <w:bCs/>
                <w:noProof/>
                <w:lang w:val="en-GB" w:eastAsia="zh-CN"/>
              </w:rPr>
              <w:t>IT Architecture (Ref.)</w:t>
            </w:r>
            <w:r>
              <w:rPr>
                <w:noProof/>
                <w:webHidden/>
              </w:rPr>
              <w:tab/>
            </w:r>
            <w:r>
              <w:rPr>
                <w:noProof/>
                <w:webHidden/>
              </w:rPr>
              <w:fldChar w:fldCharType="begin"/>
            </w:r>
            <w:r>
              <w:rPr>
                <w:noProof/>
                <w:webHidden/>
              </w:rPr>
              <w:instrText xml:space="preserve"> PAGEREF _Toc145535663 \h </w:instrText>
            </w:r>
            <w:r>
              <w:rPr>
                <w:noProof/>
                <w:webHidden/>
              </w:rPr>
            </w:r>
            <w:r>
              <w:rPr>
                <w:noProof/>
                <w:webHidden/>
              </w:rPr>
              <w:fldChar w:fldCharType="separate"/>
            </w:r>
            <w:r>
              <w:rPr>
                <w:noProof/>
                <w:webHidden/>
              </w:rPr>
              <w:t>66</w:t>
            </w:r>
            <w:r>
              <w:rPr>
                <w:noProof/>
                <w:webHidden/>
              </w:rPr>
              <w:fldChar w:fldCharType="end"/>
            </w:r>
          </w:hyperlink>
        </w:p>
        <w:p w14:paraId="7320828B" w14:textId="6AB2BB2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64" w:history="1">
            <w:r w:rsidRPr="008F3BE9">
              <w:rPr>
                <w:rStyle w:val="Hyperlink"/>
                <w:rFonts w:eastAsia="SimSun" w:cstheme="majorHAnsi"/>
                <w:b/>
                <w:bCs/>
                <w:noProof/>
                <w:lang w:val="en-GB" w:eastAsia="zh-CN"/>
              </w:rPr>
              <w:t>17.1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HAA Server (In Flipkart Scope)</w:t>
            </w:r>
            <w:r>
              <w:rPr>
                <w:noProof/>
                <w:webHidden/>
              </w:rPr>
              <w:tab/>
            </w:r>
            <w:r>
              <w:rPr>
                <w:noProof/>
                <w:webHidden/>
              </w:rPr>
              <w:fldChar w:fldCharType="begin"/>
            </w:r>
            <w:r>
              <w:rPr>
                <w:noProof/>
                <w:webHidden/>
              </w:rPr>
              <w:instrText xml:space="preserve"> PAGEREF _Toc145535664 \h </w:instrText>
            </w:r>
            <w:r>
              <w:rPr>
                <w:noProof/>
                <w:webHidden/>
              </w:rPr>
            </w:r>
            <w:r>
              <w:rPr>
                <w:noProof/>
                <w:webHidden/>
              </w:rPr>
              <w:fldChar w:fldCharType="separate"/>
            </w:r>
            <w:r>
              <w:rPr>
                <w:noProof/>
                <w:webHidden/>
              </w:rPr>
              <w:t>67</w:t>
            </w:r>
            <w:r>
              <w:rPr>
                <w:noProof/>
                <w:webHidden/>
              </w:rPr>
              <w:fldChar w:fldCharType="end"/>
            </w:r>
          </w:hyperlink>
        </w:p>
        <w:p w14:paraId="413CF85F" w14:textId="3FFF3F1A" w:rsidR="00076B2B" w:rsidRDefault="00076B2B">
          <w:pPr>
            <w:pStyle w:val="TOC1"/>
            <w:tabs>
              <w:tab w:val="left" w:pos="660"/>
              <w:tab w:val="right" w:leader="dot" w:pos="9016"/>
            </w:tabs>
            <w:rPr>
              <w:rFonts w:cstheme="minorBidi"/>
              <w:noProof/>
              <w:kern w:val="2"/>
              <w14:ligatures w14:val="standardContextual"/>
            </w:rPr>
          </w:pPr>
          <w:hyperlink w:anchor="_Toc145535665" w:history="1">
            <w:r w:rsidRPr="008F3BE9">
              <w:rPr>
                <w:rStyle w:val="Hyperlink"/>
                <w:rFonts w:ascii="Calibri" w:eastAsia="SimSun" w:hAnsi="Calibri" w:cs="Calibri"/>
                <w:b/>
                <w:bCs/>
                <w:noProof/>
                <w:lang w:val="en-GB" w:eastAsia="zh-CN"/>
              </w:rPr>
              <w:t>18.</w:t>
            </w:r>
            <w:r>
              <w:rPr>
                <w:rFonts w:cstheme="minorBidi"/>
                <w:noProof/>
                <w:kern w:val="2"/>
                <w14:ligatures w14:val="standardContextual"/>
              </w:rPr>
              <w:tab/>
            </w:r>
            <w:r w:rsidRPr="008F3BE9">
              <w:rPr>
                <w:rStyle w:val="Hyperlink"/>
                <w:rFonts w:ascii="Calibri" w:eastAsia="SimSun" w:hAnsi="Calibri" w:cs="Calibri"/>
                <w:b/>
                <w:bCs/>
                <w:noProof/>
                <w:lang w:val="en-GB" w:eastAsia="zh-CN"/>
              </w:rPr>
              <w:t>Falcon’s WCS CONTROLIT</w:t>
            </w:r>
            <w:r>
              <w:rPr>
                <w:noProof/>
                <w:webHidden/>
              </w:rPr>
              <w:tab/>
            </w:r>
            <w:r>
              <w:rPr>
                <w:noProof/>
                <w:webHidden/>
              </w:rPr>
              <w:fldChar w:fldCharType="begin"/>
            </w:r>
            <w:r>
              <w:rPr>
                <w:noProof/>
                <w:webHidden/>
              </w:rPr>
              <w:instrText xml:space="preserve"> PAGEREF _Toc145535665 \h </w:instrText>
            </w:r>
            <w:r>
              <w:rPr>
                <w:noProof/>
                <w:webHidden/>
              </w:rPr>
            </w:r>
            <w:r>
              <w:rPr>
                <w:noProof/>
                <w:webHidden/>
              </w:rPr>
              <w:fldChar w:fldCharType="separate"/>
            </w:r>
            <w:r>
              <w:rPr>
                <w:noProof/>
                <w:webHidden/>
              </w:rPr>
              <w:t>68</w:t>
            </w:r>
            <w:r>
              <w:rPr>
                <w:noProof/>
                <w:webHidden/>
              </w:rPr>
              <w:fldChar w:fldCharType="end"/>
            </w:r>
          </w:hyperlink>
        </w:p>
        <w:p w14:paraId="5B112150" w14:textId="1C446431" w:rsidR="00076B2B" w:rsidRDefault="00076B2B">
          <w:pPr>
            <w:pStyle w:val="TOC1"/>
            <w:tabs>
              <w:tab w:val="left" w:pos="660"/>
              <w:tab w:val="right" w:leader="dot" w:pos="9016"/>
            </w:tabs>
            <w:rPr>
              <w:rFonts w:cstheme="minorBidi"/>
              <w:noProof/>
              <w:kern w:val="2"/>
              <w14:ligatures w14:val="standardContextual"/>
            </w:rPr>
          </w:pPr>
          <w:hyperlink w:anchor="_Toc145535666" w:history="1">
            <w:r w:rsidRPr="008F3BE9">
              <w:rPr>
                <w:rStyle w:val="Hyperlink"/>
                <w:rFonts w:ascii="Calibri" w:eastAsia="SimSun" w:hAnsi="Calibri" w:cs="Calibri"/>
                <w:b/>
                <w:bCs/>
                <w:noProof/>
                <w:lang w:val="en-GB" w:eastAsia="zh-CN"/>
              </w:rPr>
              <w:t>19.</w:t>
            </w:r>
            <w:r>
              <w:rPr>
                <w:rFonts w:cstheme="minorBidi"/>
                <w:noProof/>
                <w:kern w:val="2"/>
                <w14:ligatures w14:val="standardContextual"/>
              </w:rPr>
              <w:tab/>
            </w:r>
            <w:r w:rsidRPr="008F3BE9">
              <w:rPr>
                <w:rStyle w:val="Hyperlink"/>
                <w:rFonts w:ascii="Calibri" w:eastAsia="SimSun" w:hAnsi="Calibri" w:cs="Calibri"/>
                <w:b/>
                <w:bCs/>
                <w:noProof/>
                <w:lang w:val="en-GB" w:eastAsia="zh-CN"/>
              </w:rPr>
              <w:t>Falcon’s Visual Inspection System (SCADA)</w:t>
            </w:r>
            <w:r>
              <w:rPr>
                <w:noProof/>
                <w:webHidden/>
              </w:rPr>
              <w:tab/>
            </w:r>
            <w:r>
              <w:rPr>
                <w:noProof/>
                <w:webHidden/>
              </w:rPr>
              <w:fldChar w:fldCharType="begin"/>
            </w:r>
            <w:r>
              <w:rPr>
                <w:noProof/>
                <w:webHidden/>
              </w:rPr>
              <w:instrText xml:space="preserve"> PAGEREF _Toc145535666 \h </w:instrText>
            </w:r>
            <w:r>
              <w:rPr>
                <w:noProof/>
                <w:webHidden/>
              </w:rPr>
            </w:r>
            <w:r>
              <w:rPr>
                <w:noProof/>
                <w:webHidden/>
              </w:rPr>
              <w:fldChar w:fldCharType="separate"/>
            </w:r>
            <w:r>
              <w:rPr>
                <w:noProof/>
                <w:webHidden/>
              </w:rPr>
              <w:t>69</w:t>
            </w:r>
            <w:r>
              <w:rPr>
                <w:noProof/>
                <w:webHidden/>
              </w:rPr>
              <w:fldChar w:fldCharType="end"/>
            </w:r>
          </w:hyperlink>
        </w:p>
        <w:p w14:paraId="3B37DADF" w14:textId="09811494"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67" w:history="1">
            <w:r w:rsidRPr="008F3BE9">
              <w:rPr>
                <w:rStyle w:val="Hyperlink"/>
                <w:rFonts w:eastAsia="SimSun" w:cstheme="majorHAnsi"/>
                <w:b/>
                <w:bCs/>
                <w:noProof/>
                <w:lang w:val="en-GB" w:eastAsia="zh-CN"/>
              </w:rPr>
              <w:t>19.1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FIELD DATA ACQUISITION</w:t>
            </w:r>
            <w:r>
              <w:rPr>
                <w:noProof/>
                <w:webHidden/>
              </w:rPr>
              <w:tab/>
            </w:r>
            <w:r>
              <w:rPr>
                <w:noProof/>
                <w:webHidden/>
              </w:rPr>
              <w:fldChar w:fldCharType="begin"/>
            </w:r>
            <w:r>
              <w:rPr>
                <w:noProof/>
                <w:webHidden/>
              </w:rPr>
              <w:instrText xml:space="preserve"> PAGEREF _Toc145535667 \h </w:instrText>
            </w:r>
            <w:r>
              <w:rPr>
                <w:noProof/>
                <w:webHidden/>
              </w:rPr>
            </w:r>
            <w:r>
              <w:rPr>
                <w:noProof/>
                <w:webHidden/>
              </w:rPr>
              <w:fldChar w:fldCharType="separate"/>
            </w:r>
            <w:r>
              <w:rPr>
                <w:noProof/>
                <w:webHidden/>
              </w:rPr>
              <w:t>69</w:t>
            </w:r>
            <w:r>
              <w:rPr>
                <w:noProof/>
                <w:webHidden/>
              </w:rPr>
              <w:fldChar w:fldCharType="end"/>
            </w:r>
          </w:hyperlink>
        </w:p>
        <w:p w14:paraId="68D46A8F" w14:textId="1729F947"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68" w:history="1">
            <w:r w:rsidRPr="008F3BE9">
              <w:rPr>
                <w:rStyle w:val="Hyperlink"/>
                <w:rFonts w:eastAsia="SimSun" w:cstheme="majorHAnsi"/>
                <w:b/>
                <w:bCs/>
                <w:noProof/>
                <w:lang w:val="en-GB" w:eastAsia="zh-CN"/>
              </w:rPr>
              <w:t>19.2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ANIMATED SYSTEM VISUALIZATION</w:t>
            </w:r>
            <w:r>
              <w:rPr>
                <w:noProof/>
                <w:webHidden/>
              </w:rPr>
              <w:tab/>
            </w:r>
            <w:r>
              <w:rPr>
                <w:noProof/>
                <w:webHidden/>
              </w:rPr>
              <w:fldChar w:fldCharType="begin"/>
            </w:r>
            <w:r>
              <w:rPr>
                <w:noProof/>
                <w:webHidden/>
              </w:rPr>
              <w:instrText xml:space="preserve"> PAGEREF _Toc145535668 \h </w:instrText>
            </w:r>
            <w:r>
              <w:rPr>
                <w:noProof/>
                <w:webHidden/>
              </w:rPr>
            </w:r>
            <w:r>
              <w:rPr>
                <w:noProof/>
                <w:webHidden/>
              </w:rPr>
              <w:fldChar w:fldCharType="separate"/>
            </w:r>
            <w:r>
              <w:rPr>
                <w:noProof/>
                <w:webHidden/>
              </w:rPr>
              <w:t>70</w:t>
            </w:r>
            <w:r>
              <w:rPr>
                <w:noProof/>
                <w:webHidden/>
              </w:rPr>
              <w:fldChar w:fldCharType="end"/>
            </w:r>
          </w:hyperlink>
        </w:p>
        <w:p w14:paraId="3808F014" w14:textId="1E0ACE9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69" w:history="1">
            <w:r w:rsidRPr="008F3BE9">
              <w:rPr>
                <w:rStyle w:val="Hyperlink"/>
                <w:rFonts w:eastAsia="SimSun" w:cstheme="majorHAnsi"/>
                <w:b/>
                <w:bCs/>
                <w:noProof/>
                <w:lang w:val="en-GB" w:eastAsia="zh-CN"/>
              </w:rPr>
              <w:t>19.3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ALARM MANAGEMENT</w:t>
            </w:r>
            <w:r>
              <w:rPr>
                <w:noProof/>
                <w:webHidden/>
              </w:rPr>
              <w:tab/>
            </w:r>
            <w:r>
              <w:rPr>
                <w:noProof/>
                <w:webHidden/>
              </w:rPr>
              <w:fldChar w:fldCharType="begin"/>
            </w:r>
            <w:r>
              <w:rPr>
                <w:noProof/>
                <w:webHidden/>
              </w:rPr>
              <w:instrText xml:space="preserve"> PAGEREF _Toc145535669 \h </w:instrText>
            </w:r>
            <w:r>
              <w:rPr>
                <w:noProof/>
                <w:webHidden/>
              </w:rPr>
            </w:r>
            <w:r>
              <w:rPr>
                <w:noProof/>
                <w:webHidden/>
              </w:rPr>
              <w:fldChar w:fldCharType="separate"/>
            </w:r>
            <w:r>
              <w:rPr>
                <w:noProof/>
                <w:webHidden/>
              </w:rPr>
              <w:t>71</w:t>
            </w:r>
            <w:r>
              <w:rPr>
                <w:noProof/>
                <w:webHidden/>
              </w:rPr>
              <w:fldChar w:fldCharType="end"/>
            </w:r>
          </w:hyperlink>
        </w:p>
        <w:p w14:paraId="49EEF9F8" w14:textId="3C5E6E5A" w:rsidR="00076B2B" w:rsidRDefault="00076B2B">
          <w:pPr>
            <w:pStyle w:val="TOC1"/>
            <w:tabs>
              <w:tab w:val="left" w:pos="660"/>
              <w:tab w:val="right" w:leader="dot" w:pos="9016"/>
            </w:tabs>
            <w:rPr>
              <w:rFonts w:cstheme="minorBidi"/>
              <w:noProof/>
              <w:kern w:val="2"/>
              <w14:ligatures w14:val="standardContextual"/>
            </w:rPr>
          </w:pPr>
          <w:hyperlink w:anchor="_Toc145535670" w:history="1">
            <w:r w:rsidRPr="008F3BE9">
              <w:rPr>
                <w:rStyle w:val="Hyperlink"/>
                <w:rFonts w:ascii="Calibri" w:eastAsia="SimSun" w:hAnsi="Calibri" w:cs="Calibri"/>
                <w:b/>
                <w:bCs/>
                <w:noProof/>
                <w:lang w:val="en-GB" w:eastAsia="zh-CN"/>
              </w:rPr>
              <w:t>20.</w:t>
            </w:r>
            <w:r>
              <w:rPr>
                <w:rFonts w:cstheme="minorBidi"/>
                <w:noProof/>
                <w:kern w:val="2"/>
                <w14:ligatures w14:val="standardContextual"/>
              </w:rPr>
              <w:tab/>
            </w:r>
            <w:r w:rsidRPr="008F3BE9">
              <w:rPr>
                <w:rStyle w:val="Hyperlink"/>
                <w:rFonts w:ascii="Calibri" w:eastAsia="SimSun" w:hAnsi="Calibri" w:cs="Calibri"/>
                <w:b/>
                <w:bCs/>
                <w:noProof/>
                <w:lang w:val="en-GB" w:eastAsia="zh-CN"/>
              </w:rPr>
              <w:t>Key Components Make</w:t>
            </w:r>
            <w:r>
              <w:rPr>
                <w:noProof/>
                <w:webHidden/>
              </w:rPr>
              <w:tab/>
            </w:r>
            <w:r>
              <w:rPr>
                <w:noProof/>
                <w:webHidden/>
              </w:rPr>
              <w:fldChar w:fldCharType="begin"/>
            </w:r>
            <w:r>
              <w:rPr>
                <w:noProof/>
                <w:webHidden/>
              </w:rPr>
              <w:instrText xml:space="preserve"> PAGEREF _Toc145535670 \h </w:instrText>
            </w:r>
            <w:r>
              <w:rPr>
                <w:noProof/>
                <w:webHidden/>
              </w:rPr>
            </w:r>
            <w:r>
              <w:rPr>
                <w:noProof/>
                <w:webHidden/>
              </w:rPr>
              <w:fldChar w:fldCharType="separate"/>
            </w:r>
            <w:r>
              <w:rPr>
                <w:noProof/>
                <w:webHidden/>
              </w:rPr>
              <w:t>72</w:t>
            </w:r>
            <w:r>
              <w:rPr>
                <w:noProof/>
                <w:webHidden/>
              </w:rPr>
              <w:fldChar w:fldCharType="end"/>
            </w:r>
          </w:hyperlink>
        </w:p>
        <w:p w14:paraId="6FF87C9A" w14:textId="0FDDF6D5" w:rsidR="00076B2B" w:rsidRDefault="00076B2B">
          <w:pPr>
            <w:pStyle w:val="TOC1"/>
            <w:tabs>
              <w:tab w:val="left" w:pos="660"/>
              <w:tab w:val="right" w:leader="dot" w:pos="9016"/>
            </w:tabs>
            <w:rPr>
              <w:rFonts w:cstheme="minorBidi"/>
              <w:noProof/>
              <w:kern w:val="2"/>
              <w14:ligatures w14:val="standardContextual"/>
            </w:rPr>
          </w:pPr>
          <w:hyperlink w:anchor="_Toc145535671" w:history="1">
            <w:r w:rsidRPr="008F3BE9">
              <w:rPr>
                <w:rStyle w:val="Hyperlink"/>
                <w:rFonts w:eastAsia="SimSun" w:cstheme="minorHAnsi"/>
                <w:b/>
                <w:bCs/>
                <w:noProof/>
                <w:lang w:val="en-GB" w:eastAsia="zh-CN"/>
              </w:rPr>
              <w:t>21.</w:t>
            </w:r>
            <w:r>
              <w:rPr>
                <w:rFonts w:cstheme="minorBidi"/>
                <w:noProof/>
                <w:kern w:val="2"/>
                <w14:ligatures w14:val="standardContextual"/>
              </w:rPr>
              <w:tab/>
            </w:r>
            <w:r w:rsidRPr="008F3BE9">
              <w:rPr>
                <w:rStyle w:val="Hyperlink"/>
                <w:rFonts w:eastAsia="SimSun" w:cstheme="minorHAnsi"/>
                <w:b/>
                <w:bCs/>
                <w:noProof/>
                <w:lang w:val="en-GB" w:eastAsia="zh-CN"/>
              </w:rPr>
              <w:t>Principle of Safety</w:t>
            </w:r>
            <w:r>
              <w:rPr>
                <w:noProof/>
                <w:webHidden/>
              </w:rPr>
              <w:tab/>
            </w:r>
            <w:r>
              <w:rPr>
                <w:noProof/>
                <w:webHidden/>
              </w:rPr>
              <w:fldChar w:fldCharType="begin"/>
            </w:r>
            <w:r>
              <w:rPr>
                <w:noProof/>
                <w:webHidden/>
              </w:rPr>
              <w:instrText xml:space="preserve"> PAGEREF _Toc145535671 \h </w:instrText>
            </w:r>
            <w:r>
              <w:rPr>
                <w:noProof/>
                <w:webHidden/>
              </w:rPr>
            </w:r>
            <w:r>
              <w:rPr>
                <w:noProof/>
                <w:webHidden/>
              </w:rPr>
              <w:fldChar w:fldCharType="separate"/>
            </w:r>
            <w:r>
              <w:rPr>
                <w:noProof/>
                <w:webHidden/>
              </w:rPr>
              <w:t>72</w:t>
            </w:r>
            <w:r>
              <w:rPr>
                <w:noProof/>
                <w:webHidden/>
              </w:rPr>
              <w:fldChar w:fldCharType="end"/>
            </w:r>
          </w:hyperlink>
        </w:p>
        <w:p w14:paraId="2AD11429" w14:textId="669F51BC"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72" w:history="1">
            <w:r w:rsidRPr="008F3BE9">
              <w:rPr>
                <w:rStyle w:val="Hyperlink"/>
                <w:rFonts w:eastAsia="SimSun" w:cstheme="majorHAnsi"/>
                <w:b/>
                <w:bCs/>
                <w:noProof/>
                <w:lang w:val="en-GB" w:eastAsia="zh-CN"/>
              </w:rPr>
              <w:t>21.1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E-Stops</w:t>
            </w:r>
            <w:r>
              <w:rPr>
                <w:noProof/>
                <w:webHidden/>
              </w:rPr>
              <w:tab/>
            </w:r>
            <w:r>
              <w:rPr>
                <w:noProof/>
                <w:webHidden/>
              </w:rPr>
              <w:fldChar w:fldCharType="begin"/>
            </w:r>
            <w:r>
              <w:rPr>
                <w:noProof/>
                <w:webHidden/>
              </w:rPr>
              <w:instrText xml:space="preserve"> PAGEREF _Toc145535672 \h </w:instrText>
            </w:r>
            <w:r>
              <w:rPr>
                <w:noProof/>
                <w:webHidden/>
              </w:rPr>
            </w:r>
            <w:r>
              <w:rPr>
                <w:noProof/>
                <w:webHidden/>
              </w:rPr>
              <w:fldChar w:fldCharType="separate"/>
            </w:r>
            <w:r>
              <w:rPr>
                <w:noProof/>
                <w:webHidden/>
              </w:rPr>
              <w:t>72</w:t>
            </w:r>
            <w:r>
              <w:rPr>
                <w:noProof/>
                <w:webHidden/>
              </w:rPr>
              <w:fldChar w:fldCharType="end"/>
            </w:r>
          </w:hyperlink>
        </w:p>
        <w:p w14:paraId="31FF383F" w14:textId="1FB214BF"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73" w:history="1">
            <w:r w:rsidRPr="008F3BE9">
              <w:rPr>
                <w:rStyle w:val="Hyperlink"/>
                <w:rFonts w:eastAsia="SimSun" w:cstheme="majorHAnsi"/>
                <w:b/>
                <w:bCs/>
                <w:noProof/>
                <w:lang w:val="en-GB" w:eastAsia="zh-CN"/>
              </w:rPr>
              <w:t>21.2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Pull Cords Switch-</w:t>
            </w:r>
            <w:r>
              <w:rPr>
                <w:noProof/>
                <w:webHidden/>
              </w:rPr>
              <w:tab/>
            </w:r>
            <w:r>
              <w:rPr>
                <w:noProof/>
                <w:webHidden/>
              </w:rPr>
              <w:fldChar w:fldCharType="begin"/>
            </w:r>
            <w:r>
              <w:rPr>
                <w:noProof/>
                <w:webHidden/>
              </w:rPr>
              <w:instrText xml:space="preserve"> PAGEREF _Toc145535673 \h </w:instrText>
            </w:r>
            <w:r>
              <w:rPr>
                <w:noProof/>
                <w:webHidden/>
              </w:rPr>
            </w:r>
            <w:r>
              <w:rPr>
                <w:noProof/>
                <w:webHidden/>
              </w:rPr>
              <w:fldChar w:fldCharType="separate"/>
            </w:r>
            <w:r>
              <w:rPr>
                <w:noProof/>
                <w:webHidden/>
              </w:rPr>
              <w:t>73</w:t>
            </w:r>
            <w:r>
              <w:rPr>
                <w:noProof/>
                <w:webHidden/>
              </w:rPr>
              <w:fldChar w:fldCharType="end"/>
            </w:r>
          </w:hyperlink>
        </w:p>
        <w:p w14:paraId="271D8A14" w14:textId="076B283A"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74" w:history="1">
            <w:r w:rsidRPr="008F3BE9">
              <w:rPr>
                <w:rStyle w:val="Hyperlink"/>
                <w:rFonts w:eastAsia="SimSun" w:cstheme="majorHAnsi"/>
                <w:b/>
                <w:bCs/>
                <w:noProof/>
                <w:lang w:val="en-GB" w:eastAsia="zh-CN"/>
              </w:rPr>
              <w:t>21.3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Fencing</w:t>
            </w:r>
            <w:r>
              <w:rPr>
                <w:noProof/>
                <w:webHidden/>
              </w:rPr>
              <w:tab/>
            </w:r>
            <w:r>
              <w:rPr>
                <w:noProof/>
                <w:webHidden/>
              </w:rPr>
              <w:fldChar w:fldCharType="begin"/>
            </w:r>
            <w:r>
              <w:rPr>
                <w:noProof/>
                <w:webHidden/>
              </w:rPr>
              <w:instrText xml:space="preserve"> PAGEREF _Toc145535674 \h </w:instrText>
            </w:r>
            <w:r>
              <w:rPr>
                <w:noProof/>
                <w:webHidden/>
              </w:rPr>
            </w:r>
            <w:r>
              <w:rPr>
                <w:noProof/>
                <w:webHidden/>
              </w:rPr>
              <w:fldChar w:fldCharType="separate"/>
            </w:r>
            <w:r>
              <w:rPr>
                <w:noProof/>
                <w:webHidden/>
              </w:rPr>
              <w:t>73</w:t>
            </w:r>
            <w:r>
              <w:rPr>
                <w:noProof/>
                <w:webHidden/>
              </w:rPr>
              <w:fldChar w:fldCharType="end"/>
            </w:r>
          </w:hyperlink>
        </w:p>
        <w:p w14:paraId="3346D5CB" w14:textId="2AE77FE4" w:rsidR="00076B2B" w:rsidRDefault="00076B2B">
          <w:pPr>
            <w:pStyle w:val="TOC1"/>
            <w:tabs>
              <w:tab w:val="left" w:pos="660"/>
              <w:tab w:val="right" w:leader="dot" w:pos="9016"/>
            </w:tabs>
            <w:rPr>
              <w:rFonts w:cstheme="minorBidi"/>
              <w:noProof/>
              <w:kern w:val="2"/>
              <w14:ligatures w14:val="standardContextual"/>
            </w:rPr>
          </w:pPr>
          <w:hyperlink w:anchor="_Toc145535675" w:history="1">
            <w:r w:rsidRPr="008F3BE9">
              <w:rPr>
                <w:rStyle w:val="Hyperlink"/>
                <w:rFonts w:eastAsia="SimSun" w:cstheme="minorHAnsi"/>
                <w:b/>
                <w:bCs/>
                <w:noProof/>
                <w:lang w:val="en-GB" w:eastAsia="zh-CN"/>
              </w:rPr>
              <w:t>22.</w:t>
            </w:r>
            <w:r>
              <w:rPr>
                <w:rFonts w:cstheme="minorBidi"/>
                <w:noProof/>
                <w:kern w:val="2"/>
                <w14:ligatures w14:val="standardContextual"/>
              </w:rPr>
              <w:tab/>
            </w:r>
            <w:r w:rsidRPr="008F3BE9">
              <w:rPr>
                <w:rStyle w:val="Hyperlink"/>
                <w:rFonts w:eastAsia="SimSun" w:cstheme="minorHAnsi"/>
                <w:b/>
                <w:bCs/>
                <w:noProof/>
                <w:lang w:val="en-GB" w:eastAsia="zh-CN"/>
              </w:rPr>
              <w:t>Additional Scope-</w:t>
            </w:r>
            <w:r>
              <w:rPr>
                <w:noProof/>
                <w:webHidden/>
              </w:rPr>
              <w:tab/>
            </w:r>
            <w:r>
              <w:rPr>
                <w:noProof/>
                <w:webHidden/>
              </w:rPr>
              <w:fldChar w:fldCharType="begin"/>
            </w:r>
            <w:r>
              <w:rPr>
                <w:noProof/>
                <w:webHidden/>
              </w:rPr>
              <w:instrText xml:space="preserve"> PAGEREF _Toc145535675 \h </w:instrText>
            </w:r>
            <w:r>
              <w:rPr>
                <w:noProof/>
                <w:webHidden/>
              </w:rPr>
            </w:r>
            <w:r>
              <w:rPr>
                <w:noProof/>
                <w:webHidden/>
              </w:rPr>
              <w:fldChar w:fldCharType="separate"/>
            </w:r>
            <w:r>
              <w:rPr>
                <w:noProof/>
                <w:webHidden/>
              </w:rPr>
              <w:t>74</w:t>
            </w:r>
            <w:r>
              <w:rPr>
                <w:noProof/>
                <w:webHidden/>
              </w:rPr>
              <w:fldChar w:fldCharType="end"/>
            </w:r>
          </w:hyperlink>
        </w:p>
        <w:p w14:paraId="3F848CE3" w14:textId="4721258D" w:rsidR="00076B2B" w:rsidRDefault="00076B2B">
          <w:pPr>
            <w:pStyle w:val="TOC1"/>
            <w:tabs>
              <w:tab w:val="left" w:pos="660"/>
              <w:tab w:val="right" w:leader="dot" w:pos="9016"/>
            </w:tabs>
            <w:rPr>
              <w:rFonts w:cstheme="minorBidi"/>
              <w:noProof/>
              <w:kern w:val="2"/>
              <w14:ligatures w14:val="standardContextual"/>
            </w:rPr>
          </w:pPr>
          <w:hyperlink w:anchor="_Toc145535676" w:history="1">
            <w:r w:rsidRPr="008F3BE9">
              <w:rPr>
                <w:rStyle w:val="Hyperlink"/>
                <w:rFonts w:ascii="Calibri" w:eastAsia="SimSun" w:hAnsi="Calibri" w:cs="Calibri"/>
                <w:b/>
                <w:bCs/>
                <w:noProof/>
                <w:lang w:val="en-GB" w:eastAsia="zh-CN"/>
              </w:rPr>
              <w:t>23.</w:t>
            </w:r>
            <w:r>
              <w:rPr>
                <w:rFonts w:cstheme="minorBidi"/>
                <w:noProof/>
                <w:kern w:val="2"/>
                <w14:ligatures w14:val="standardContextual"/>
              </w:rPr>
              <w:tab/>
            </w:r>
            <w:r w:rsidRPr="008F3BE9">
              <w:rPr>
                <w:rStyle w:val="Hyperlink"/>
                <w:rFonts w:ascii="Calibri" w:eastAsia="SimSun" w:hAnsi="Calibri" w:cs="Calibri"/>
                <w:b/>
                <w:bCs/>
                <w:noProof/>
                <w:lang w:val="en-GB" w:eastAsia="zh-CN"/>
              </w:rPr>
              <w:t>Program Organisation</w:t>
            </w:r>
            <w:r>
              <w:rPr>
                <w:noProof/>
                <w:webHidden/>
              </w:rPr>
              <w:tab/>
            </w:r>
            <w:r>
              <w:rPr>
                <w:noProof/>
                <w:webHidden/>
              </w:rPr>
              <w:fldChar w:fldCharType="begin"/>
            </w:r>
            <w:r>
              <w:rPr>
                <w:noProof/>
                <w:webHidden/>
              </w:rPr>
              <w:instrText xml:space="preserve"> PAGEREF _Toc145535676 \h </w:instrText>
            </w:r>
            <w:r>
              <w:rPr>
                <w:noProof/>
                <w:webHidden/>
              </w:rPr>
            </w:r>
            <w:r>
              <w:rPr>
                <w:noProof/>
                <w:webHidden/>
              </w:rPr>
              <w:fldChar w:fldCharType="separate"/>
            </w:r>
            <w:r>
              <w:rPr>
                <w:noProof/>
                <w:webHidden/>
              </w:rPr>
              <w:t>75</w:t>
            </w:r>
            <w:r>
              <w:rPr>
                <w:noProof/>
                <w:webHidden/>
              </w:rPr>
              <w:fldChar w:fldCharType="end"/>
            </w:r>
          </w:hyperlink>
        </w:p>
        <w:p w14:paraId="5B1DA685" w14:textId="6F72AE7E"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77" w:history="1">
            <w:r w:rsidRPr="008F3BE9">
              <w:rPr>
                <w:rStyle w:val="Hyperlink"/>
                <w:rFonts w:eastAsia="SimSun" w:cstheme="majorHAnsi"/>
                <w:b/>
                <w:bCs/>
                <w:noProof/>
                <w:lang w:val="en-GB" w:eastAsia="zh-CN"/>
              </w:rPr>
              <w:t>23.1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Program/ Project Schedule</w:t>
            </w:r>
            <w:r>
              <w:rPr>
                <w:noProof/>
                <w:webHidden/>
              </w:rPr>
              <w:tab/>
            </w:r>
            <w:r>
              <w:rPr>
                <w:noProof/>
                <w:webHidden/>
              </w:rPr>
              <w:fldChar w:fldCharType="begin"/>
            </w:r>
            <w:r>
              <w:rPr>
                <w:noProof/>
                <w:webHidden/>
              </w:rPr>
              <w:instrText xml:space="preserve"> PAGEREF _Toc145535677 \h </w:instrText>
            </w:r>
            <w:r>
              <w:rPr>
                <w:noProof/>
                <w:webHidden/>
              </w:rPr>
            </w:r>
            <w:r>
              <w:rPr>
                <w:noProof/>
                <w:webHidden/>
              </w:rPr>
              <w:fldChar w:fldCharType="separate"/>
            </w:r>
            <w:r>
              <w:rPr>
                <w:noProof/>
                <w:webHidden/>
              </w:rPr>
              <w:t>75</w:t>
            </w:r>
            <w:r>
              <w:rPr>
                <w:noProof/>
                <w:webHidden/>
              </w:rPr>
              <w:fldChar w:fldCharType="end"/>
            </w:r>
          </w:hyperlink>
        </w:p>
        <w:p w14:paraId="1B8A3627" w14:textId="0E56442D"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78" w:history="1">
            <w:r w:rsidRPr="008F3BE9">
              <w:rPr>
                <w:rStyle w:val="Hyperlink"/>
                <w:rFonts w:eastAsia="SimSun" w:cstheme="majorHAnsi"/>
                <w:b/>
                <w:bCs/>
                <w:noProof/>
                <w:lang w:val="en-GB" w:eastAsia="zh-CN"/>
              </w:rPr>
              <w:t>23.2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Program Management</w:t>
            </w:r>
            <w:r>
              <w:rPr>
                <w:noProof/>
                <w:webHidden/>
              </w:rPr>
              <w:tab/>
            </w:r>
            <w:r>
              <w:rPr>
                <w:noProof/>
                <w:webHidden/>
              </w:rPr>
              <w:fldChar w:fldCharType="begin"/>
            </w:r>
            <w:r>
              <w:rPr>
                <w:noProof/>
                <w:webHidden/>
              </w:rPr>
              <w:instrText xml:space="preserve"> PAGEREF _Toc145535678 \h </w:instrText>
            </w:r>
            <w:r>
              <w:rPr>
                <w:noProof/>
                <w:webHidden/>
              </w:rPr>
            </w:r>
            <w:r>
              <w:rPr>
                <w:noProof/>
                <w:webHidden/>
              </w:rPr>
              <w:fldChar w:fldCharType="separate"/>
            </w:r>
            <w:r>
              <w:rPr>
                <w:noProof/>
                <w:webHidden/>
              </w:rPr>
              <w:t>75</w:t>
            </w:r>
            <w:r>
              <w:rPr>
                <w:noProof/>
                <w:webHidden/>
              </w:rPr>
              <w:fldChar w:fldCharType="end"/>
            </w:r>
          </w:hyperlink>
        </w:p>
        <w:p w14:paraId="204C36FC" w14:textId="19614C4E" w:rsidR="00076B2B" w:rsidRDefault="00076B2B">
          <w:pPr>
            <w:pStyle w:val="TOC1"/>
            <w:tabs>
              <w:tab w:val="left" w:pos="660"/>
              <w:tab w:val="right" w:leader="dot" w:pos="9016"/>
            </w:tabs>
            <w:rPr>
              <w:rFonts w:cstheme="minorBidi"/>
              <w:noProof/>
              <w:kern w:val="2"/>
              <w14:ligatures w14:val="standardContextual"/>
            </w:rPr>
          </w:pPr>
          <w:hyperlink w:anchor="_Toc145535679" w:history="1">
            <w:r w:rsidRPr="008F3BE9">
              <w:rPr>
                <w:rStyle w:val="Hyperlink"/>
                <w:rFonts w:ascii="Calibri" w:eastAsia="SimSun" w:hAnsi="Calibri" w:cs="Calibri"/>
                <w:b/>
                <w:bCs/>
                <w:noProof/>
                <w:lang w:val="en-GB" w:eastAsia="zh-CN"/>
              </w:rPr>
              <w:t>24.</w:t>
            </w:r>
            <w:r>
              <w:rPr>
                <w:rFonts w:cstheme="minorBidi"/>
                <w:noProof/>
                <w:kern w:val="2"/>
                <w14:ligatures w14:val="standardContextual"/>
              </w:rPr>
              <w:tab/>
            </w:r>
            <w:r w:rsidRPr="008F3BE9">
              <w:rPr>
                <w:rStyle w:val="Hyperlink"/>
                <w:rFonts w:ascii="Calibri" w:eastAsia="SimSun" w:hAnsi="Calibri" w:cs="Calibri"/>
                <w:b/>
                <w:bCs/>
                <w:noProof/>
                <w:lang w:val="en-GB" w:eastAsia="zh-CN"/>
              </w:rPr>
              <w:t>Flipkart Responsibility</w:t>
            </w:r>
            <w:r>
              <w:rPr>
                <w:noProof/>
                <w:webHidden/>
              </w:rPr>
              <w:tab/>
            </w:r>
            <w:r>
              <w:rPr>
                <w:noProof/>
                <w:webHidden/>
              </w:rPr>
              <w:fldChar w:fldCharType="begin"/>
            </w:r>
            <w:r>
              <w:rPr>
                <w:noProof/>
                <w:webHidden/>
              </w:rPr>
              <w:instrText xml:space="preserve"> PAGEREF _Toc145535679 \h </w:instrText>
            </w:r>
            <w:r>
              <w:rPr>
                <w:noProof/>
                <w:webHidden/>
              </w:rPr>
            </w:r>
            <w:r>
              <w:rPr>
                <w:noProof/>
                <w:webHidden/>
              </w:rPr>
              <w:fldChar w:fldCharType="separate"/>
            </w:r>
            <w:r>
              <w:rPr>
                <w:noProof/>
                <w:webHidden/>
              </w:rPr>
              <w:t>75</w:t>
            </w:r>
            <w:r>
              <w:rPr>
                <w:noProof/>
                <w:webHidden/>
              </w:rPr>
              <w:fldChar w:fldCharType="end"/>
            </w:r>
          </w:hyperlink>
        </w:p>
        <w:p w14:paraId="26E61998" w14:textId="57E8A6E4"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80" w:history="1">
            <w:r w:rsidRPr="008F3BE9">
              <w:rPr>
                <w:rStyle w:val="Hyperlink"/>
                <w:rFonts w:eastAsia="SimSun" w:cstheme="majorHAnsi"/>
                <w:b/>
                <w:bCs/>
                <w:noProof/>
                <w:lang w:val="en-GB" w:eastAsia="zh-CN"/>
              </w:rPr>
              <w:t>24.1</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Flipkart Responsibilities During the Assembly and Commissioning Phase</w:t>
            </w:r>
            <w:r>
              <w:rPr>
                <w:noProof/>
                <w:webHidden/>
              </w:rPr>
              <w:tab/>
            </w:r>
            <w:r>
              <w:rPr>
                <w:noProof/>
                <w:webHidden/>
              </w:rPr>
              <w:fldChar w:fldCharType="begin"/>
            </w:r>
            <w:r>
              <w:rPr>
                <w:noProof/>
                <w:webHidden/>
              </w:rPr>
              <w:instrText xml:space="preserve"> PAGEREF _Toc145535680 \h </w:instrText>
            </w:r>
            <w:r>
              <w:rPr>
                <w:noProof/>
                <w:webHidden/>
              </w:rPr>
            </w:r>
            <w:r>
              <w:rPr>
                <w:noProof/>
                <w:webHidden/>
              </w:rPr>
              <w:fldChar w:fldCharType="separate"/>
            </w:r>
            <w:r>
              <w:rPr>
                <w:noProof/>
                <w:webHidden/>
              </w:rPr>
              <w:t>75</w:t>
            </w:r>
            <w:r>
              <w:rPr>
                <w:noProof/>
                <w:webHidden/>
              </w:rPr>
              <w:fldChar w:fldCharType="end"/>
            </w:r>
          </w:hyperlink>
        </w:p>
        <w:p w14:paraId="6470B0F6" w14:textId="78410599"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81" w:history="1">
            <w:r w:rsidRPr="008F3BE9">
              <w:rPr>
                <w:rStyle w:val="Hyperlink"/>
                <w:rFonts w:eastAsia="SimSun" w:cstheme="majorHAnsi"/>
                <w:b/>
                <w:bCs/>
                <w:noProof/>
                <w:lang w:val="en-GB" w:eastAsia="zh-CN"/>
              </w:rPr>
              <w:t>24.2</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Responsibilities of Flipkart During the Tests</w:t>
            </w:r>
            <w:r>
              <w:rPr>
                <w:noProof/>
                <w:webHidden/>
              </w:rPr>
              <w:tab/>
            </w:r>
            <w:r>
              <w:rPr>
                <w:noProof/>
                <w:webHidden/>
              </w:rPr>
              <w:fldChar w:fldCharType="begin"/>
            </w:r>
            <w:r>
              <w:rPr>
                <w:noProof/>
                <w:webHidden/>
              </w:rPr>
              <w:instrText xml:space="preserve"> PAGEREF _Toc145535681 \h </w:instrText>
            </w:r>
            <w:r>
              <w:rPr>
                <w:noProof/>
                <w:webHidden/>
              </w:rPr>
            </w:r>
            <w:r>
              <w:rPr>
                <w:noProof/>
                <w:webHidden/>
              </w:rPr>
              <w:fldChar w:fldCharType="separate"/>
            </w:r>
            <w:r>
              <w:rPr>
                <w:noProof/>
                <w:webHidden/>
              </w:rPr>
              <w:t>76</w:t>
            </w:r>
            <w:r>
              <w:rPr>
                <w:noProof/>
                <w:webHidden/>
              </w:rPr>
              <w:fldChar w:fldCharType="end"/>
            </w:r>
          </w:hyperlink>
        </w:p>
        <w:p w14:paraId="5241B7EA" w14:textId="5D2FBFCE" w:rsidR="00076B2B" w:rsidRDefault="00076B2B">
          <w:pPr>
            <w:pStyle w:val="TOC2"/>
            <w:tabs>
              <w:tab w:val="left" w:pos="880"/>
              <w:tab w:val="right" w:leader="dot" w:pos="9016"/>
            </w:tabs>
            <w:rPr>
              <w:rFonts w:eastAsiaTheme="minorEastAsia"/>
              <w:noProof/>
              <w:kern w:val="2"/>
              <w:lang w:val="en-US"/>
              <w14:ligatures w14:val="standardContextual"/>
            </w:rPr>
          </w:pPr>
          <w:hyperlink w:anchor="_Toc145535682" w:history="1">
            <w:r w:rsidRPr="008F3BE9">
              <w:rPr>
                <w:rStyle w:val="Hyperlink"/>
                <w:rFonts w:eastAsia="SimSun" w:cstheme="majorHAnsi"/>
                <w:b/>
                <w:bCs/>
                <w:noProof/>
                <w:lang w:val="en-GB" w:eastAsia="zh-CN"/>
              </w:rPr>
              <w:t>24.3</w:t>
            </w:r>
            <w:r>
              <w:rPr>
                <w:rFonts w:eastAsiaTheme="minorEastAsia"/>
                <w:noProof/>
                <w:kern w:val="2"/>
                <w:lang w:val="en-US"/>
                <w14:ligatures w14:val="standardContextual"/>
              </w:rPr>
              <w:tab/>
            </w:r>
            <w:r w:rsidRPr="008F3BE9">
              <w:rPr>
                <w:rStyle w:val="Hyperlink"/>
                <w:rFonts w:eastAsia="SimSun" w:cstheme="majorHAnsi"/>
                <w:b/>
                <w:bCs/>
                <w:noProof/>
                <w:lang w:val="en-GB" w:eastAsia="zh-CN"/>
              </w:rPr>
              <w:t>Flipkart Responsibilities During the Training</w:t>
            </w:r>
            <w:r>
              <w:rPr>
                <w:noProof/>
                <w:webHidden/>
              </w:rPr>
              <w:tab/>
            </w:r>
            <w:r>
              <w:rPr>
                <w:noProof/>
                <w:webHidden/>
              </w:rPr>
              <w:fldChar w:fldCharType="begin"/>
            </w:r>
            <w:r>
              <w:rPr>
                <w:noProof/>
                <w:webHidden/>
              </w:rPr>
              <w:instrText xml:space="preserve"> PAGEREF _Toc145535682 \h </w:instrText>
            </w:r>
            <w:r>
              <w:rPr>
                <w:noProof/>
                <w:webHidden/>
              </w:rPr>
            </w:r>
            <w:r>
              <w:rPr>
                <w:noProof/>
                <w:webHidden/>
              </w:rPr>
              <w:fldChar w:fldCharType="separate"/>
            </w:r>
            <w:r>
              <w:rPr>
                <w:noProof/>
                <w:webHidden/>
              </w:rPr>
              <w:t>76</w:t>
            </w:r>
            <w:r>
              <w:rPr>
                <w:noProof/>
                <w:webHidden/>
              </w:rPr>
              <w:fldChar w:fldCharType="end"/>
            </w:r>
          </w:hyperlink>
        </w:p>
        <w:p w14:paraId="3E397116" w14:textId="74D890E8" w:rsidR="00076B2B" w:rsidRDefault="00076B2B">
          <w:pPr>
            <w:pStyle w:val="TOC1"/>
            <w:tabs>
              <w:tab w:val="left" w:pos="660"/>
              <w:tab w:val="right" w:leader="dot" w:pos="9016"/>
            </w:tabs>
            <w:rPr>
              <w:rFonts w:cstheme="minorBidi"/>
              <w:noProof/>
              <w:kern w:val="2"/>
              <w14:ligatures w14:val="standardContextual"/>
            </w:rPr>
          </w:pPr>
          <w:hyperlink w:anchor="_Toc145535683" w:history="1">
            <w:r w:rsidRPr="008F3BE9">
              <w:rPr>
                <w:rStyle w:val="Hyperlink"/>
                <w:rFonts w:ascii="Calibri" w:eastAsia="SimSun" w:hAnsi="Calibri" w:cs="Calibri"/>
                <w:b/>
                <w:bCs/>
                <w:noProof/>
                <w:lang w:val="en-GB" w:eastAsia="zh-CN"/>
              </w:rPr>
              <w:t>25.</w:t>
            </w:r>
            <w:r>
              <w:rPr>
                <w:rFonts w:cstheme="minorBidi"/>
                <w:noProof/>
                <w:kern w:val="2"/>
                <w14:ligatures w14:val="standardContextual"/>
              </w:rPr>
              <w:tab/>
            </w:r>
            <w:r w:rsidRPr="008F3BE9">
              <w:rPr>
                <w:rStyle w:val="Hyperlink"/>
                <w:rFonts w:ascii="Calibri" w:eastAsia="SimSun" w:hAnsi="Calibri" w:cs="Calibri"/>
                <w:b/>
                <w:bCs/>
                <w:noProof/>
                <w:lang w:val="en-GB" w:eastAsia="zh-CN"/>
              </w:rPr>
              <w:t>Warranty Period</w:t>
            </w:r>
            <w:r>
              <w:rPr>
                <w:noProof/>
                <w:webHidden/>
              </w:rPr>
              <w:tab/>
            </w:r>
            <w:r>
              <w:rPr>
                <w:noProof/>
                <w:webHidden/>
              </w:rPr>
              <w:fldChar w:fldCharType="begin"/>
            </w:r>
            <w:r>
              <w:rPr>
                <w:noProof/>
                <w:webHidden/>
              </w:rPr>
              <w:instrText xml:space="preserve"> PAGEREF _Toc145535683 \h </w:instrText>
            </w:r>
            <w:r>
              <w:rPr>
                <w:noProof/>
                <w:webHidden/>
              </w:rPr>
            </w:r>
            <w:r>
              <w:rPr>
                <w:noProof/>
                <w:webHidden/>
              </w:rPr>
              <w:fldChar w:fldCharType="separate"/>
            </w:r>
            <w:r>
              <w:rPr>
                <w:noProof/>
                <w:webHidden/>
              </w:rPr>
              <w:t>77</w:t>
            </w:r>
            <w:r>
              <w:rPr>
                <w:noProof/>
                <w:webHidden/>
              </w:rPr>
              <w:fldChar w:fldCharType="end"/>
            </w:r>
          </w:hyperlink>
        </w:p>
        <w:p w14:paraId="3CB4341B" w14:textId="244BC21C" w:rsidR="00076B2B" w:rsidRDefault="00076B2B">
          <w:pPr>
            <w:pStyle w:val="TOC1"/>
            <w:tabs>
              <w:tab w:val="left" w:pos="660"/>
              <w:tab w:val="right" w:leader="dot" w:pos="9016"/>
            </w:tabs>
            <w:rPr>
              <w:rFonts w:cstheme="minorBidi"/>
              <w:noProof/>
              <w:kern w:val="2"/>
              <w14:ligatures w14:val="standardContextual"/>
            </w:rPr>
          </w:pPr>
          <w:hyperlink w:anchor="_Toc145535684" w:history="1">
            <w:r w:rsidRPr="008F3BE9">
              <w:rPr>
                <w:rStyle w:val="Hyperlink"/>
                <w:rFonts w:ascii="Calibri" w:eastAsia="SimSun" w:hAnsi="Calibri" w:cs="Calibri"/>
                <w:b/>
                <w:bCs/>
                <w:noProof/>
                <w:lang w:val="en-GB" w:eastAsia="zh-CN"/>
              </w:rPr>
              <w:t>26.</w:t>
            </w:r>
            <w:r>
              <w:rPr>
                <w:rFonts w:cstheme="minorBidi"/>
                <w:noProof/>
                <w:kern w:val="2"/>
                <w14:ligatures w14:val="standardContextual"/>
              </w:rPr>
              <w:tab/>
            </w:r>
            <w:r w:rsidRPr="008F3BE9">
              <w:rPr>
                <w:rStyle w:val="Hyperlink"/>
                <w:rFonts w:ascii="Calibri" w:eastAsia="SimSun" w:hAnsi="Calibri" w:cs="Calibri"/>
                <w:b/>
                <w:bCs/>
                <w:noProof/>
                <w:lang w:val="en-GB" w:eastAsia="zh-CN"/>
              </w:rPr>
              <w:t>Exclusions</w:t>
            </w:r>
            <w:r>
              <w:rPr>
                <w:noProof/>
                <w:webHidden/>
              </w:rPr>
              <w:tab/>
            </w:r>
            <w:r>
              <w:rPr>
                <w:noProof/>
                <w:webHidden/>
              </w:rPr>
              <w:fldChar w:fldCharType="begin"/>
            </w:r>
            <w:r>
              <w:rPr>
                <w:noProof/>
                <w:webHidden/>
              </w:rPr>
              <w:instrText xml:space="preserve"> PAGEREF _Toc145535684 \h </w:instrText>
            </w:r>
            <w:r>
              <w:rPr>
                <w:noProof/>
                <w:webHidden/>
              </w:rPr>
            </w:r>
            <w:r>
              <w:rPr>
                <w:noProof/>
                <w:webHidden/>
              </w:rPr>
              <w:fldChar w:fldCharType="separate"/>
            </w:r>
            <w:r>
              <w:rPr>
                <w:noProof/>
                <w:webHidden/>
              </w:rPr>
              <w:t>78</w:t>
            </w:r>
            <w:r>
              <w:rPr>
                <w:noProof/>
                <w:webHidden/>
              </w:rPr>
              <w:fldChar w:fldCharType="end"/>
            </w:r>
          </w:hyperlink>
        </w:p>
        <w:p w14:paraId="3D714923" w14:textId="683FC4DA" w:rsidR="00EB2586" w:rsidRDefault="00752FC0" w:rsidP="00814D6B">
          <w:pPr>
            <w:rPr>
              <w:rFonts w:ascii="Arial" w:hAnsi="Arial" w:cs="Arial"/>
              <w:b/>
              <w:bCs/>
              <w:noProof/>
              <w:color w:val="000000" w:themeColor="text1"/>
            </w:rPr>
          </w:pPr>
          <w:r w:rsidRPr="00325E12">
            <w:rPr>
              <w:rFonts w:cstheme="minorHAnsi"/>
              <w:b/>
              <w:bCs/>
              <w:noProof/>
              <w:color w:val="000000" w:themeColor="text1"/>
              <w:sz w:val="20"/>
              <w:szCs w:val="20"/>
            </w:rPr>
            <w:fldChar w:fldCharType="end"/>
          </w:r>
        </w:p>
      </w:sdtContent>
    </w:sdt>
    <w:p w14:paraId="7E045A7A" w14:textId="77777777" w:rsidR="0096433C" w:rsidRDefault="0096433C" w:rsidP="00814D6B">
      <w:pPr>
        <w:rPr>
          <w:rFonts w:ascii="Arial" w:hAnsi="Arial" w:cs="Arial"/>
          <w:b/>
          <w:bCs/>
          <w:noProof/>
          <w:color w:val="000000" w:themeColor="text1"/>
        </w:rPr>
      </w:pPr>
    </w:p>
    <w:p w14:paraId="6627E514" w14:textId="77777777" w:rsidR="0096433C" w:rsidRDefault="0096433C" w:rsidP="00814D6B">
      <w:pPr>
        <w:rPr>
          <w:rFonts w:ascii="Arial" w:hAnsi="Arial" w:cs="Arial"/>
          <w:b/>
          <w:bCs/>
          <w:noProof/>
          <w:color w:val="000000" w:themeColor="text1"/>
        </w:rPr>
      </w:pPr>
    </w:p>
    <w:p w14:paraId="6D9181A8" w14:textId="77777777" w:rsidR="0096433C" w:rsidRDefault="0096433C" w:rsidP="00814D6B">
      <w:pPr>
        <w:rPr>
          <w:rFonts w:ascii="Arial" w:hAnsi="Arial" w:cs="Arial"/>
          <w:b/>
          <w:bCs/>
          <w:noProof/>
          <w:color w:val="000000" w:themeColor="text1"/>
        </w:rPr>
      </w:pPr>
    </w:p>
    <w:p w14:paraId="14B88B9D" w14:textId="77777777" w:rsidR="0096433C" w:rsidRDefault="0096433C" w:rsidP="00814D6B">
      <w:pPr>
        <w:rPr>
          <w:rFonts w:ascii="Arial" w:hAnsi="Arial" w:cs="Arial"/>
          <w:b/>
          <w:bCs/>
          <w:noProof/>
          <w:color w:val="000000" w:themeColor="text1"/>
        </w:rPr>
      </w:pPr>
    </w:p>
    <w:p w14:paraId="2D1F0C4E" w14:textId="77777777" w:rsidR="0096433C" w:rsidRDefault="0096433C" w:rsidP="00814D6B">
      <w:pPr>
        <w:rPr>
          <w:rFonts w:ascii="Arial" w:hAnsi="Arial" w:cs="Arial"/>
          <w:b/>
          <w:bCs/>
          <w:noProof/>
          <w:color w:val="000000" w:themeColor="text1"/>
        </w:rPr>
      </w:pPr>
    </w:p>
    <w:p w14:paraId="6A66949D" w14:textId="77777777" w:rsidR="0096433C" w:rsidRDefault="0096433C" w:rsidP="00814D6B">
      <w:pPr>
        <w:rPr>
          <w:rFonts w:ascii="Arial" w:hAnsi="Arial" w:cs="Arial"/>
          <w:b/>
          <w:bCs/>
          <w:noProof/>
          <w:color w:val="000000" w:themeColor="text1"/>
        </w:rPr>
      </w:pPr>
    </w:p>
    <w:p w14:paraId="18404F5F" w14:textId="77777777" w:rsidR="0096433C" w:rsidRDefault="0096433C" w:rsidP="00814D6B">
      <w:pPr>
        <w:rPr>
          <w:rFonts w:ascii="Arial" w:hAnsi="Arial" w:cs="Arial"/>
          <w:b/>
          <w:bCs/>
          <w:noProof/>
          <w:color w:val="000000" w:themeColor="text1"/>
        </w:rPr>
      </w:pPr>
    </w:p>
    <w:p w14:paraId="21AE2AD7" w14:textId="77777777" w:rsidR="0096433C" w:rsidRDefault="0096433C" w:rsidP="00814D6B">
      <w:pPr>
        <w:rPr>
          <w:rFonts w:ascii="Arial" w:hAnsi="Arial" w:cs="Arial"/>
          <w:b/>
          <w:bCs/>
          <w:noProof/>
          <w:color w:val="000000" w:themeColor="text1"/>
        </w:rPr>
      </w:pPr>
    </w:p>
    <w:p w14:paraId="4313947D" w14:textId="77777777" w:rsidR="0096433C" w:rsidRDefault="0096433C" w:rsidP="00814D6B">
      <w:pPr>
        <w:rPr>
          <w:rFonts w:ascii="Arial" w:hAnsi="Arial" w:cs="Arial"/>
          <w:b/>
          <w:bCs/>
          <w:noProof/>
          <w:color w:val="000000" w:themeColor="text1"/>
        </w:rPr>
      </w:pPr>
    </w:p>
    <w:p w14:paraId="10869F2A" w14:textId="77777777" w:rsidR="0096433C" w:rsidRDefault="0096433C" w:rsidP="00814D6B">
      <w:pPr>
        <w:rPr>
          <w:rFonts w:ascii="Arial" w:hAnsi="Arial" w:cs="Arial"/>
          <w:b/>
          <w:bCs/>
          <w:noProof/>
          <w:color w:val="000000" w:themeColor="text1"/>
        </w:rPr>
      </w:pPr>
    </w:p>
    <w:p w14:paraId="4E0A8982" w14:textId="77777777" w:rsidR="0096433C" w:rsidRDefault="0096433C" w:rsidP="00814D6B">
      <w:pPr>
        <w:rPr>
          <w:rFonts w:ascii="Arial" w:hAnsi="Arial" w:cs="Arial"/>
          <w:b/>
          <w:bCs/>
          <w:noProof/>
          <w:color w:val="000000" w:themeColor="text1"/>
        </w:rPr>
      </w:pPr>
    </w:p>
    <w:p w14:paraId="76D7EBFA" w14:textId="77777777" w:rsidR="0096433C" w:rsidRDefault="0096433C" w:rsidP="00814D6B">
      <w:pPr>
        <w:rPr>
          <w:rFonts w:ascii="Arial" w:hAnsi="Arial" w:cs="Arial"/>
          <w:b/>
          <w:bCs/>
          <w:noProof/>
          <w:color w:val="000000" w:themeColor="text1"/>
        </w:rPr>
      </w:pPr>
    </w:p>
    <w:p w14:paraId="4EFF8389" w14:textId="77777777" w:rsidR="0096433C" w:rsidRDefault="0096433C" w:rsidP="00814D6B">
      <w:pPr>
        <w:rPr>
          <w:rFonts w:ascii="Arial" w:hAnsi="Arial" w:cs="Arial"/>
          <w:b/>
          <w:bCs/>
          <w:noProof/>
          <w:color w:val="000000" w:themeColor="text1"/>
        </w:rPr>
      </w:pPr>
    </w:p>
    <w:p w14:paraId="16E9328F" w14:textId="77777777" w:rsidR="0096433C" w:rsidRDefault="0096433C" w:rsidP="00814D6B">
      <w:pPr>
        <w:rPr>
          <w:rFonts w:ascii="Arial" w:hAnsi="Arial" w:cs="Arial"/>
          <w:b/>
          <w:bCs/>
          <w:noProof/>
          <w:color w:val="000000" w:themeColor="text1"/>
        </w:rPr>
      </w:pPr>
    </w:p>
    <w:p w14:paraId="4A1F79F7" w14:textId="77777777" w:rsidR="0096433C" w:rsidRDefault="0096433C" w:rsidP="00814D6B">
      <w:pPr>
        <w:rPr>
          <w:rFonts w:ascii="Arial" w:hAnsi="Arial" w:cs="Arial"/>
          <w:b/>
          <w:bCs/>
          <w:noProof/>
          <w:color w:val="000000" w:themeColor="text1"/>
        </w:rPr>
      </w:pPr>
    </w:p>
    <w:p w14:paraId="402B62CB" w14:textId="77777777" w:rsidR="0096433C" w:rsidRDefault="0096433C" w:rsidP="00814D6B">
      <w:pPr>
        <w:rPr>
          <w:rFonts w:ascii="Arial" w:hAnsi="Arial" w:cs="Arial"/>
          <w:b/>
          <w:bCs/>
          <w:noProof/>
          <w:color w:val="000000" w:themeColor="text1"/>
        </w:rPr>
      </w:pPr>
    </w:p>
    <w:p w14:paraId="5469F476" w14:textId="77777777" w:rsidR="0096433C" w:rsidRDefault="0096433C" w:rsidP="00814D6B">
      <w:pPr>
        <w:rPr>
          <w:rFonts w:ascii="Arial" w:hAnsi="Arial" w:cs="Arial"/>
          <w:b/>
          <w:bCs/>
          <w:noProof/>
          <w:color w:val="000000" w:themeColor="text1"/>
        </w:rPr>
      </w:pPr>
    </w:p>
    <w:p w14:paraId="7369CB80" w14:textId="77777777" w:rsidR="0096433C" w:rsidRDefault="0096433C" w:rsidP="00814D6B">
      <w:pPr>
        <w:rPr>
          <w:rFonts w:ascii="Arial" w:hAnsi="Arial" w:cs="Arial"/>
          <w:b/>
          <w:bCs/>
          <w:noProof/>
          <w:color w:val="000000" w:themeColor="text1"/>
        </w:rPr>
      </w:pPr>
    </w:p>
    <w:p w14:paraId="050C61E6" w14:textId="77777777" w:rsidR="0096433C" w:rsidRDefault="0096433C" w:rsidP="00814D6B">
      <w:pPr>
        <w:rPr>
          <w:rFonts w:ascii="Arial" w:hAnsi="Arial" w:cs="Arial"/>
          <w:b/>
          <w:bCs/>
          <w:noProof/>
          <w:color w:val="000000" w:themeColor="text1"/>
        </w:rPr>
      </w:pPr>
    </w:p>
    <w:p w14:paraId="5C6FF48D" w14:textId="77777777" w:rsidR="0096433C" w:rsidRDefault="0096433C" w:rsidP="00814D6B">
      <w:pPr>
        <w:rPr>
          <w:rFonts w:ascii="Arial" w:hAnsi="Arial" w:cs="Arial"/>
          <w:b/>
          <w:bCs/>
          <w:noProof/>
          <w:color w:val="000000" w:themeColor="text1"/>
        </w:rPr>
      </w:pPr>
    </w:p>
    <w:p w14:paraId="08D49D6C" w14:textId="77777777" w:rsidR="0096433C" w:rsidRDefault="0096433C" w:rsidP="00814D6B">
      <w:pPr>
        <w:rPr>
          <w:rFonts w:ascii="Arial" w:hAnsi="Arial" w:cs="Arial"/>
          <w:b/>
          <w:bCs/>
          <w:noProof/>
          <w:color w:val="000000" w:themeColor="text1"/>
        </w:rPr>
      </w:pPr>
    </w:p>
    <w:p w14:paraId="2048242F" w14:textId="77777777" w:rsidR="0096433C" w:rsidRDefault="0096433C" w:rsidP="00814D6B">
      <w:pPr>
        <w:rPr>
          <w:rFonts w:ascii="Arial" w:hAnsi="Arial" w:cs="Arial"/>
          <w:b/>
          <w:bCs/>
          <w:noProof/>
          <w:color w:val="000000" w:themeColor="text1"/>
        </w:rPr>
      </w:pPr>
    </w:p>
    <w:p w14:paraId="145A02E2" w14:textId="77777777" w:rsidR="0096433C" w:rsidRDefault="0096433C" w:rsidP="00814D6B">
      <w:pPr>
        <w:rPr>
          <w:rFonts w:ascii="Arial" w:hAnsi="Arial" w:cs="Arial"/>
          <w:b/>
          <w:bCs/>
          <w:noProof/>
          <w:color w:val="000000" w:themeColor="text1"/>
        </w:rPr>
      </w:pPr>
    </w:p>
    <w:p w14:paraId="0B86E1AE" w14:textId="77777777" w:rsidR="0096433C" w:rsidRDefault="0096433C" w:rsidP="00814D6B">
      <w:pPr>
        <w:rPr>
          <w:rFonts w:ascii="Arial" w:hAnsi="Arial" w:cs="Arial"/>
          <w:b/>
          <w:bCs/>
          <w:noProof/>
          <w:color w:val="000000" w:themeColor="text1"/>
        </w:rPr>
      </w:pPr>
    </w:p>
    <w:p w14:paraId="237CF0DC" w14:textId="77777777" w:rsidR="0096433C" w:rsidRDefault="0096433C" w:rsidP="00814D6B">
      <w:pPr>
        <w:rPr>
          <w:rFonts w:ascii="Arial" w:hAnsi="Arial" w:cs="Arial"/>
          <w:b/>
          <w:bCs/>
          <w:noProof/>
          <w:color w:val="000000" w:themeColor="text1"/>
        </w:rPr>
      </w:pPr>
    </w:p>
    <w:p w14:paraId="09905F5B" w14:textId="77777777" w:rsidR="0096433C" w:rsidRDefault="0096433C" w:rsidP="00814D6B">
      <w:pPr>
        <w:rPr>
          <w:rFonts w:ascii="Arial" w:hAnsi="Arial" w:cs="Arial"/>
          <w:b/>
          <w:bCs/>
          <w:noProof/>
          <w:color w:val="000000" w:themeColor="text1"/>
        </w:rPr>
      </w:pPr>
    </w:p>
    <w:p w14:paraId="05F663F6" w14:textId="77777777" w:rsidR="0096433C" w:rsidRDefault="0096433C" w:rsidP="00814D6B">
      <w:pPr>
        <w:rPr>
          <w:rFonts w:ascii="Arial" w:hAnsi="Arial" w:cs="Arial"/>
          <w:b/>
          <w:bCs/>
          <w:noProof/>
          <w:color w:val="000000" w:themeColor="text1"/>
        </w:rPr>
      </w:pPr>
    </w:p>
    <w:p w14:paraId="4C90E875" w14:textId="77777777" w:rsidR="0096433C" w:rsidRDefault="0096433C" w:rsidP="00814D6B">
      <w:pPr>
        <w:rPr>
          <w:rFonts w:ascii="Arial" w:hAnsi="Arial" w:cs="Arial"/>
          <w:b/>
          <w:bCs/>
          <w:noProof/>
          <w:sz w:val="20"/>
          <w:szCs w:val="20"/>
        </w:rPr>
      </w:pPr>
    </w:p>
    <w:p w14:paraId="3691C762" w14:textId="77777777" w:rsidR="00076B2B" w:rsidRPr="000547B6" w:rsidRDefault="00076B2B" w:rsidP="00814D6B">
      <w:pPr>
        <w:rPr>
          <w:rFonts w:ascii="Arial" w:hAnsi="Arial" w:cs="Arial"/>
          <w:b/>
          <w:bCs/>
          <w:noProof/>
          <w:sz w:val="20"/>
          <w:szCs w:val="20"/>
        </w:rPr>
      </w:pPr>
    </w:p>
    <w:p w14:paraId="583B3226" w14:textId="661DCBC8" w:rsidR="00715213" w:rsidRPr="0020428C" w:rsidRDefault="00715213">
      <w:pPr>
        <w:pStyle w:val="Heading1"/>
        <w:numPr>
          <w:ilvl w:val="0"/>
          <w:numId w:val="12"/>
        </w:numPr>
        <w:ind w:left="0"/>
        <w:rPr>
          <w:rFonts w:eastAsia="SimSun" w:cstheme="majorHAnsi"/>
          <w:b/>
          <w:bCs/>
          <w:color w:val="323E4F" w:themeColor="text2" w:themeShade="BF"/>
          <w:sz w:val="28"/>
          <w:szCs w:val="28"/>
          <w:lang w:val="en-GB" w:eastAsia="zh-CN"/>
        </w:rPr>
      </w:pPr>
      <w:bookmarkStart w:id="4" w:name="_Toc145535578"/>
      <w:r w:rsidRPr="0020428C">
        <w:rPr>
          <w:rFonts w:eastAsia="SimSun" w:cstheme="majorHAnsi"/>
          <w:b/>
          <w:bCs/>
          <w:color w:val="323E4F" w:themeColor="text2" w:themeShade="BF"/>
          <w:sz w:val="28"/>
          <w:szCs w:val="28"/>
          <w:lang w:val="en-GB" w:eastAsia="zh-CN"/>
        </w:rPr>
        <w:lastRenderedPageBreak/>
        <w:t>Glossary</w:t>
      </w:r>
      <w:bookmarkEnd w:id="4"/>
    </w:p>
    <w:p w14:paraId="5A7F43C2" w14:textId="77777777" w:rsidR="00715213" w:rsidRPr="00F0038F" w:rsidRDefault="00715213" w:rsidP="00814D6B">
      <w:pPr>
        <w:rPr>
          <w:rFonts w:ascii="Arial" w:hAnsi="Arial" w:cs="Arial"/>
          <w:lang w:val="en-GB" w:eastAsia="zh-CN"/>
        </w:rPr>
      </w:pPr>
    </w:p>
    <w:tbl>
      <w:tblPr>
        <w:tblStyle w:val="GridTable4-Accent6"/>
        <w:tblW w:w="8948" w:type="dxa"/>
        <w:tblLook w:val="04A0" w:firstRow="1" w:lastRow="0" w:firstColumn="1" w:lastColumn="0" w:noHBand="0" w:noVBand="1"/>
      </w:tblPr>
      <w:tblGrid>
        <w:gridCol w:w="1032"/>
        <w:gridCol w:w="1807"/>
        <w:gridCol w:w="6109"/>
      </w:tblGrid>
      <w:tr w:rsidR="006C3F4D" w:rsidRPr="006A77CF" w14:paraId="2B64A98C" w14:textId="77777777" w:rsidTr="008505AE">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4472C4" w:themeFill="accent1"/>
            <w:hideMark/>
          </w:tcPr>
          <w:p w14:paraId="5F6B2B9F" w14:textId="77777777" w:rsidR="006C3F4D" w:rsidRPr="006A77CF" w:rsidRDefault="006C3F4D" w:rsidP="008505AE">
            <w:pPr>
              <w:jc w:val="center"/>
              <w:rPr>
                <w:rFonts w:eastAsia="Times New Roman" w:cstheme="minorHAnsi"/>
                <w:b w:val="0"/>
                <w:bCs w:val="0"/>
                <w:lang w:eastAsia="en-IN"/>
              </w:rPr>
            </w:pPr>
            <w:r w:rsidRPr="006A77CF">
              <w:rPr>
                <w:rFonts w:eastAsia="Times New Roman" w:cstheme="minorHAnsi"/>
                <w:lang w:eastAsia="en-IN"/>
              </w:rPr>
              <w:t xml:space="preserve">S. No. </w:t>
            </w:r>
          </w:p>
        </w:tc>
        <w:tc>
          <w:tcPr>
            <w:tcW w:w="1807" w:type="dxa"/>
            <w:shd w:val="clear" w:color="auto" w:fill="4472C4" w:themeFill="accent1"/>
            <w:hideMark/>
          </w:tcPr>
          <w:p w14:paraId="2D755E96"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Term </w:t>
            </w:r>
          </w:p>
        </w:tc>
        <w:tc>
          <w:tcPr>
            <w:tcW w:w="6109" w:type="dxa"/>
            <w:shd w:val="clear" w:color="auto" w:fill="4472C4" w:themeFill="accent1"/>
            <w:hideMark/>
          </w:tcPr>
          <w:p w14:paraId="0ABA6295" w14:textId="77777777" w:rsidR="006C3F4D" w:rsidRPr="006A77CF" w:rsidRDefault="006C3F4D"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A77CF">
              <w:rPr>
                <w:rFonts w:eastAsia="Times New Roman" w:cstheme="minorHAnsi"/>
                <w:lang w:eastAsia="en-IN"/>
              </w:rPr>
              <w:t xml:space="preserve">Description </w:t>
            </w:r>
          </w:p>
        </w:tc>
      </w:tr>
      <w:tr w:rsidR="006C3F4D" w:rsidRPr="006A77CF" w14:paraId="51FAC881"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FC93B45"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p>
        </w:tc>
        <w:tc>
          <w:tcPr>
            <w:tcW w:w="1807" w:type="dxa"/>
            <w:noWrap/>
            <w:hideMark/>
          </w:tcPr>
          <w:p w14:paraId="75F3B6F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RF</w:t>
            </w:r>
            <w:r>
              <w:rPr>
                <w:rFonts w:eastAsia="Times New Roman" w:cstheme="minorHAnsi"/>
                <w:color w:val="000000"/>
                <w:lang w:eastAsia="en-IN"/>
              </w:rPr>
              <w:t>P</w:t>
            </w:r>
          </w:p>
        </w:tc>
        <w:tc>
          <w:tcPr>
            <w:tcW w:w="6109" w:type="dxa"/>
            <w:noWrap/>
            <w:hideMark/>
          </w:tcPr>
          <w:p w14:paraId="21BFB11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Request For </w:t>
            </w:r>
            <w:r>
              <w:rPr>
                <w:rFonts w:eastAsia="Times New Roman" w:cstheme="minorHAnsi"/>
                <w:color w:val="000000"/>
                <w:lang w:eastAsia="en-IN"/>
              </w:rPr>
              <w:t>Proposal</w:t>
            </w:r>
          </w:p>
        </w:tc>
      </w:tr>
      <w:tr w:rsidR="006C3F4D" w:rsidRPr="006A77CF" w14:paraId="384B043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CEAD954"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2</w:t>
            </w:r>
          </w:p>
        </w:tc>
        <w:tc>
          <w:tcPr>
            <w:tcW w:w="1807" w:type="dxa"/>
            <w:noWrap/>
            <w:hideMark/>
          </w:tcPr>
          <w:p w14:paraId="78A02488"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PPH</w:t>
            </w:r>
          </w:p>
        </w:tc>
        <w:tc>
          <w:tcPr>
            <w:tcW w:w="6109" w:type="dxa"/>
            <w:noWrap/>
            <w:hideMark/>
          </w:tcPr>
          <w:p w14:paraId="32A67E60" w14:textId="157ABF7A" w:rsidR="006C3F4D" w:rsidRPr="006A77CF" w:rsidRDefault="00FE7C50"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Shipment</w:t>
            </w:r>
            <w:r w:rsidR="006C3F4D" w:rsidRPr="006A77CF">
              <w:rPr>
                <w:rFonts w:eastAsia="Times New Roman" w:cstheme="minorHAnsi"/>
                <w:color w:val="000000"/>
                <w:lang w:eastAsia="en-IN"/>
              </w:rPr>
              <w:t xml:space="preserve">s Per Hour </w:t>
            </w:r>
          </w:p>
        </w:tc>
      </w:tr>
      <w:tr w:rsidR="006C3F4D" w:rsidRPr="006A77CF" w14:paraId="2162D579"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82B168E"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4</w:t>
            </w:r>
          </w:p>
        </w:tc>
        <w:tc>
          <w:tcPr>
            <w:tcW w:w="1807" w:type="dxa"/>
            <w:noWrap/>
            <w:hideMark/>
          </w:tcPr>
          <w:p w14:paraId="780CFF34"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ICR</w:t>
            </w:r>
          </w:p>
        </w:tc>
        <w:tc>
          <w:tcPr>
            <w:tcW w:w="6109" w:type="dxa"/>
            <w:noWrap/>
            <w:hideMark/>
          </w:tcPr>
          <w:p w14:paraId="25A761E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Intelligent Character Recognition </w:t>
            </w:r>
          </w:p>
        </w:tc>
      </w:tr>
      <w:tr w:rsidR="006C3F4D" w:rsidRPr="006A77CF" w14:paraId="0169E77A"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7A4498A"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5</w:t>
            </w:r>
          </w:p>
        </w:tc>
        <w:tc>
          <w:tcPr>
            <w:tcW w:w="1807" w:type="dxa"/>
            <w:noWrap/>
            <w:hideMark/>
          </w:tcPr>
          <w:p w14:paraId="24A61105"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MEZZ</w:t>
            </w:r>
          </w:p>
        </w:tc>
        <w:tc>
          <w:tcPr>
            <w:tcW w:w="6109" w:type="dxa"/>
            <w:noWrap/>
            <w:hideMark/>
          </w:tcPr>
          <w:p w14:paraId="11E7B726"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Mezzanine </w:t>
            </w:r>
          </w:p>
        </w:tc>
      </w:tr>
      <w:tr w:rsidR="006C3F4D" w:rsidRPr="006A77CF" w14:paraId="4C09F11E"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6E1EF69"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6</w:t>
            </w:r>
          </w:p>
        </w:tc>
        <w:tc>
          <w:tcPr>
            <w:tcW w:w="1807" w:type="dxa"/>
            <w:noWrap/>
            <w:hideMark/>
          </w:tcPr>
          <w:p w14:paraId="34AA82E9" w14:textId="11444C10" w:rsidR="006C3F4D" w:rsidRPr="006A77CF" w:rsidRDefault="001D6092"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FWD</w:t>
            </w:r>
          </w:p>
        </w:tc>
        <w:tc>
          <w:tcPr>
            <w:tcW w:w="6109" w:type="dxa"/>
            <w:noWrap/>
            <w:hideMark/>
          </w:tcPr>
          <w:p w14:paraId="0C6CFBF1" w14:textId="40432F34" w:rsidR="006C3F4D" w:rsidRPr="006A77CF" w:rsidRDefault="001D6092"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Friction Wheel Drive</w:t>
            </w:r>
          </w:p>
        </w:tc>
      </w:tr>
      <w:tr w:rsidR="006C3F4D" w:rsidRPr="006A77CF" w14:paraId="3FD9BAF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3473D7F4"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7</w:t>
            </w:r>
          </w:p>
        </w:tc>
        <w:tc>
          <w:tcPr>
            <w:tcW w:w="1807" w:type="dxa"/>
            <w:noWrap/>
            <w:hideMark/>
          </w:tcPr>
          <w:p w14:paraId="5B306D2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ECDS</w:t>
            </w:r>
          </w:p>
        </w:tc>
        <w:tc>
          <w:tcPr>
            <w:tcW w:w="6109" w:type="dxa"/>
            <w:noWrap/>
            <w:hideMark/>
          </w:tcPr>
          <w:p w14:paraId="6BD75B62"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Empty Carrier Detection System </w:t>
            </w:r>
          </w:p>
        </w:tc>
      </w:tr>
      <w:tr w:rsidR="006C3F4D" w:rsidRPr="006A77CF" w14:paraId="1B930F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EE71D1B"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8</w:t>
            </w:r>
          </w:p>
        </w:tc>
        <w:tc>
          <w:tcPr>
            <w:tcW w:w="1807" w:type="dxa"/>
            <w:noWrap/>
            <w:hideMark/>
          </w:tcPr>
          <w:p w14:paraId="23545A32"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AC </w:t>
            </w:r>
          </w:p>
        </w:tc>
        <w:tc>
          <w:tcPr>
            <w:tcW w:w="6109" w:type="dxa"/>
            <w:noWrap/>
            <w:hideMark/>
          </w:tcPr>
          <w:p w14:paraId="7614EB4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Alternating Current </w:t>
            </w:r>
          </w:p>
        </w:tc>
      </w:tr>
      <w:tr w:rsidR="006C3F4D" w:rsidRPr="006A77CF" w14:paraId="3C1B8C08"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3B58D7C"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9</w:t>
            </w:r>
          </w:p>
        </w:tc>
        <w:tc>
          <w:tcPr>
            <w:tcW w:w="1807" w:type="dxa"/>
            <w:noWrap/>
            <w:hideMark/>
          </w:tcPr>
          <w:p w14:paraId="1701C27D"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DC</w:t>
            </w:r>
          </w:p>
        </w:tc>
        <w:tc>
          <w:tcPr>
            <w:tcW w:w="6109" w:type="dxa"/>
            <w:noWrap/>
            <w:hideMark/>
          </w:tcPr>
          <w:p w14:paraId="398EF360"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Direct Current </w:t>
            </w:r>
          </w:p>
        </w:tc>
      </w:tr>
      <w:tr w:rsidR="006C3F4D" w:rsidRPr="006A77CF" w14:paraId="1EE6DA10"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7D7E6CD" w14:textId="77777777" w:rsidR="006C3F4D" w:rsidRPr="006A77CF" w:rsidRDefault="006C3F4D" w:rsidP="008505AE">
            <w:pPr>
              <w:jc w:val="center"/>
              <w:rPr>
                <w:rFonts w:eastAsia="Times New Roman" w:cstheme="minorHAnsi"/>
                <w:color w:val="000000"/>
                <w:lang w:eastAsia="en-IN"/>
              </w:rPr>
            </w:pPr>
            <w:r>
              <w:rPr>
                <w:rFonts w:eastAsia="Times New Roman" w:cstheme="minorHAnsi"/>
                <w:color w:val="000000"/>
                <w:lang w:eastAsia="en-IN"/>
              </w:rPr>
              <w:t>10</w:t>
            </w:r>
          </w:p>
        </w:tc>
        <w:tc>
          <w:tcPr>
            <w:tcW w:w="1807" w:type="dxa"/>
            <w:noWrap/>
            <w:hideMark/>
          </w:tcPr>
          <w:p w14:paraId="00BDFC6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PLC </w:t>
            </w:r>
          </w:p>
        </w:tc>
        <w:tc>
          <w:tcPr>
            <w:tcW w:w="6109" w:type="dxa"/>
            <w:noWrap/>
            <w:hideMark/>
          </w:tcPr>
          <w:p w14:paraId="13898CAF"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Programmable Logic Controller </w:t>
            </w:r>
          </w:p>
        </w:tc>
      </w:tr>
      <w:tr w:rsidR="006C3F4D" w:rsidRPr="006A77CF" w14:paraId="30A3BD33"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948578B"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1</w:t>
            </w:r>
          </w:p>
        </w:tc>
        <w:tc>
          <w:tcPr>
            <w:tcW w:w="1807" w:type="dxa"/>
            <w:noWrap/>
            <w:hideMark/>
          </w:tcPr>
          <w:p w14:paraId="0753226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IT</w:t>
            </w:r>
          </w:p>
        </w:tc>
        <w:tc>
          <w:tcPr>
            <w:tcW w:w="6109" w:type="dxa"/>
            <w:noWrap/>
            <w:hideMark/>
          </w:tcPr>
          <w:p w14:paraId="1B5BED1A"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Information Technology </w:t>
            </w:r>
          </w:p>
        </w:tc>
      </w:tr>
      <w:tr w:rsidR="006C3F4D" w:rsidRPr="006A77CF" w14:paraId="6B9D2167"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149E18F2"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2</w:t>
            </w:r>
          </w:p>
        </w:tc>
        <w:tc>
          <w:tcPr>
            <w:tcW w:w="1807" w:type="dxa"/>
            <w:noWrap/>
            <w:hideMark/>
          </w:tcPr>
          <w:p w14:paraId="102FBBB8"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BOQ</w:t>
            </w:r>
          </w:p>
        </w:tc>
        <w:tc>
          <w:tcPr>
            <w:tcW w:w="6109" w:type="dxa"/>
            <w:noWrap/>
            <w:hideMark/>
          </w:tcPr>
          <w:p w14:paraId="12413BBB"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Bill Of Quantity </w:t>
            </w:r>
          </w:p>
        </w:tc>
      </w:tr>
      <w:tr w:rsidR="006C3F4D" w:rsidRPr="006A77CF" w14:paraId="0A2F8142"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061751EA"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3</w:t>
            </w:r>
          </w:p>
        </w:tc>
        <w:tc>
          <w:tcPr>
            <w:tcW w:w="1807" w:type="dxa"/>
            <w:noWrap/>
            <w:hideMark/>
          </w:tcPr>
          <w:p w14:paraId="47AE1FA7"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I/O</w:t>
            </w:r>
          </w:p>
        </w:tc>
        <w:tc>
          <w:tcPr>
            <w:tcW w:w="6109" w:type="dxa"/>
            <w:noWrap/>
            <w:hideMark/>
          </w:tcPr>
          <w:p w14:paraId="7E01127F"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Input/ Output</w:t>
            </w:r>
          </w:p>
        </w:tc>
      </w:tr>
      <w:tr w:rsidR="006C3F4D" w:rsidRPr="006A77CF" w14:paraId="4F7848CC"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7E82D6"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4</w:t>
            </w:r>
          </w:p>
        </w:tc>
        <w:tc>
          <w:tcPr>
            <w:tcW w:w="1807" w:type="dxa"/>
            <w:noWrap/>
            <w:hideMark/>
          </w:tcPr>
          <w:p w14:paraId="1F6E3EFC"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PDP</w:t>
            </w:r>
          </w:p>
        </w:tc>
        <w:tc>
          <w:tcPr>
            <w:tcW w:w="6109" w:type="dxa"/>
            <w:noWrap/>
            <w:hideMark/>
          </w:tcPr>
          <w:p w14:paraId="63730AF5"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Power Distribution Panel</w:t>
            </w:r>
          </w:p>
        </w:tc>
      </w:tr>
      <w:tr w:rsidR="006C3F4D" w:rsidRPr="006A77CF" w14:paraId="7B013827"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48D943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5</w:t>
            </w:r>
          </w:p>
        </w:tc>
        <w:tc>
          <w:tcPr>
            <w:tcW w:w="1807" w:type="dxa"/>
            <w:noWrap/>
            <w:hideMark/>
          </w:tcPr>
          <w:p w14:paraId="567D226E"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PC </w:t>
            </w:r>
          </w:p>
        </w:tc>
        <w:tc>
          <w:tcPr>
            <w:tcW w:w="6109" w:type="dxa"/>
            <w:noWrap/>
            <w:hideMark/>
          </w:tcPr>
          <w:p w14:paraId="199EC53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Personal Computer </w:t>
            </w:r>
          </w:p>
        </w:tc>
      </w:tr>
      <w:tr w:rsidR="006C3F4D" w:rsidRPr="006A77CF" w14:paraId="793D4ACB"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78D43A8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6</w:t>
            </w:r>
          </w:p>
        </w:tc>
        <w:tc>
          <w:tcPr>
            <w:tcW w:w="1807" w:type="dxa"/>
            <w:noWrap/>
            <w:hideMark/>
          </w:tcPr>
          <w:p w14:paraId="00D76CAD"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UPS </w:t>
            </w:r>
          </w:p>
        </w:tc>
        <w:tc>
          <w:tcPr>
            <w:tcW w:w="6109" w:type="dxa"/>
            <w:noWrap/>
            <w:hideMark/>
          </w:tcPr>
          <w:p w14:paraId="6370CB8A" w14:textId="77777777" w:rsidR="006C3F4D" w:rsidRPr="006A77CF" w:rsidRDefault="006C3F4D"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 xml:space="preserve">Uninterrupted Power Supply </w:t>
            </w:r>
          </w:p>
        </w:tc>
      </w:tr>
      <w:tr w:rsidR="006C3F4D" w:rsidRPr="006A77CF" w14:paraId="1DBD199C"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F6B34FF" w14:textId="77777777" w:rsidR="006C3F4D" w:rsidRPr="006A77CF" w:rsidRDefault="006C3F4D" w:rsidP="008505AE">
            <w:pPr>
              <w:jc w:val="center"/>
              <w:rPr>
                <w:rFonts w:eastAsia="Times New Roman" w:cstheme="minorHAnsi"/>
                <w:color w:val="000000"/>
                <w:lang w:eastAsia="en-IN"/>
              </w:rPr>
            </w:pPr>
            <w:r w:rsidRPr="006A77CF">
              <w:rPr>
                <w:rFonts w:eastAsia="Times New Roman" w:cstheme="minorHAnsi"/>
                <w:color w:val="000000"/>
                <w:lang w:eastAsia="en-IN"/>
              </w:rPr>
              <w:t>1</w:t>
            </w:r>
            <w:r>
              <w:rPr>
                <w:rFonts w:eastAsia="Times New Roman" w:cstheme="minorHAnsi"/>
                <w:color w:val="000000"/>
                <w:lang w:eastAsia="en-IN"/>
              </w:rPr>
              <w:t>7</w:t>
            </w:r>
          </w:p>
        </w:tc>
        <w:tc>
          <w:tcPr>
            <w:tcW w:w="1807" w:type="dxa"/>
            <w:noWrap/>
          </w:tcPr>
          <w:p w14:paraId="0EDD002B"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CBS</w:t>
            </w:r>
          </w:p>
        </w:tc>
        <w:tc>
          <w:tcPr>
            <w:tcW w:w="6109" w:type="dxa"/>
            <w:noWrap/>
          </w:tcPr>
          <w:p w14:paraId="4F5C29D1" w14:textId="77777777" w:rsidR="006C3F4D" w:rsidRPr="006A77CF" w:rsidRDefault="006C3F4D"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6A77CF">
              <w:rPr>
                <w:rFonts w:eastAsia="Times New Roman" w:cstheme="minorHAnsi"/>
                <w:color w:val="000000"/>
                <w:lang w:eastAsia="en-IN"/>
              </w:rPr>
              <w:t>Cross Belt Sorter</w:t>
            </w:r>
          </w:p>
        </w:tc>
      </w:tr>
      <w:tr w:rsidR="00857A3F" w:rsidRPr="006A77CF" w14:paraId="18B8F3B3" w14:textId="77777777" w:rsidTr="008505AE">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F328717" w14:textId="1711EA25" w:rsidR="00857A3F" w:rsidRDefault="00857A3F" w:rsidP="008505AE">
            <w:pPr>
              <w:jc w:val="center"/>
              <w:rPr>
                <w:rFonts w:eastAsia="Times New Roman" w:cstheme="minorHAnsi"/>
                <w:color w:val="000000"/>
                <w:lang w:eastAsia="en-IN"/>
              </w:rPr>
            </w:pPr>
            <w:r>
              <w:rPr>
                <w:rFonts w:eastAsia="Times New Roman" w:cstheme="minorHAnsi"/>
                <w:color w:val="000000"/>
                <w:lang w:eastAsia="en-IN"/>
              </w:rPr>
              <w:t>19</w:t>
            </w:r>
          </w:p>
        </w:tc>
        <w:tc>
          <w:tcPr>
            <w:tcW w:w="1807" w:type="dxa"/>
            <w:noWrap/>
          </w:tcPr>
          <w:p w14:paraId="507587F9" w14:textId="1B7EFFC2"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MDR</w:t>
            </w:r>
          </w:p>
        </w:tc>
        <w:tc>
          <w:tcPr>
            <w:tcW w:w="6109" w:type="dxa"/>
            <w:noWrap/>
          </w:tcPr>
          <w:p w14:paraId="47EE36CB" w14:textId="170BCBC1" w:rsidR="00857A3F" w:rsidRDefault="00857A3F"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Motor Driven Roller</w:t>
            </w:r>
          </w:p>
        </w:tc>
      </w:tr>
      <w:tr w:rsidR="002B5303" w:rsidRPr="006A77CF" w14:paraId="469DA96E" w14:textId="77777777" w:rsidTr="008505AE">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47A08D62" w14:textId="3D95CC65" w:rsidR="002B5303" w:rsidRDefault="002B5303" w:rsidP="008505AE">
            <w:pPr>
              <w:jc w:val="center"/>
              <w:rPr>
                <w:rFonts w:eastAsia="Times New Roman" w:cstheme="minorHAnsi"/>
                <w:color w:val="000000"/>
                <w:lang w:eastAsia="en-IN"/>
              </w:rPr>
            </w:pPr>
            <w:r>
              <w:rPr>
                <w:rFonts w:eastAsia="Times New Roman" w:cstheme="minorHAnsi"/>
                <w:color w:val="000000"/>
                <w:lang w:eastAsia="en-IN"/>
              </w:rPr>
              <w:t>20</w:t>
            </w:r>
          </w:p>
        </w:tc>
        <w:tc>
          <w:tcPr>
            <w:tcW w:w="1807" w:type="dxa"/>
            <w:noWrap/>
          </w:tcPr>
          <w:p w14:paraId="755CB9BF" w14:textId="645A643E" w:rsidR="002B5303" w:rsidRDefault="002B5303" w:rsidP="00C54CD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DAP</w:t>
            </w:r>
          </w:p>
        </w:tc>
        <w:tc>
          <w:tcPr>
            <w:tcW w:w="6109" w:type="dxa"/>
            <w:noWrap/>
          </w:tcPr>
          <w:p w14:paraId="014EC9BB" w14:textId="652D1BE9" w:rsidR="002B5303" w:rsidRDefault="002B5303"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Design Approval Phase</w:t>
            </w:r>
          </w:p>
        </w:tc>
      </w:tr>
    </w:tbl>
    <w:p w14:paraId="3CF4A23A" w14:textId="67CB4282" w:rsidR="00715213" w:rsidRPr="00F0038F" w:rsidRDefault="00715213" w:rsidP="00814D6B">
      <w:pPr>
        <w:rPr>
          <w:rFonts w:ascii="Arial" w:hAnsi="Arial" w:cs="Arial"/>
          <w:lang w:val="en-GB" w:eastAsia="zh-CN"/>
        </w:rPr>
      </w:pPr>
    </w:p>
    <w:p w14:paraId="7BC35368" w14:textId="4CABE452" w:rsidR="00715213" w:rsidRPr="00F0038F" w:rsidRDefault="00715213" w:rsidP="00814D6B">
      <w:pPr>
        <w:rPr>
          <w:rFonts w:ascii="Arial" w:hAnsi="Arial" w:cs="Arial"/>
          <w:lang w:val="en-GB" w:eastAsia="zh-CN"/>
        </w:rPr>
      </w:pPr>
    </w:p>
    <w:p w14:paraId="7962FA06" w14:textId="3752A713" w:rsidR="00715213" w:rsidRPr="00F0038F" w:rsidRDefault="00715213" w:rsidP="00814D6B">
      <w:pPr>
        <w:rPr>
          <w:rFonts w:ascii="Arial" w:hAnsi="Arial" w:cs="Arial"/>
          <w:lang w:val="en-GB" w:eastAsia="zh-CN"/>
        </w:rPr>
      </w:pPr>
    </w:p>
    <w:p w14:paraId="78E05EB6" w14:textId="783418DF" w:rsidR="00715213" w:rsidRPr="00F0038F" w:rsidRDefault="00715213" w:rsidP="00814D6B">
      <w:pPr>
        <w:rPr>
          <w:rFonts w:ascii="Arial" w:hAnsi="Arial" w:cs="Arial"/>
          <w:lang w:val="en-GB" w:eastAsia="zh-CN"/>
        </w:rPr>
      </w:pPr>
    </w:p>
    <w:p w14:paraId="01AB12E2" w14:textId="6F1BB951" w:rsidR="00715213" w:rsidRPr="00F0038F" w:rsidRDefault="00715213" w:rsidP="00814D6B">
      <w:pPr>
        <w:rPr>
          <w:rFonts w:ascii="Arial" w:hAnsi="Arial" w:cs="Arial"/>
          <w:lang w:val="en-GB" w:eastAsia="zh-CN"/>
        </w:rPr>
      </w:pPr>
    </w:p>
    <w:p w14:paraId="15A1575B" w14:textId="62EC8BC7" w:rsidR="00715213" w:rsidRPr="00F0038F" w:rsidRDefault="00715213" w:rsidP="00814D6B">
      <w:pPr>
        <w:rPr>
          <w:rFonts w:ascii="Arial" w:hAnsi="Arial" w:cs="Arial"/>
          <w:lang w:val="en-GB" w:eastAsia="zh-CN"/>
        </w:rPr>
      </w:pPr>
    </w:p>
    <w:p w14:paraId="27BB45BC" w14:textId="65818C6E" w:rsidR="00715213" w:rsidRPr="00F0038F" w:rsidRDefault="00715213" w:rsidP="00814D6B">
      <w:pPr>
        <w:rPr>
          <w:rFonts w:ascii="Arial" w:hAnsi="Arial" w:cs="Arial"/>
          <w:lang w:val="en-GB" w:eastAsia="zh-CN"/>
        </w:rPr>
      </w:pPr>
    </w:p>
    <w:p w14:paraId="35F5511F" w14:textId="7DF57288" w:rsidR="00843490" w:rsidRPr="00F0038F" w:rsidRDefault="00843490" w:rsidP="00814D6B">
      <w:pPr>
        <w:rPr>
          <w:rFonts w:ascii="Arial" w:hAnsi="Arial" w:cs="Arial"/>
          <w:lang w:val="en-GB" w:eastAsia="zh-CN"/>
        </w:rPr>
      </w:pPr>
    </w:p>
    <w:p w14:paraId="4C37B5CE" w14:textId="7CB67770" w:rsidR="00843490" w:rsidRPr="00F0038F" w:rsidRDefault="00843490" w:rsidP="00814D6B">
      <w:pPr>
        <w:rPr>
          <w:rFonts w:ascii="Arial" w:hAnsi="Arial" w:cs="Arial"/>
          <w:lang w:val="en-GB" w:eastAsia="zh-CN"/>
        </w:rPr>
      </w:pPr>
    </w:p>
    <w:p w14:paraId="7F1100E4" w14:textId="17749097" w:rsidR="00843490" w:rsidRPr="00F0038F" w:rsidRDefault="00843490" w:rsidP="00814D6B">
      <w:pPr>
        <w:rPr>
          <w:rFonts w:ascii="Arial" w:hAnsi="Arial" w:cs="Arial"/>
          <w:lang w:val="en-GB" w:eastAsia="zh-CN"/>
        </w:rPr>
      </w:pPr>
    </w:p>
    <w:p w14:paraId="0D080AB0" w14:textId="605EB572" w:rsidR="006F56AF" w:rsidRPr="00F0038F" w:rsidRDefault="006F56AF" w:rsidP="00814D6B">
      <w:pPr>
        <w:rPr>
          <w:rFonts w:ascii="Arial" w:hAnsi="Arial" w:cs="Arial"/>
          <w:lang w:val="en-GB" w:eastAsia="zh-CN"/>
        </w:rPr>
      </w:pPr>
    </w:p>
    <w:p w14:paraId="1CF1F8E8" w14:textId="7A8146D1" w:rsidR="00714174" w:rsidRDefault="00714174" w:rsidP="00814D6B">
      <w:pPr>
        <w:rPr>
          <w:rFonts w:ascii="Arial" w:hAnsi="Arial" w:cs="Arial"/>
          <w:lang w:val="en-GB" w:eastAsia="zh-CN"/>
        </w:rPr>
      </w:pPr>
    </w:p>
    <w:p w14:paraId="5BA0FCA1" w14:textId="77777777" w:rsidR="002330B5" w:rsidRDefault="002330B5" w:rsidP="00814D6B">
      <w:pPr>
        <w:rPr>
          <w:rFonts w:ascii="Arial" w:hAnsi="Arial" w:cs="Arial"/>
          <w:lang w:val="en-GB" w:eastAsia="zh-CN"/>
        </w:rPr>
      </w:pPr>
    </w:p>
    <w:p w14:paraId="43A03B7D" w14:textId="77777777" w:rsidR="002330B5" w:rsidRPr="00F0038F" w:rsidRDefault="002330B5" w:rsidP="00814D6B">
      <w:pPr>
        <w:rPr>
          <w:rFonts w:ascii="Arial" w:hAnsi="Arial" w:cs="Arial"/>
          <w:lang w:val="en-GB" w:eastAsia="zh-CN"/>
        </w:rPr>
      </w:pPr>
    </w:p>
    <w:p w14:paraId="4C86AD19" w14:textId="77777777" w:rsidR="004D3BFD" w:rsidRPr="00F0038F" w:rsidRDefault="004D3BFD" w:rsidP="00814D6B">
      <w:pPr>
        <w:rPr>
          <w:rFonts w:ascii="Arial" w:hAnsi="Arial" w:cs="Arial"/>
          <w:lang w:val="en-GB" w:eastAsia="zh-CN"/>
        </w:rPr>
      </w:pPr>
    </w:p>
    <w:p w14:paraId="3D8E0CC5" w14:textId="77777777" w:rsidR="006A77CF" w:rsidRDefault="006A77CF">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 w:name="_Toc145535579"/>
      <w:r w:rsidRPr="00553524">
        <w:rPr>
          <w:rFonts w:ascii="Calibri" w:eastAsia="SimSun" w:hAnsi="Calibri" w:cs="Calibri"/>
          <w:b/>
          <w:bCs/>
          <w:color w:val="323E4F" w:themeColor="text2" w:themeShade="BF"/>
          <w:sz w:val="28"/>
          <w:szCs w:val="28"/>
          <w:u w:val="single"/>
          <w:lang w:val="en-GB" w:eastAsia="zh-CN"/>
        </w:rPr>
        <w:lastRenderedPageBreak/>
        <w:t>Executive Summary</w:t>
      </w:r>
      <w:bookmarkEnd w:id="5"/>
    </w:p>
    <w:p w14:paraId="391FEDEB" w14:textId="2C0871CC"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Falcon is pleased to confirm its great interest in responding to this </w:t>
      </w:r>
      <w:r w:rsidR="00CA01C6">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RFQ of Loop CBS</w:t>
      </w:r>
      <w:r w:rsidR="005A40CD">
        <w:rPr>
          <w:rFonts w:eastAsia="Times New Roman" w:cstheme="minorHAnsi"/>
          <w:color w:val="0E101A"/>
          <w:sz w:val="24"/>
          <w:szCs w:val="24"/>
          <w:lang w:eastAsia="en-GB"/>
        </w:rPr>
        <w:t xml:space="preserve"> for Patna.</w:t>
      </w:r>
      <w:r w:rsidRPr="00867A97">
        <w:rPr>
          <w:rFonts w:eastAsia="Times New Roman" w:cstheme="minorHAnsi"/>
          <w:color w:val="0E101A"/>
          <w:sz w:val="24"/>
          <w:szCs w:val="24"/>
          <w:lang w:eastAsia="en-GB"/>
        </w:rPr>
        <w:t xml:space="preserve"> </w:t>
      </w:r>
      <w:bookmarkStart w:id="6" w:name="_Hlk144034759"/>
      <w:r w:rsidRPr="00867A97">
        <w:rPr>
          <w:rFonts w:eastAsia="Times New Roman" w:cstheme="minorHAnsi"/>
          <w:color w:val="0E101A"/>
          <w:sz w:val="24"/>
          <w:szCs w:val="24"/>
          <w:lang w:eastAsia="en-GB"/>
        </w:rPr>
        <w:t>Our team has been working closely with the relevant stakeholders, with a clear commitment to listening</w:t>
      </w:r>
      <w:r w:rsidR="005A40CD">
        <w:rPr>
          <w:rFonts w:eastAsia="Times New Roman" w:cstheme="minorHAnsi"/>
          <w:color w:val="0E101A"/>
          <w:sz w:val="24"/>
          <w:szCs w:val="24"/>
          <w:lang w:eastAsia="en-GB"/>
        </w:rPr>
        <w:t>, understanding your needs,</w:t>
      </w:r>
      <w:r w:rsidRPr="00867A97">
        <w:rPr>
          <w:rFonts w:eastAsia="Times New Roman" w:cstheme="minorHAnsi"/>
          <w:color w:val="0E101A"/>
          <w:sz w:val="24"/>
          <w:szCs w:val="24"/>
          <w:lang w:eastAsia="en-GB"/>
        </w:rPr>
        <w:t xml:space="preserve"> and ensuring this project's success.</w:t>
      </w:r>
    </w:p>
    <w:p w14:paraId="18F73228" w14:textId="1A6B2B73" w:rsidR="00E47078" w:rsidRDefault="00E47078" w:rsidP="00E47078">
      <w:pPr>
        <w:spacing w:after="0" w:line="240" w:lineRule="auto"/>
        <w:rPr>
          <w:ins w:id="7" w:author="Sandeep Bansal" w:date="2023-08-27T11:53:00Z"/>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Following the same objective for the </w:t>
      </w:r>
      <w:r w:rsidR="00B32774">
        <w:rPr>
          <w:rFonts w:eastAsia="Times New Roman" w:cstheme="minorHAnsi"/>
          <w:color w:val="0E101A"/>
          <w:sz w:val="24"/>
          <w:szCs w:val="24"/>
          <w:lang w:eastAsia="en-GB"/>
        </w:rPr>
        <w:t>Patna</w:t>
      </w:r>
      <w:r w:rsidRPr="00867A97">
        <w:rPr>
          <w:rFonts w:eastAsia="Times New Roman" w:cstheme="minorHAnsi"/>
          <w:color w:val="0E101A"/>
          <w:sz w:val="24"/>
          <w:szCs w:val="24"/>
          <w:lang w:eastAsia="en-GB"/>
        </w:rPr>
        <w:t xml:space="preserve"> </w:t>
      </w:r>
      <w:r w:rsidR="00CA01C6">
        <w:rPr>
          <w:rFonts w:eastAsia="Times New Roman" w:cstheme="minorHAnsi"/>
          <w:color w:val="0E101A"/>
          <w:sz w:val="24"/>
          <w:szCs w:val="24"/>
          <w:lang w:eastAsia="en-GB"/>
        </w:rPr>
        <w:t xml:space="preserve">CBS </w:t>
      </w:r>
      <w:r w:rsidRPr="00867A97">
        <w:rPr>
          <w:rFonts w:eastAsia="Times New Roman" w:cstheme="minorHAnsi"/>
          <w:color w:val="0E101A"/>
          <w:sz w:val="24"/>
          <w:szCs w:val="24"/>
          <w:lang w:eastAsia="en-GB"/>
        </w:rPr>
        <w:t>system, we are happy to offer a compliant solution meeting all technical and operational requirements, high-performance, optimized, tailor-made, fast and secure planning, and a competitive price.</w:t>
      </w:r>
    </w:p>
    <w:bookmarkEnd w:id="6"/>
    <w:p w14:paraId="6409DFE4" w14:textId="77777777" w:rsidR="005A40CD" w:rsidRPr="00867A97" w:rsidRDefault="005A40CD" w:rsidP="00E47078">
      <w:pPr>
        <w:spacing w:after="0" w:line="240" w:lineRule="auto"/>
        <w:rPr>
          <w:rFonts w:eastAsia="Times New Roman" w:cstheme="minorHAnsi"/>
          <w:color w:val="0E101A"/>
          <w:sz w:val="24"/>
          <w:szCs w:val="24"/>
          <w:lang w:eastAsia="en-GB"/>
        </w:rPr>
      </w:pPr>
    </w:p>
    <w:p w14:paraId="5E4BDD94"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Our solution is based on the following key characteristics:</w:t>
      </w:r>
    </w:p>
    <w:p w14:paraId="1F8067AF" w14:textId="77777777" w:rsidR="00E47078" w:rsidRPr="00867A97" w:rsidRDefault="00E47078" w:rsidP="00E47078">
      <w:pPr>
        <w:spacing w:after="0" w:line="240" w:lineRule="auto"/>
        <w:rPr>
          <w:rFonts w:eastAsia="Times New Roman" w:cstheme="minorHAnsi"/>
          <w:color w:val="0E101A"/>
          <w:sz w:val="24"/>
          <w:szCs w:val="24"/>
          <w:lang w:eastAsia="en-GB"/>
        </w:rPr>
      </w:pPr>
    </w:p>
    <w:p w14:paraId="3BACBD18" w14:textId="44332D4A"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w:t>
      </w:r>
      <w:bookmarkStart w:id="8" w:name="_Hlk144034687"/>
      <w:r w:rsidRPr="008E2EA6">
        <w:rPr>
          <w:rFonts w:eastAsia="Times New Roman" w:cstheme="minorHAnsi"/>
          <w:b/>
          <w:bCs/>
          <w:color w:val="0E101A"/>
          <w:sz w:val="24"/>
          <w:szCs w:val="24"/>
          <w:lang w:eastAsia="en-GB"/>
        </w:rPr>
        <w:t xml:space="preserve">Two loops of shipment sorting, employing </w:t>
      </w:r>
      <w:r w:rsidR="005A40CD">
        <w:rPr>
          <w:rFonts w:eastAsia="Times New Roman" w:cstheme="minorHAnsi"/>
          <w:b/>
          <w:bCs/>
          <w:color w:val="0E101A"/>
          <w:sz w:val="24"/>
          <w:szCs w:val="24"/>
          <w:lang w:eastAsia="en-GB"/>
        </w:rPr>
        <w:t>our cross-belt</w:t>
      </w:r>
      <w:r w:rsidRPr="008E2EA6">
        <w:rPr>
          <w:rFonts w:eastAsia="Times New Roman" w:cstheme="minorHAnsi"/>
          <w:b/>
          <w:bCs/>
          <w:color w:val="0E101A"/>
          <w:sz w:val="24"/>
          <w:szCs w:val="24"/>
          <w:lang w:eastAsia="en-GB"/>
        </w:rPr>
        <w:t xml:space="preserve"> technology, have been designed to handle a throughput of 20,000 packages per hour </w:t>
      </w:r>
      <w:r w:rsidR="005A40CD">
        <w:rPr>
          <w:rFonts w:eastAsia="Times New Roman" w:cstheme="minorHAnsi"/>
          <w:b/>
          <w:bCs/>
          <w:color w:val="0E101A"/>
          <w:sz w:val="24"/>
          <w:szCs w:val="24"/>
          <w:lang w:eastAsia="en-GB"/>
        </w:rPr>
        <w:t xml:space="preserve">on </w:t>
      </w:r>
      <w:r w:rsidRPr="008E2EA6">
        <w:rPr>
          <w:rFonts w:eastAsia="Times New Roman" w:cstheme="minorHAnsi"/>
          <w:b/>
          <w:bCs/>
          <w:color w:val="0E101A"/>
          <w:sz w:val="24"/>
          <w:szCs w:val="24"/>
          <w:lang w:eastAsia="en-GB"/>
        </w:rPr>
        <w:t>each</w:t>
      </w:r>
      <w:r w:rsidR="005A40CD">
        <w:rPr>
          <w:rFonts w:eastAsia="Times New Roman" w:cstheme="minorHAnsi"/>
          <w:b/>
          <w:bCs/>
          <w:color w:val="0E101A"/>
          <w:sz w:val="24"/>
          <w:szCs w:val="24"/>
          <w:lang w:eastAsia="en-GB"/>
        </w:rPr>
        <w:t xml:space="preserve"> loop</w:t>
      </w:r>
      <w:r w:rsidRPr="008E2EA6">
        <w:rPr>
          <w:rFonts w:eastAsia="Times New Roman" w:cstheme="minorHAnsi"/>
          <w:b/>
          <w:bCs/>
          <w:color w:val="0E101A"/>
          <w:sz w:val="24"/>
          <w:szCs w:val="24"/>
          <w:lang w:eastAsia="en-GB"/>
        </w:rPr>
        <w:t>.</w:t>
      </w:r>
    </w:p>
    <w:p w14:paraId="47FA1A0F" w14:textId="23FDFDA8"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Each loop is equipped with its own infeed conveyor system, comprising two distinct infeed lines.</w:t>
      </w:r>
    </w:p>
    <w:p w14:paraId="3B562D81" w14:textId="18DD17B3"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Within each loop are two induction zones featuring six induct lines.</w:t>
      </w:r>
    </w:p>
    <w:p w14:paraId="05275AB9" w14:textId="215BE1FD"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In each loop, there are </w:t>
      </w:r>
      <w:r w:rsidR="00390F88">
        <w:rPr>
          <w:rFonts w:eastAsia="Times New Roman" w:cstheme="minorHAnsi"/>
          <w:b/>
          <w:bCs/>
          <w:color w:val="0E101A"/>
          <w:sz w:val="24"/>
          <w:szCs w:val="24"/>
          <w:lang w:eastAsia="en-GB"/>
        </w:rPr>
        <w:t>40</w:t>
      </w:r>
      <w:r w:rsidRPr="008E2EA6">
        <w:rPr>
          <w:rFonts w:eastAsia="Times New Roman" w:cstheme="minorHAnsi"/>
          <w:b/>
          <w:bCs/>
          <w:color w:val="0E101A"/>
          <w:sz w:val="24"/>
          <w:szCs w:val="24"/>
          <w:lang w:eastAsia="en-GB"/>
        </w:rPr>
        <w:t xml:space="preserve"> secondary chutes (</w:t>
      </w:r>
      <w:r w:rsidR="00390F88">
        <w:rPr>
          <w:rFonts w:eastAsia="Times New Roman" w:cstheme="minorHAnsi"/>
          <w:b/>
          <w:bCs/>
          <w:color w:val="0E101A"/>
          <w:sz w:val="24"/>
          <w:szCs w:val="24"/>
          <w:lang w:eastAsia="en-GB"/>
        </w:rPr>
        <w:t>L-</w:t>
      </w:r>
      <w:r w:rsidR="000F5FCF">
        <w:rPr>
          <w:rFonts w:eastAsia="Times New Roman" w:cstheme="minorHAnsi"/>
          <w:b/>
          <w:bCs/>
          <w:color w:val="0E101A"/>
          <w:sz w:val="24"/>
          <w:szCs w:val="24"/>
          <w:lang w:eastAsia="en-GB"/>
        </w:rPr>
        <w:t>Type</w:t>
      </w:r>
      <w:r w:rsidRPr="008E2EA6">
        <w:rPr>
          <w:rFonts w:eastAsia="Times New Roman" w:cstheme="minorHAnsi"/>
          <w:b/>
          <w:bCs/>
          <w:color w:val="0E101A"/>
          <w:sz w:val="24"/>
          <w:szCs w:val="24"/>
          <w:lang w:eastAsia="en-GB"/>
        </w:rPr>
        <w:t xml:space="preserve">) and </w:t>
      </w:r>
      <w:r w:rsidR="005A40CD">
        <w:rPr>
          <w:rFonts w:eastAsia="Times New Roman" w:cstheme="minorHAnsi"/>
          <w:b/>
          <w:bCs/>
          <w:color w:val="0E101A"/>
          <w:sz w:val="24"/>
          <w:szCs w:val="24"/>
          <w:lang w:eastAsia="en-GB"/>
        </w:rPr>
        <w:t>four</w:t>
      </w:r>
      <w:r w:rsidRPr="008E2EA6">
        <w:rPr>
          <w:rFonts w:eastAsia="Times New Roman" w:cstheme="minorHAnsi"/>
          <w:b/>
          <w:bCs/>
          <w:color w:val="0E101A"/>
          <w:sz w:val="24"/>
          <w:szCs w:val="24"/>
          <w:lang w:eastAsia="en-GB"/>
        </w:rPr>
        <w:t xml:space="preserve"> rejection chutes.</w:t>
      </w:r>
    </w:p>
    <w:p w14:paraId="3766FA8F" w14:textId="4EE7BCC6"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The system layout has been meticulously planned to facilitate smooth operational flow, ensuring efficient movement of personnel.</w:t>
      </w:r>
    </w:p>
    <w:p w14:paraId="17FCFE6C" w14:textId="5590DF4C" w:rsidR="008E2EA6" w:rsidRPr="008E2EA6" w:rsidRDefault="008E2EA6" w:rsidP="008E2EA6">
      <w:pPr>
        <w:spacing w:after="0" w:line="240" w:lineRule="auto"/>
        <w:ind w:left="284" w:hanging="141"/>
        <w:rPr>
          <w:rFonts w:eastAsia="Times New Roman" w:cstheme="minorHAnsi"/>
          <w:b/>
          <w:bCs/>
          <w:color w:val="0E101A"/>
          <w:sz w:val="24"/>
          <w:szCs w:val="24"/>
          <w:lang w:eastAsia="en-GB"/>
        </w:rPr>
      </w:pPr>
      <w:r w:rsidRPr="008E2EA6">
        <w:rPr>
          <w:rFonts w:eastAsia="Times New Roman" w:cstheme="minorHAnsi"/>
          <w:b/>
          <w:bCs/>
          <w:color w:val="0E101A"/>
          <w:sz w:val="24"/>
          <w:szCs w:val="24"/>
          <w:lang w:eastAsia="en-GB"/>
        </w:rPr>
        <w:t xml:space="preserve">• Furthermore, </w:t>
      </w:r>
      <w:r w:rsidR="005A40CD">
        <w:rPr>
          <w:rFonts w:eastAsia="Times New Roman" w:cstheme="minorHAnsi"/>
          <w:b/>
          <w:bCs/>
          <w:color w:val="0E101A"/>
          <w:sz w:val="24"/>
          <w:szCs w:val="24"/>
          <w:lang w:eastAsia="en-GB"/>
        </w:rPr>
        <w:t>additional conveyor automation is</w:t>
      </w:r>
      <w:r w:rsidRPr="008E2EA6">
        <w:rPr>
          <w:rFonts w:eastAsia="Times New Roman" w:cstheme="minorHAnsi"/>
          <w:b/>
          <w:bCs/>
          <w:color w:val="0E101A"/>
          <w:sz w:val="24"/>
          <w:szCs w:val="24"/>
          <w:lang w:eastAsia="en-GB"/>
        </w:rPr>
        <w:t xml:space="preserve"> implemented, connecting the lower level to the inbound staging area.</w:t>
      </w:r>
    </w:p>
    <w:p w14:paraId="01BAE7B0" w14:textId="66F1675A" w:rsidR="00E47078" w:rsidRDefault="008E2EA6" w:rsidP="008E2EA6">
      <w:pPr>
        <w:spacing w:after="0" w:line="240" w:lineRule="auto"/>
        <w:ind w:left="284" w:hanging="141"/>
        <w:rPr>
          <w:rFonts w:eastAsia="Times New Roman" w:cstheme="minorHAnsi"/>
          <w:color w:val="0E101A"/>
          <w:sz w:val="24"/>
          <w:szCs w:val="24"/>
          <w:lang w:eastAsia="en-GB"/>
        </w:rPr>
      </w:pPr>
      <w:r w:rsidRPr="008E2EA6">
        <w:rPr>
          <w:rFonts w:eastAsia="Times New Roman" w:cstheme="minorHAnsi"/>
          <w:b/>
          <w:bCs/>
          <w:color w:val="0E101A"/>
          <w:sz w:val="24"/>
          <w:szCs w:val="24"/>
          <w:lang w:eastAsia="en-GB"/>
        </w:rPr>
        <w:t>• Lastly, beneath the CBS is a set of bag takeaway conveyors</w:t>
      </w:r>
      <w:r w:rsidR="005A40CD">
        <w:rPr>
          <w:rFonts w:eastAsia="Times New Roman" w:cstheme="minorHAnsi"/>
          <w:b/>
          <w:bCs/>
          <w:color w:val="0E101A"/>
          <w:sz w:val="24"/>
          <w:szCs w:val="24"/>
          <w:lang w:eastAsia="en-GB"/>
        </w:rPr>
        <w:t>,</w:t>
      </w:r>
      <w:r>
        <w:rPr>
          <w:rFonts w:eastAsia="Times New Roman" w:cstheme="minorHAnsi"/>
          <w:b/>
          <w:bCs/>
          <w:color w:val="0E101A"/>
          <w:sz w:val="24"/>
          <w:szCs w:val="24"/>
          <w:lang w:eastAsia="en-GB"/>
        </w:rPr>
        <w:t xml:space="preserve"> </w:t>
      </w:r>
      <w:r w:rsidRPr="008E2EA6">
        <w:rPr>
          <w:rFonts w:eastAsia="Times New Roman" w:cstheme="minorHAnsi"/>
          <w:b/>
          <w:bCs/>
          <w:color w:val="0E101A"/>
          <w:sz w:val="24"/>
          <w:szCs w:val="24"/>
          <w:lang w:eastAsia="en-GB"/>
        </w:rPr>
        <w:t xml:space="preserve">and </w:t>
      </w:r>
      <w:r>
        <w:rPr>
          <w:rFonts w:eastAsia="Times New Roman" w:cstheme="minorHAnsi"/>
          <w:b/>
          <w:bCs/>
          <w:color w:val="0E101A"/>
          <w:sz w:val="24"/>
          <w:szCs w:val="24"/>
          <w:lang w:eastAsia="en-GB"/>
        </w:rPr>
        <w:t xml:space="preserve">provision of </w:t>
      </w:r>
      <w:r w:rsidRPr="008E2EA6">
        <w:rPr>
          <w:rFonts w:eastAsia="Times New Roman" w:cstheme="minorHAnsi"/>
          <w:b/>
          <w:bCs/>
          <w:color w:val="0E101A"/>
          <w:sz w:val="24"/>
          <w:szCs w:val="24"/>
          <w:lang w:eastAsia="en-GB"/>
        </w:rPr>
        <w:t xml:space="preserve">irregular shipments </w:t>
      </w:r>
      <w:r>
        <w:rPr>
          <w:rFonts w:eastAsia="Times New Roman" w:cstheme="minorHAnsi"/>
          <w:b/>
          <w:bCs/>
          <w:color w:val="0E101A"/>
          <w:sz w:val="24"/>
          <w:szCs w:val="24"/>
          <w:lang w:eastAsia="en-GB"/>
        </w:rPr>
        <w:t>take out</w:t>
      </w:r>
      <w:r w:rsidRPr="008E2EA6">
        <w:rPr>
          <w:rFonts w:eastAsia="Times New Roman" w:cstheme="minorHAnsi"/>
          <w:b/>
          <w:bCs/>
          <w:color w:val="0E101A"/>
          <w:sz w:val="24"/>
          <w:szCs w:val="24"/>
          <w:lang w:eastAsia="en-GB"/>
        </w:rPr>
        <w:t xml:space="preserve"> </w:t>
      </w:r>
      <w:r>
        <w:rPr>
          <w:rFonts w:eastAsia="Times New Roman" w:cstheme="minorHAnsi"/>
          <w:b/>
          <w:bCs/>
          <w:color w:val="0E101A"/>
          <w:sz w:val="24"/>
          <w:szCs w:val="24"/>
          <w:lang w:eastAsia="en-GB"/>
        </w:rPr>
        <w:t>is provided beneath</w:t>
      </w:r>
      <w:r w:rsidRPr="008E2EA6">
        <w:rPr>
          <w:rFonts w:eastAsia="Times New Roman" w:cstheme="minorHAnsi"/>
          <w:b/>
          <w:bCs/>
          <w:color w:val="0E101A"/>
          <w:sz w:val="24"/>
          <w:szCs w:val="24"/>
          <w:lang w:eastAsia="en-GB"/>
        </w:rPr>
        <w:t xml:space="preserve"> </w:t>
      </w:r>
      <w:r w:rsidR="005A40CD">
        <w:rPr>
          <w:rFonts w:eastAsia="Times New Roman" w:cstheme="minorHAnsi"/>
          <w:b/>
          <w:bCs/>
          <w:color w:val="0E101A"/>
          <w:sz w:val="24"/>
          <w:szCs w:val="24"/>
          <w:lang w:eastAsia="en-GB"/>
        </w:rPr>
        <w:t xml:space="preserve">the </w:t>
      </w:r>
      <w:r w:rsidRPr="008E2EA6">
        <w:rPr>
          <w:rFonts w:eastAsia="Times New Roman" w:cstheme="minorHAnsi"/>
          <w:b/>
          <w:bCs/>
          <w:color w:val="0E101A"/>
          <w:sz w:val="24"/>
          <w:szCs w:val="24"/>
          <w:lang w:eastAsia="en-GB"/>
        </w:rPr>
        <w:t>induction zone.</w:t>
      </w:r>
      <w:r w:rsidR="00E47078" w:rsidRPr="00867A97">
        <w:rPr>
          <w:rFonts w:eastAsia="Times New Roman" w:cstheme="minorHAnsi"/>
          <w:color w:val="0E101A"/>
          <w:sz w:val="24"/>
          <w:szCs w:val="24"/>
          <w:lang w:eastAsia="en-GB"/>
        </w:rPr>
        <w:t> </w:t>
      </w:r>
    </w:p>
    <w:bookmarkEnd w:id="8"/>
    <w:p w14:paraId="709B8EA4" w14:textId="77777777" w:rsidR="008E2EA6" w:rsidRPr="00867A97" w:rsidRDefault="008E2EA6" w:rsidP="008E2EA6">
      <w:pPr>
        <w:spacing w:after="0" w:line="240" w:lineRule="auto"/>
        <w:rPr>
          <w:rFonts w:eastAsia="Times New Roman" w:cstheme="minorHAnsi"/>
          <w:color w:val="0E101A"/>
          <w:sz w:val="24"/>
          <w:szCs w:val="24"/>
          <w:lang w:eastAsia="en-GB"/>
        </w:rPr>
      </w:pPr>
    </w:p>
    <w:p w14:paraId="7A5706F4" w14:textId="139C9B6B"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b/>
          <w:bCs/>
          <w:color w:val="0E101A"/>
          <w:sz w:val="24"/>
          <w:szCs w:val="24"/>
          <w:lang w:eastAsia="en-GB"/>
        </w:rPr>
        <w:t xml:space="preserve">A tailor-made and simple layout </w:t>
      </w:r>
      <w:r w:rsidR="00B0460A">
        <w:rPr>
          <w:rFonts w:eastAsia="Times New Roman" w:cstheme="minorHAnsi"/>
          <w:b/>
          <w:bCs/>
          <w:color w:val="0E101A"/>
          <w:sz w:val="24"/>
          <w:szCs w:val="24"/>
          <w:lang w:eastAsia="en-GB"/>
        </w:rPr>
        <w:t>designed explicitly</w:t>
      </w:r>
      <w:r w:rsidR="000025C1">
        <w:rPr>
          <w:rFonts w:eastAsia="Times New Roman" w:cstheme="minorHAnsi"/>
          <w:b/>
          <w:bCs/>
          <w:color w:val="0E101A"/>
          <w:sz w:val="24"/>
          <w:szCs w:val="24"/>
          <w:lang w:eastAsia="en-GB"/>
        </w:rPr>
        <w:t xml:space="preserve"> </w:t>
      </w:r>
      <w:r w:rsidR="00B0460A">
        <w:rPr>
          <w:rFonts w:eastAsia="Times New Roman" w:cstheme="minorHAnsi"/>
          <w:b/>
          <w:bCs/>
          <w:color w:val="0E101A"/>
          <w:sz w:val="24"/>
          <w:szCs w:val="24"/>
          <w:lang w:eastAsia="en-GB"/>
        </w:rPr>
        <w:t>for</w:t>
      </w:r>
      <w:r w:rsidRPr="00867A97">
        <w:rPr>
          <w:rFonts w:eastAsia="Times New Roman" w:cstheme="minorHAnsi"/>
          <w:b/>
          <w:bCs/>
          <w:color w:val="0E101A"/>
          <w:sz w:val="24"/>
          <w:szCs w:val="24"/>
          <w:lang w:eastAsia="en-GB"/>
        </w:rPr>
        <w:t xml:space="preserve">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w:t>
      </w:r>
      <w:r w:rsidRPr="00867A97">
        <w:rPr>
          <w:rFonts w:eastAsia="Times New Roman" w:cstheme="minorHAnsi"/>
          <w:color w:val="0E101A"/>
          <w:sz w:val="24"/>
          <w:szCs w:val="24"/>
          <w:lang w:eastAsia="en-GB"/>
        </w:rPr>
        <w:t xml:space="preserve"> The proposed layout is the result of the technical requirements in the RFP document and our discussions with the relevant stakeholders during our meeting.</w:t>
      </w:r>
    </w:p>
    <w:p w14:paraId="77B2AB70" w14:textId="77777777" w:rsidR="00E47078" w:rsidRPr="00867A97"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w:t>
      </w:r>
    </w:p>
    <w:p w14:paraId="1C67CEB7" w14:textId="1C9A1FBA"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Falcon's reliable </w:t>
      </w:r>
      <w:r w:rsidR="00FE7C50">
        <w:rPr>
          <w:rFonts w:eastAsia="Times New Roman" w:cstheme="minorHAnsi"/>
          <w:b/>
          <w:bCs/>
          <w:color w:val="0E101A"/>
          <w:sz w:val="24"/>
          <w:szCs w:val="24"/>
          <w:lang w:eastAsia="en-GB"/>
        </w:rPr>
        <w:t>Shipment</w:t>
      </w:r>
      <w:r w:rsidRPr="00867A97">
        <w:rPr>
          <w:rFonts w:eastAsia="Times New Roman" w:cstheme="minorHAnsi"/>
          <w:b/>
          <w:bCs/>
          <w:color w:val="0E101A"/>
          <w:sz w:val="24"/>
          <w:szCs w:val="24"/>
          <w:lang w:eastAsia="en-GB"/>
        </w:rPr>
        <w:t xml:space="preserve"> sortation systems</w:t>
      </w:r>
    </w:p>
    <w:p w14:paraId="55721307" w14:textId="7A57A57E" w:rsidR="00E47078" w:rsidRPr="00867A97" w:rsidRDefault="00E47078" w:rsidP="00E47078">
      <w:pPr>
        <w:spacing w:after="0" w:line="240" w:lineRule="auto"/>
        <w:rPr>
          <w:rFonts w:eastAsia="Times New Roman" w:cstheme="minorHAnsi"/>
          <w:color w:val="0E101A"/>
          <w:sz w:val="24"/>
          <w:szCs w:val="24"/>
          <w:lang w:eastAsia="en-GB"/>
        </w:rPr>
      </w:pPr>
      <w:bookmarkStart w:id="9" w:name="_Hlk144034840"/>
      <w:r w:rsidRPr="00705AEE">
        <w:rPr>
          <w:rFonts w:eastAsia="Times New Roman" w:cstheme="minorHAnsi"/>
          <w:color w:val="0E101A"/>
          <w:sz w:val="24"/>
          <w:szCs w:val="24"/>
          <w:lang w:eastAsia="en-GB"/>
        </w:rPr>
        <w:t>These systems are globally being used by most innovative brands such as</w:t>
      </w:r>
      <w:r w:rsidR="00705AEE" w:rsidRPr="00705AEE">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 xml:space="preserve">Amazon, </w:t>
      </w:r>
      <w:r w:rsidR="00F86EFC" w:rsidRPr="00705AEE">
        <w:rPr>
          <w:rFonts w:eastAsia="Times New Roman" w:cstheme="minorHAnsi"/>
          <w:color w:val="0E101A"/>
          <w:sz w:val="24"/>
          <w:szCs w:val="24"/>
          <w:lang w:eastAsia="en-GB"/>
        </w:rPr>
        <w:t>Delhivery</w:t>
      </w:r>
      <w:r w:rsidR="00F86EFC">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Asendia, Fastway</w:t>
      </w:r>
      <w:r w:rsidR="000025C1" w:rsidRPr="00705AEE">
        <w:rPr>
          <w:rFonts w:eastAsia="Times New Roman" w:cstheme="minorHAnsi"/>
          <w:color w:val="0E101A"/>
          <w:sz w:val="24"/>
          <w:szCs w:val="24"/>
          <w:lang w:eastAsia="en-GB"/>
        </w:rPr>
        <w:t xml:space="preserve"> </w:t>
      </w:r>
      <w:r w:rsidRPr="00705AEE">
        <w:rPr>
          <w:rFonts w:eastAsia="Times New Roman" w:cstheme="minorHAnsi"/>
          <w:color w:val="0E101A"/>
          <w:sz w:val="24"/>
          <w:szCs w:val="24"/>
          <w:lang w:eastAsia="en-GB"/>
        </w:rPr>
        <w:t>and many more.</w:t>
      </w:r>
      <w:r w:rsidRPr="00867A97">
        <w:rPr>
          <w:rFonts w:eastAsia="Times New Roman" w:cstheme="minorHAnsi"/>
          <w:color w:val="0E101A"/>
          <w:sz w:val="24"/>
          <w:szCs w:val="24"/>
          <w:lang w:eastAsia="en-GB"/>
        </w:rPr>
        <w:t xml:space="preserve"> The main and critical components of the FALCON Autotech sorter building blocks, like wheels, motors, belts, bearings, Bus Bars, Communication platforms, PLCs etc., are sourced from some of the best suppliers in the world, such as SEW, Siemens, SICK, Faigle, Vahle and Forbo. This strategic baseline of sourcing policy allows Falcon's customers to be fully confident in the systems' robustness and reliability.</w:t>
      </w:r>
    </w:p>
    <w:bookmarkEnd w:id="9"/>
    <w:p w14:paraId="1450D780" w14:textId="77777777" w:rsidR="00E47078" w:rsidRPr="00867A97" w:rsidRDefault="00E47078" w:rsidP="00E47078">
      <w:pPr>
        <w:spacing w:after="0" w:line="240" w:lineRule="auto"/>
        <w:rPr>
          <w:rFonts w:eastAsia="Times New Roman" w:cstheme="minorHAnsi"/>
          <w:color w:val="0E101A"/>
          <w:sz w:val="24"/>
          <w:szCs w:val="24"/>
          <w:lang w:eastAsia="en-GB"/>
        </w:rPr>
      </w:pPr>
    </w:p>
    <w:p w14:paraId="7C6808D0" w14:textId="77777777"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Commitment to quality systems</w:t>
      </w:r>
    </w:p>
    <w:p w14:paraId="793A19E2" w14:textId="437512BA" w:rsidR="00E47078" w:rsidRDefault="00E47078" w:rsidP="00E47078">
      <w:pPr>
        <w:spacing w:after="0" w:line="240" w:lineRule="auto"/>
        <w:rPr>
          <w:rFonts w:eastAsia="Times New Roman" w:cstheme="minorHAnsi"/>
          <w:color w:val="0E101A"/>
          <w:sz w:val="24"/>
          <w:szCs w:val="24"/>
          <w:lang w:eastAsia="en-GB"/>
        </w:rPr>
      </w:pPr>
      <w:r w:rsidRPr="00867A97">
        <w:rPr>
          <w:rFonts w:eastAsia="Times New Roman" w:cstheme="minorHAnsi"/>
          <w:color w:val="0E101A"/>
          <w:sz w:val="24"/>
          <w:szCs w:val="24"/>
          <w:lang w:eastAsia="en-GB"/>
        </w:rPr>
        <w:t xml:space="preserve">Demonstrating Falcon's clear commitment to the </w:t>
      </w:r>
      <w:r w:rsidR="00A47077">
        <w:rPr>
          <w:rFonts w:eastAsia="Times New Roman" w:cstheme="minorHAnsi"/>
          <w:color w:val="0E101A"/>
          <w:sz w:val="24"/>
          <w:szCs w:val="24"/>
          <w:lang w:eastAsia="en-GB"/>
        </w:rPr>
        <w:t>Flipkart</w:t>
      </w:r>
      <w:r w:rsidRPr="00867A97">
        <w:rPr>
          <w:rFonts w:eastAsia="Times New Roman" w:cstheme="minorHAnsi"/>
          <w:color w:val="0E101A"/>
          <w:sz w:val="24"/>
          <w:szCs w:val="24"/>
          <w:lang w:eastAsia="en-GB"/>
        </w:rPr>
        <w:t xml:space="preserve"> satisfaction, the </w:t>
      </w:r>
      <w:r w:rsidR="00FE7C50">
        <w:rPr>
          <w:rFonts w:eastAsia="Times New Roman" w:cstheme="minorHAnsi"/>
          <w:color w:val="0E101A"/>
          <w:sz w:val="24"/>
          <w:szCs w:val="24"/>
          <w:lang w:eastAsia="en-GB"/>
        </w:rPr>
        <w:t>shipment</w:t>
      </w:r>
      <w:r w:rsidRPr="00867A97">
        <w:rPr>
          <w:rFonts w:eastAsia="Times New Roman" w:cstheme="minorHAnsi"/>
          <w:color w:val="0E101A"/>
          <w:sz w:val="24"/>
          <w:szCs w:val="24"/>
          <w:lang w:eastAsia="en-GB"/>
        </w:rPr>
        <w:t xml:space="preserve"> sortation system, parts and services will be under warranty for </w:t>
      </w:r>
      <w:r w:rsidR="00A47077">
        <w:rPr>
          <w:rFonts w:eastAsia="Times New Roman" w:cstheme="minorHAnsi"/>
          <w:color w:val="0E101A"/>
          <w:sz w:val="24"/>
          <w:szCs w:val="24"/>
          <w:lang w:eastAsia="en-GB"/>
        </w:rPr>
        <w:t>12</w:t>
      </w:r>
      <w:r w:rsidR="00B0460A" w:rsidRPr="00867A97">
        <w:rPr>
          <w:rFonts w:eastAsia="Times New Roman" w:cstheme="minorHAnsi"/>
          <w:color w:val="0E101A"/>
          <w:sz w:val="24"/>
          <w:szCs w:val="24"/>
          <w:lang w:eastAsia="en-GB"/>
        </w:rPr>
        <w:t xml:space="preserve"> </w:t>
      </w:r>
      <w:r w:rsidRPr="00867A97">
        <w:rPr>
          <w:rFonts w:eastAsia="Times New Roman" w:cstheme="minorHAnsi"/>
          <w:color w:val="0E101A"/>
          <w:sz w:val="24"/>
          <w:szCs w:val="24"/>
          <w:lang w:eastAsia="en-GB"/>
        </w:rPr>
        <w:t>months from installation go-live. </w:t>
      </w:r>
    </w:p>
    <w:p w14:paraId="2C393091" w14:textId="4ABC06A8" w:rsidR="00F04D93" w:rsidRPr="00867A97" w:rsidRDefault="00F04D93" w:rsidP="00E47078">
      <w:pPr>
        <w:spacing w:after="0" w:line="240" w:lineRule="auto"/>
        <w:rPr>
          <w:rFonts w:eastAsia="Times New Roman" w:cstheme="minorHAnsi"/>
          <w:color w:val="0E101A"/>
          <w:sz w:val="24"/>
          <w:szCs w:val="24"/>
          <w:lang w:eastAsia="en-GB"/>
        </w:rPr>
      </w:pPr>
    </w:p>
    <w:p w14:paraId="2B875941" w14:textId="153FF7A1" w:rsidR="00E47078" w:rsidRPr="00867A97" w:rsidRDefault="00E47078">
      <w:pPr>
        <w:pStyle w:val="ListParagraph"/>
        <w:numPr>
          <w:ilvl w:val="0"/>
          <w:numId w:val="27"/>
        </w:numPr>
        <w:spacing w:after="0" w:line="240" w:lineRule="auto"/>
        <w:ind w:left="284" w:hanging="284"/>
        <w:rPr>
          <w:rFonts w:eastAsia="Times New Roman" w:cstheme="minorHAnsi"/>
          <w:b/>
          <w:bCs/>
          <w:color w:val="0E101A"/>
          <w:sz w:val="24"/>
          <w:szCs w:val="24"/>
          <w:lang w:eastAsia="en-GB"/>
        </w:rPr>
      </w:pPr>
      <w:r w:rsidRPr="00867A97">
        <w:rPr>
          <w:rFonts w:eastAsia="Times New Roman" w:cstheme="minorHAnsi"/>
          <w:b/>
          <w:bCs/>
          <w:color w:val="0E101A"/>
          <w:sz w:val="24"/>
          <w:szCs w:val="24"/>
          <w:lang w:eastAsia="en-GB"/>
        </w:rPr>
        <w:t xml:space="preserve">A strong and already successful partnership between </w:t>
      </w:r>
      <w:r w:rsidR="00A47077">
        <w:rPr>
          <w:rFonts w:eastAsia="Times New Roman" w:cstheme="minorHAnsi"/>
          <w:b/>
          <w:bCs/>
          <w:color w:val="0E101A"/>
          <w:sz w:val="24"/>
          <w:szCs w:val="24"/>
          <w:lang w:eastAsia="en-GB"/>
        </w:rPr>
        <w:t>Flipkart</w:t>
      </w:r>
      <w:r w:rsidRPr="00867A97">
        <w:rPr>
          <w:rFonts w:eastAsia="Times New Roman" w:cstheme="minorHAnsi"/>
          <w:b/>
          <w:bCs/>
          <w:color w:val="0E101A"/>
          <w:sz w:val="24"/>
          <w:szCs w:val="24"/>
          <w:lang w:eastAsia="en-GB"/>
        </w:rPr>
        <w:t xml:space="preserve"> &amp; Falcon</w:t>
      </w:r>
    </w:p>
    <w:p w14:paraId="48C348D8" w14:textId="09563059" w:rsidR="00E47078" w:rsidRPr="00867A97" w:rsidRDefault="00123D8E" w:rsidP="00E47078">
      <w:pPr>
        <w:spacing w:after="0" w:line="240" w:lineRule="auto"/>
        <w:rPr>
          <w:rFonts w:eastAsia="Times New Roman" w:cstheme="minorHAnsi"/>
          <w:color w:val="0E101A"/>
          <w:sz w:val="24"/>
          <w:szCs w:val="24"/>
          <w:lang w:eastAsia="en-GB"/>
        </w:rPr>
      </w:pPr>
      <w:r w:rsidRPr="00BF06DB">
        <w:rPr>
          <w:rFonts w:eastAsia="Times New Roman" w:cstheme="minorHAnsi"/>
          <w:color w:val="0E101A"/>
          <w:sz w:val="24"/>
          <w:szCs w:val="24"/>
          <w:lang w:eastAsia="en-GB"/>
        </w:rPr>
        <w:t>Flipkart has been Falcon's customer since long and using multiple Falcon Systems and now a new shipment sortation system of 20,000 PPH is being installed at the Ulluberia location of the Flipkart network. For each of these projects, several advanced tools to improve the service's quality and efficiency are provided: Service Desk, Hotline support, remote access, regular governance meetings and monthly report</w:t>
      </w:r>
      <w:r w:rsidRPr="00123D8E">
        <w:rPr>
          <w:rFonts w:eastAsia="Times New Roman" w:cstheme="minorHAnsi"/>
          <w:color w:val="0E101A"/>
          <w:sz w:val="24"/>
          <w:szCs w:val="24"/>
          <w:lang w:eastAsia="en-GB"/>
        </w:rPr>
        <w:t>s</w:t>
      </w:r>
      <w:r w:rsidR="00E47078" w:rsidRPr="00123D8E">
        <w:rPr>
          <w:rFonts w:eastAsia="Times New Roman" w:cstheme="minorHAnsi"/>
          <w:color w:val="0E101A"/>
          <w:sz w:val="24"/>
          <w:szCs w:val="24"/>
          <w:lang w:eastAsia="en-GB"/>
        </w:rPr>
        <w:t>.</w:t>
      </w:r>
    </w:p>
    <w:p w14:paraId="578F5F9D"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0" w:name="_Toc137923520"/>
      <w:bookmarkStart w:id="11" w:name="_Toc138063704"/>
      <w:bookmarkStart w:id="12" w:name="_Toc135243417"/>
      <w:bookmarkStart w:id="13" w:name="_Toc136383016"/>
      <w:bookmarkStart w:id="14" w:name="_Toc137923522"/>
      <w:bookmarkStart w:id="15" w:name="_Toc40053399"/>
      <w:bookmarkStart w:id="16" w:name="_Toc145535580"/>
      <w:r w:rsidRPr="000509BB">
        <w:rPr>
          <w:rFonts w:ascii="Calibri" w:eastAsia="SimSun" w:hAnsi="Calibri" w:cs="Calibri"/>
          <w:b/>
          <w:bCs/>
          <w:color w:val="323E4F" w:themeColor="text2" w:themeShade="BF"/>
          <w:sz w:val="28"/>
          <w:szCs w:val="28"/>
          <w:u w:val="single"/>
          <w:lang w:val="en-GB" w:eastAsia="zh-CN"/>
        </w:rPr>
        <w:lastRenderedPageBreak/>
        <w:t>Company Profile</w:t>
      </w:r>
      <w:bookmarkEnd w:id="10"/>
      <w:bookmarkEnd w:id="11"/>
      <w:bookmarkEnd w:id="16"/>
      <w:r w:rsidRPr="000509BB">
        <w:rPr>
          <w:rFonts w:ascii="Calibri" w:eastAsia="SimSun" w:hAnsi="Calibri" w:cs="Calibri"/>
          <w:b/>
          <w:bCs/>
          <w:color w:val="323E4F" w:themeColor="text2" w:themeShade="BF"/>
          <w:sz w:val="28"/>
          <w:szCs w:val="28"/>
          <w:u w:val="single"/>
          <w:lang w:val="en-GB" w:eastAsia="zh-CN"/>
        </w:rPr>
        <w:t xml:space="preserve"> </w:t>
      </w:r>
    </w:p>
    <w:p w14:paraId="3253FCD4" w14:textId="2CB27126" w:rsidR="004D1D4D" w:rsidRDefault="00A47077" w:rsidP="004D1D4D">
      <w:pPr>
        <w:rPr>
          <w:rFonts w:cstheme="minorHAnsi"/>
        </w:rPr>
      </w:pPr>
      <w:r w:rsidRPr="00AF4F3C">
        <w:rPr>
          <w:rFonts w:cstheme="minorHAnsi"/>
          <w:noProof/>
        </w:rPr>
        <w:drawing>
          <wp:anchor distT="0" distB="0" distL="114300" distR="114300" simplePos="0" relativeHeight="251653632" behindDoc="1" locked="0" layoutInCell="1" allowOverlap="1" wp14:anchorId="7B5BA89B" wp14:editId="41E71251">
            <wp:simplePos x="0" y="0"/>
            <wp:positionH relativeFrom="column">
              <wp:posOffset>16510</wp:posOffset>
            </wp:positionH>
            <wp:positionV relativeFrom="paragraph">
              <wp:posOffset>1492885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1"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4D1D4D" w:rsidRPr="00975BF0">
        <w:rPr>
          <w:rFonts w:cstheme="minorHAnsi"/>
        </w:rPr>
        <w:t>Falcon Autotech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0BDB75C5" w14:textId="77777777" w:rsidR="00F04D93" w:rsidRDefault="00F04D93" w:rsidP="004D1D4D">
      <w:pPr>
        <w:rPr>
          <w:rFonts w:cstheme="minorHAnsi"/>
        </w:rPr>
      </w:pPr>
    </w:p>
    <w:p w14:paraId="77BC027E" w14:textId="6D5DC62D" w:rsidR="004D1D4D" w:rsidRPr="00975BF0" w:rsidRDefault="004D1D4D" w:rsidP="004D1D4D">
      <w:pPr>
        <w:rPr>
          <w:rFonts w:cstheme="minorHAnsi"/>
        </w:rPr>
      </w:pPr>
      <w:r w:rsidRPr="00975BF0">
        <w:rPr>
          <w:rFonts w:cstheme="minorHAnsi"/>
        </w:rPr>
        <w:t>Falcon Autotech is currently among the top 15 intralogistics automation company, our vision is to become top 10 intralogistics automation company in our focused product lines.</w:t>
      </w:r>
      <w:r w:rsidRPr="00AF4F3C">
        <w:rPr>
          <w:rFonts w:cstheme="minorHAnsi"/>
          <w:noProof/>
        </w:rPr>
        <w:drawing>
          <wp:inline distT="0" distB="0" distL="0" distR="0" wp14:anchorId="32525677" wp14:editId="1BCBD35F">
            <wp:extent cx="5731510" cy="2881630"/>
            <wp:effectExtent l="12700" t="12700" r="8890" b="13970"/>
            <wp:docPr id="1762707654" name="Picture 1"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2"/>
                    <a:stretch>
                      <a:fillRect/>
                    </a:stretch>
                  </pic:blipFill>
                  <pic:spPr>
                    <a:xfrm>
                      <a:off x="0" y="0"/>
                      <a:ext cx="5731510" cy="2881630"/>
                    </a:xfrm>
                    <a:prstGeom prst="rect">
                      <a:avLst/>
                    </a:prstGeom>
                    <a:ln>
                      <a:solidFill>
                        <a:srgbClr val="002060"/>
                      </a:solidFill>
                    </a:ln>
                  </pic:spPr>
                </pic:pic>
              </a:graphicData>
            </a:graphic>
          </wp:inline>
        </w:drawing>
      </w:r>
    </w:p>
    <w:p w14:paraId="02B89E74" w14:textId="77777777" w:rsidR="004D1D4D" w:rsidRPr="00975BF0" w:rsidRDefault="004D1D4D" w:rsidP="004D1D4D">
      <w:pPr>
        <w:rPr>
          <w:rFonts w:cstheme="minorHAnsi"/>
        </w:rPr>
      </w:pPr>
    </w:p>
    <w:p w14:paraId="7FA37339" w14:textId="77777777" w:rsidR="004D1D4D" w:rsidRPr="00975BF0" w:rsidRDefault="004D1D4D" w:rsidP="004D1D4D">
      <w:pPr>
        <w:rPr>
          <w:rFonts w:cstheme="minorHAnsi"/>
          <w:noProof/>
        </w:rPr>
      </w:pPr>
    </w:p>
    <w:p w14:paraId="3C883C8F" w14:textId="77777777" w:rsidR="004D1D4D" w:rsidRPr="00975BF0" w:rsidRDefault="004D1D4D" w:rsidP="004D1D4D">
      <w:pPr>
        <w:rPr>
          <w:rFonts w:cstheme="minorHAnsi"/>
          <w:bCs/>
          <w:noProof/>
          <w:lang w:val="en-US"/>
        </w:rPr>
      </w:pPr>
      <w:r w:rsidRPr="00975BF0">
        <w:rPr>
          <w:rFonts w:cstheme="minorHAnsi"/>
          <w:bCs/>
          <w:noProof/>
          <w:lang w:val="en-US"/>
        </w:rPr>
        <w:lastRenderedPageBreak/>
        <w:t>The team started out in 2004 solving special purpose automation problems for clients and later established Falcon Autotech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51880540" w14:textId="77777777" w:rsidR="004D1D4D" w:rsidRPr="00975BF0" w:rsidRDefault="004D1D4D" w:rsidP="004D1D4D">
      <w:pPr>
        <w:rPr>
          <w:rFonts w:cstheme="minorHAnsi"/>
        </w:rPr>
      </w:pPr>
      <w:r w:rsidRPr="00AF4F3C">
        <w:rPr>
          <w:rFonts w:cstheme="minorHAnsi"/>
          <w:noProof/>
        </w:rPr>
        <w:drawing>
          <wp:inline distT="0" distB="0" distL="0" distR="0" wp14:anchorId="7578A991" wp14:editId="310E1983">
            <wp:extent cx="5731510" cy="2907665"/>
            <wp:effectExtent l="12700" t="12700" r="8890" b="13335"/>
            <wp:docPr id="1695946522"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3"/>
                    <a:stretch>
                      <a:fillRect/>
                    </a:stretch>
                  </pic:blipFill>
                  <pic:spPr>
                    <a:xfrm>
                      <a:off x="0" y="0"/>
                      <a:ext cx="5731510" cy="2907665"/>
                    </a:xfrm>
                    <a:prstGeom prst="rect">
                      <a:avLst/>
                    </a:prstGeom>
                    <a:ln>
                      <a:solidFill>
                        <a:srgbClr val="002060"/>
                      </a:solidFill>
                    </a:ln>
                  </pic:spPr>
                </pic:pic>
              </a:graphicData>
            </a:graphic>
          </wp:inline>
        </w:drawing>
      </w:r>
    </w:p>
    <w:p w14:paraId="6A3E5724" w14:textId="77777777" w:rsidR="004D1D4D" w:rsidRPr="00975BF0" w:rsidRDefault="004D1D4D" w:rsidP="004D1D4D">
      <w:pPr>
        <w:rPr>
          <w:rFonts w:cstheme="minorHAnsi"/>
          <w:b/>
          <w:lang w:val="en-US"/>
        </w:rPr>
      </w:pPr>
      <w:r w:rsidRPr="00975BF0">
        <w:rPr>
          <w:rFonts w:cstheme="minorHAnsi"/>
          <w:lang w:val="en-US"/>
        </w:rPr>
        <w:t>As a leading player in the intra-logistics automation space, Falcon continuously strives to improve the operational efficiencies and accuracies for its clients through its domain knowledge and experience in addition to its wide range of products and solutions. In order to be able to live up to the high expectations set forth by our clients, the team at Falcon realizes the importance of taking up selective applications in focused Industries and deliver world class projects in return.</w:t>
      </w:r>
    </w:p>
    <w:p w14:paraId="74A1F9AF" w14:textId="77777777" w:rsidR="004D1D4D" w:rsidRPr="00975BF0" w:rsidRDefault="004D1D4D" w:rsidP="004D1D4D">
      <w:pPr>
        <w:rPr>
          <w:rFonts w:cstheme="minorHAnsi"/>
        </w:rPr>
      </w:pPr>
      <w:r w:rsidRPr="00AF4F3C">
        <w:rPr>
          <w:rFonts w:cstheme="minorHAnsi"/>
          <w:noProof/>
        </w:rPr>
        <w:drawing>
          <wp:inline distT="0" distB="0" distL="0" distR="0" wp14:anchorId="04F5778E" wp14:editId="57F84891">
            <wp:extent cx="5731510" cy="2893695"/>
            <wp:effectExtent l="12700" t="12700" r="8890" b="14605"/>
            <wp:docPr id="1425040543" name="Picture 1"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4"/>
                    <a:stretch>
                      <a:fillRect/>
                    </a:stretch>
                  </pic:blipFill>
                  <pic:spPr>
                    <a:xfrm>
                      <a:off x="0" y="0"/>
                      <a:ext cx="5731510" cy="2893695"/>
                    </a:xfrm>
                    <a:prstGeom prst="rect">
                      <a:avLst/>
                    </a:prstGeom>
                    <a:ln>
                      <a:solidFill>
                        <a:srgbClr val="002060"/>
                      </a:solidFill>
                    </a:ln>
                  </pic:spPr>
                </pic:pic>
              </a:graphicData>
            </a:graphic>
          </wp:inline>
        </w:drawing>
      </w:r>
    </w:p>
    <w:p w14:paraId="04F4A736" w14:textId="77777777" w:rsidR="004D1D4D" w:rsidRPr="00975BF0" w:rsidRDefault="004D1D4D" w:rsidP="004D1D4D">
      <w:pPr>
        <w:rPr>
          <w:rFonts w:cstheme="minorHAnsi"/>
        </w:rPr>
      </w:pPr>
    </w:p>
    <w:p w14:paraId="38BF872D" w14:textId="77777777" w:rsidR="004D1D4D" w:rsidRPr="00975BF0" w:rsidRDefault="004D1D4D" w:rsidP="004D1D4D">
      <w:pPr>
        <w:rPr>
          <w:rFonts w:cstheme="minorHAnsi"/>
        </w:rPr>
      </w:pPr>
    </w:p>
    <w:p w14:paraId="26B1AAE8" w14:textId="77777777" w:rsidR="004D1D4D" w:rsidRPr="00975BF0" w:rsidRDefault="004D1D4D" w:rsidP="004D1D4D">
      <w:pPr>
        <w:rPr>
          <w:rFonts w:cstheme="minorHAnsi"/>
        </w:rPr>
      </w:pPr>
      <w:r w:rsidRPr="00AF4F3C">
        <w:rPr>
          <w:rFonts w:cstheme="minorHAnsi"/>
          <w:noProof/>
        </w:rPr>
        <w:lastRenderedPageBreak/>
        <w:drawing>
          <wp:inline distT="0" distB="0" distL="0" distR="0" wp14:anchorId="6B04D58A" wp14:editId="3380FA6E">
            <wp:extent cx="5731510" cy="2916555"/>
            <wp:effectExtent l="12700" t="12700" r="8890" b="17145"/>
            <wp:docPr id="10801526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5"/>
                    <a:stretch>
                      <a:fillRect/>
                    </a:stretch>
                  </pic:blipFill>
                  <pic:spPr>
                    <a:xfrm>
                      <a:off x="0" y="0"/>
                      <a:ext cx="5731510" cy="2916555"/>
                    </a:xfrm>
                    <a:prstGeom prst="rect">
                      <a:avLst/>
                    </a:prstGeom>
                    <a:ln>
                      <a:solidFill>
                        <a:srgbClr val="002060"/>
                      </a:solidFill>
                    </a:ln>
                  </pic:spPr>
                </pic:pic>
              </a:graphicData>
            </a:graphic>
          </wp:inline>
        </w:drawing>
      </w:r>
    </w:p>
    <w:p w14:paraId="08F64CCB" w14:textId="77777777" w:rsidR="004D1D4D" w:rsidRPr="00975BF0" w:rsidRDefault="004D1D4D" w:rsidP="004D1D4D">
      <w:pPr>
        <w:rPr>
          <w:rFonts w:cstheme="minorHAnsi"/>
        </w:rPr>
      </w:pPr>
      <w:r w:rsidRPr="00975BF0">
        <w:rPr>
          <w:rFonts w:cstheme="minorHAnsi"/>
        </w:rPr>
        <w:t xml:space="preserve">Falcon Autotech has successfully delivered warehouse automation solutions based on smart and innovative combinations of above product lines for effective materials handling, sortation and movement. The process is controlled in real-time by our in house WCS applications. These solutions considerably cut the need for manual operations, improve working conditions and ensure the highest accuracy of the entire process up to final delivery to the recipient. </w:t>
      </w:r>
    </w:p>
    <w:p w14:paraId="6BECB84C" w14:textId="77777777" w:rsidR="004D1D4D" w:rsidRPr="00975BF0" w:rsidRDefault="004D1D4D" w:rsidP="004D1D4D">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7367306B" w14:textId="77777777" w:rsidR="004D1D4D" w:rsidRPr="00975BF0" w:rsidRDefault="004D1D4D" w:rsidP="004D1D4D">
      <w:pPr>
        <w:rPr>
          <w:rFonts w:cstheme="minorHAnsi"/>
        </w:rPr>
      </w:pPr>
      <w:r w:rsidRPr="00AF4F3C">
        <w:rPr>
          <w:rFonts w:cstheme="minorHAnsi"/>
          <w:noProof/>
        </w:rPr>
        <w:drawing>
          <wp:inline distT="0" distB="0" distL="0" distR="0" wp14:anchorId="76142BFE" wp14:editId="7EE8ADE6">
            <wp:extent cx="5731510" cy="2893695"/>
            <wp:effectExtent l="12700" t="12700" r="8890" b="14605"/>
            <wp:docPr id="1500999148" name="Picture 1"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6"/>
                    <a:stretch>
                      <a:fillRect/>
                    </a:stretch>
                  </pic:blipFill>
                  <pic:spPr>
                    <a:xfrm>
                      <a:off x="0" y="0"/>
                      <a:ext cx="5731510" cy="2893695"/>
                    </a:xfrm>
                    <a:prstGeom prst="rect">
                      <a:avLst/>
                    </a:prstGeom>
                    <a:ln>
                      <a:solidFill>
                        <a:srgbClr val="002060"/>
                      </a:solidFill>
                    </a:ln>
                  </pic:spPr>
                </pic:pic>
              </a:graphicData>
            </a:graphic>
          </wp:inline>
        </w:drawing>
      </w:r>
    </w:p>
    <w:p w14:paraId="58B97FF7" w14:textId="77777777" w:rsidR="004D1D4D" w:rsidRPr="00975BF0" w:rsidRDefault="004D1D4D" w:rsidP="004D1D4D">
      <w:pPr>
        <w:rPr>
          <w:rFonts w:cstheme="minorHAnsi"/>
        </w:rPr>
      </w:pPr>
    </w:p>
    <w:p w14:paraId="5F6F13C0" w14:textId="77777777" w:rsidR="004D1D4D" w:rsidRPr="00975BF0" w:rsidRDefault="004D1D4D" w:rsidP="004D1D4D">
      <w:pPr>
        <w:rPr>
          <w:rFonts w:cstheme="minorHAnsi"/>
        </w:rPr>
      </w:pPr>
    </w:p>
    <w:p w14:paraId="4355919B" w14:textId="77777777" w:rsidR="004D1D4D" w:rsidRPr="00975BF0" w:rsidRDefault="004D1D4D" w:rsidP="004D1D4D">
      <w:pPr>
        <w:rPr>
          <w:rFonts w:cstheme="minorHAnsi"/>
        </w:rPr>
      </w:pPr>
    </w:p>
    <w:p w14:paraId="44BFAD84" w14:textId="77777777" w:rsidR="004D1D4D" w:rsidRPr="00975BF0" w:rsidRDefault="004D1D4D" w:rsidP="004D1D4D">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0870825D" w14:textId="77777777" w:rsidR="004D1D4D" w:rsidRPr="00975BF0" w:rsidRDefault="004D1D4D" w:rsidP="004D1D4D">
      <w:pPr>
        <w:rPr>
          <w:rFonts w:cstheme="minorHAnsi"/>
        </w:rPr>
      </w:pPr>
      <w:r w:rsidRPr="00AF4F3C">
        <w:rPr>
          <w:rFonts w:cstheme="minorHAnsi"/>
          <w:noProof/>
        </w:rPr>
        <w:drawing>
          <wp:inline distT="0" distB="0" distL="0" distR="0" wp14:anchorId="3F644FDC" wp14:editId="065875C7">
            <wp:extent cx="5731510" cy="2896870"/>
            <wp:effectExtent l="12700" t="12700" r="8890" b="11430"/>
            <wp:docPr id="547500539" name="Picture 1"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7"/>
                    <a:stretch>
                      <a:fillRect/>
                    </a:stretch>
                  </pic:blipFill>
                  <pic:spPr>
                    <a:xfrm>
                      <a:off x="0" y="0"/>
                      <a:ext cx="5731510" cy="2896870"/>
                    </a:xfrm>
                    <a:prstGeom prst="rect">
                      <a:avLst/>
                    </a:prstGeom>
                    <a:ln>
                      <a:solidFill>
                        <a:srgbClr val="002060"/>
                      </a:solidFill>
                    </a:ln>
                  </pic:spPr>
                </pic:pic>
              </a:graphicData>
            </a:graphic>
          </wp:inline>
        </w:drawing>
      </w:r>
    </w:p>
    <w:p w14:paraId="5F45E25B" w14:textId="77777777" w:rsidR="004D1D4D" w:rsidRDefault="004D1D4D" w:rsidP="004D1D4D">
      <w:pPr>
        <w:rPr>
          <w:rFonts w:cstheme="minorHAnsi"/>
        </w:rPr>
      </w:pPr>
      <w:r>
        <w:rPr>
          <w:rFonts w:cstheme="minorHAnsi"/>
        </w:rPr>
        <w:br w:type="page"/>
      </w:r>
    </w:p>
    <w:p w14:paraId="17099C38" w14:textId="77777777" w:rsidR="004D1D4D" w:rsidRPr="000509BB" w:rsidRDefault="004D1D4D">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17" w:name="_Toc22046340"/>
      <w:bookmarkStart w:id="18" w:name="_Toc137923521"/>
      <w:bookmarkStart w:id="19" w:name="_Toc138063705"/>
      <w:bookmarkStart w:id="20" w:name="_Toc145535581"/>
      <w:r w:rsidRPr="000509BB">
        <w:rPr>
          <w:rFonts w:ascii="Calibri" w:eastAsia="SimSun" w:hAnsi="Calibri" w:cs="Calibri"/>
          <w:b/>
          <w:bCs/>
          <w:color w:val="323E4F" w:themeColor="text2" w:themeShade="BF"/>
          <w:sz w:val="28"/>
          <w:szCs w:val="28"/>
          <w:u w:val="single"/>
          <w:lang w:val="en-GB" w:eastAsia="zh-CN"/>
        </w:rPr>
        <w:lastRenderedPageBreak/>
        <w:t>Falcon’s Experience and Achievements in Sortation Space Globally</w:t>
      </w:r>
      <w:bookmarkEnd w:id="17"/>
      <w:bookmarkEnd w:id="18"/>
      <w:bookmarkEnd w:id="19"/>
      <w:bookmarkEnd w:id="20"/>
    </w:p>
    <w:p w14:paraId="66BADE0B" w14:textId="77777777" w:rsidR="004D1D4D" w:rsidRPr="00975BF0" w:rsidRDefault="004D1D4D" w:rsidP="004D1D4D">
      <w:pPr>
        <w:pStyle w:val="ListParagraph"/>
        <w:numPr>
          <w:ilvl w:val="0"/>
          <w:numId w:val="2"/>
        </w:numPr>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29E533B3" w14:textId="77777777" w:rsidR="004D1D4D" w:rsidRPr="00975BF0" w:rsidRDefault="004D1D4D" w:rsidP="004D1D4D">
      <w:pPr>
        <w:pStyle w:val="ListParagraph"/>
        <w:numPr>
          <w:ilvl w:val="0"/>
          <w:numId w:val="2"/>
        </w:numPr>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58FD1C7D" w14:textId="2417AE0F" w:rsidR="004D1D4D" w:rsidRPr="00975BF0" w:rsidRDefault="004D1D4D" w:rsidP="004D1D4D">
      <w:pPr>
        <w:pStyle w:val="ListParagraph"/>
        <w:numPr>
          <w:ilvl w:val="0"/>
          <w:numId w:val="2"/>
        </w:numPr>
        <w:rPr>
          <w:rFonts w:cstheme="minorHAnsi"/>
        </w:rPr>
      </w:pPr>
      <w:r w:rsidRPr="00975BF0">
        <w:rPr>
          <w:rFonts w:cstheme="minorHAnsi"/>
        </w:rPr>
        <w:t xml:space="preserve">Total installed capacity of </w:t>
      </w:r>
      <w:r w:rsidRPr="00975BF0">
        <w:rPr>
          <w:rFonts w:cstheme="minorHAnsi"/>
          <w:b/>
          <w:bCs/>
        </w:rPr>
        <w:t xml:space="preserve">10 million </w:t>
      </w:r>
      <w:r w:rsidR="00FE7C50">
        <w:rPr>
          <w:rFonts w:cstheme="minorHAnsi"/>
          <w:b/>
          <w:bCs/>
        </w:rPr>
        <w:t>Shipment</w:t>
      </w:r>
      <w:r w:rsidRPr="00975BF0">
        <w:rPr>
          <w:rFonts w:cstheme="minorHAnsi"/>
          <w:b/>
          <w:bCs/>
        </w:rPr>
        <w:t>s per day</w:t>
      </w:r>
      <w:r w:rsidRPr="00975BF0">
        <w:rPr>
          <w:rFonts w:cstheme="minorHAnsi"/>
        </w:rPr>
        <w:t xml:space="preserve"> worldwide.</w:t>
      </w:r>
    </w:p>
    <w:p w14:paraId="013AC5AD" w14:textId="77777777" w:rsidR="004D1D4D" w:rsidRDefault="004D1D4D" w:rsidP="004D1D4D">
      <w:pPr>
        <w:pStyle w:val="ListParagraph"/>
        <w:numPr>
          <w:ilvl w:val="0"/>
          <w:numId w:val="2"/>
        </w:numPr>
        <w:rPr>
          <w:rFonts w:ascii="Arial" w:hAnsi="Arial" w:cs="Arial"/>
        </w:rPr>
      </w:pPr>
      <w:r w:rsidRPr="00975BF0">
        <w:rPr>
          <w:rFonts w:cstheme="minorHAnsi"/>
        </w:rPr>
        <w:t xml:space="preserve">Only company to be able to offer a </w:t>
      </w:r>
      <w:r w:rsidRPr="00975BF0">
        <w:rPr>
          <w:rFonts w:cstheme="minorHAnsi"/>
          <w:b/>
          <w:bCs/>
        </w:rPr>
        <w:t>Fully Integrated AMS</w:t>
      </w:r>
      <w:r w:rsidRPr="00F0038F">
        <w:rPr>
          <w:rFonts w:ascii="Arial" w:hAnsi="Arial" w:cs="Arial"/>
        </w:rPr>
        <w:t>.</w:t>
      </w:r>
    </w:p>
    <w:p w14:paraId="46BE1E4B" w14:textId="77777777" w:rsidR="004D1D4D" w:rsidRPr="00AF4F3C" w:rsidRDefault="004D1D4D" w:rsidP="004D1D4D">
      <w:pPr>
        <w:rPr>
          <w:rFonts w:ascii="Arial" w:hAnsi="Arial" w:cs="Arial"/>
        </w:rPr>
      </w:pPr>
    </w:p>
    <w:p w14:paraId="069CEFAE"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0AAB1861" wp14:editId="60D306D8">
            <wp:extent cx="5731510" cy="6562090"/>
            <wp:effectExtent l="12700" t="12700" r="8890" b="16510"/>
            <wp:docPr id="1004269449" name="Picture 1"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8"/>
                    <a:stretch>
                      <a:fillRect/>
                    </a:stretch>
                  </pic:blipFill>
                  <pic:spPr>
                    <a:xfrm>
                      <a:off x="0" y="0"/>
                      <a:ext cx="5731510" cy="6562090"/>
                    </a:xfrm>
                    <a:prstGeom prst="rect">
                      <a:avLst/>
                    </a:prstGeom>
                    <a:ln>
                      <a:solidFill>
                        <a:srgbClr val="002060"/>
                      </a:solidFill>
                    </a:ln>
                  </pic:spPr>
                </pic:pic>
              </a:graphicData>
            </a:graphic>
          </wp:inline>
        </w:drawing>
      </w:r>
    </w:p>
    <w:p w14:paraId="4DA38947" w14:textId="77777777" w:rsidR="004D1D4D" w:rsidRPr="00F0038F" w:rsidRDefault="004D1D4D" w:rsidP="004D1D4D">
      <w:pPr>
        <w:rPr>
          <w:rFonts w:ascii="Arial" w:hAnsi="Arial" w:cs="Arial"/>
        </w:rPr>
      </w:pPr>
      <w:r w:rsidRPr="00F0038F">
        <w:rPr>
          <w:rFonts w:ascii="Arial" w:hAnsi="Arial" w:cs="Arial"/>
          <w:noProof/>
        </w:rPr>
        <w:lastRenderedPageBreak/>
        <w:drawing>
          <wp:inline distT="0" distB="0" distL="0" distR="0" wp14:anchorId="1ABA82DC" wp14:editId="003AE51A">
            <wp:extent cx="5150143" cy="3504562"/>
            <wp:effectExtent l="19050" t="19050" r="12700" b="20320"/>
            <wp:docPr id="1845629063"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9"/>
                    <a:stretch>
                      <a:fillRect/>
                    </a:stretch>
                  </pic:blipFill>
                  <pic:spPr>
                    <a:xfrm>
                      <a:off x="0" y="0"/>
                      <a:ext cx="5160172" cy="3511386"/>
                    </a:xfrm>
                    <a:prstGeom prst="rect">
                      <a:avLst/>
                    </a:prstGeom>
                    <a:ln>
                      <a:solidFill>
                        <a:srgbClr val="002060"/>
                      </a:solidFill>
                    </a:ln>
                  </pic:spPr>
                </pic:pic>
              </a:graphicData>
            </a:graphic>
          </wp:inline>
        </w:drawing>
      </w:r>
    </w:p>
    <w:p w14:paraId="15D642EF" w14:textId="77777777" w:rsidR="004D1D4D" w:rsidRPr="00F0038F" w:rsidRDefault="004D1D4D" w:rsidP="004D1D4D">
      <w:pPr>
        <w:rPr>
          <w:rFonts w:ascii="Arial" w:hAnsi="Arial" w:cs="Arial"/>
        </w:rPr>
      </w:pPr>
    </w:p>
    <w:p w14:paraId="57D29201" w14:textId="77777777" w:rsidR="004D1D4D" w:rsidRPr="00F0038F" w:rsidRDefault="004D1D4D" w:rsidP="004D1D4D">
      <w:pPr>
        <w:rPr>
          <w:rFonts w:ascii="Arial" w:hAnsi="Arial" w:cs="Arial"/>
        </w:rPr>
      </w:pPr>
    </w:p>
    <w:p w14:paraId="44381FA2" w14:textId="77777777" w:rsidR="004D1D4D" w:rsidRPr="00F0038F" w:rsidRDefault="004D1D4D" w:rsidP="004D1D4D">
      <w:pPr>
        <w:rPr>
          <w:rFonts w:ascii="Arial" w:hAnsi="Arial" w:cs="Arial"/>
        </w:rPr>
      </w:pPr>
      <w:r w:rsidRPr="00F0038F">
        <w:rPr>
          <w:rFonts w:ascii="Arial" w:hAnsi="Arial" w:cs="Arial"/>
          <w:noProof/>
        </w:rPr>
        <w:drawing>
          <wp:inline distT="0" distB="0" distL="0" distR="0" wp14:anchorId="6E73CC3E" wp14:editId="6B6F5065">
            <wp:extent cx="5203071" cy="3750408"/>
            <wp:effectExtent l="19050" t="19050" r="17145" b="21590"/>
            <wp:docPr id="726401406" name="Picture 1"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20"/>
                    <a:stretch>
                      <a:fillRect/>
                    </a:stretch>
                  </pic:blipFill>
                  <pic:spPr>
                    <a:xfrm>
                      <a:off x="0" y="0"/>
                      <a:ext cx="5212638" cy="3757304"/>
                    </a:xfrm>
                    <a:prstGeom prst="rect">
                      <a:avLst/>
                    </a:prstGeom>
                    <a:ln>
                      <a:solidFill>
                        <a:srgbClr val="002060"/>
                      </a:solidFill>
                    </a:ln>
                  </pic:spPr>
                </pic:pic>
              </a:graphicData>
            </a:graphic>
          </wp:inline>
        </w:drawing>
      </w:r>
    </w:p>
    <w:p w14:paraId="38225993" w14:textId="77777777" w:rsidR="004D1D4D" w:rsidRDefault="004D1D4D" w:rsidP="004D1D4D">
      <w:pPr>
        <w:rPr>
          <w:rFonts w:ascii="Arial" w:hAnsi="Arial" w:cs="Arial"/>
        </w:rPr>
      </w:pPr>
    </w:p>
    <w:p w14:paraId="18D3406F" w14:textId="77777777" w:rsidR="004D1D4D" w:rsidRPr="00F0038F" w:rsidRDefault="004D1D4D" w:rsidP="004D1D4D">
      <w:pPr>
        <w:rPr>
          <w:rFonts w:ascii="Arial" w:hAnsi="Arial" w:cs="Arial"/>
        </w:rPr>
      </w:pPr>
    </w:p>
    <w:p w14:paraId="1028E7C4" w14:textId="2948714B" w:rsidR="00975BF0" w:rsidRPr="000509BB" w:rsidRDefault="00975BF0">
      <w:pPr>
        <w:pStyle w:val="Heading1"/>
        <w:numPr>
          <w:ilvl w:val="0"/>
          <w:numId w:val="12"/>
        </w:numPr>
        <w:tabs>
          <w:tab w:val="num" w:pos="1440"/>
        </w:tabs>
        <w:ind w:left="0"/>
        <w:rPr>
          <w:rFonts w:ascii="Calibri" w:eastAsia="SimSun" w:hAnsi="Calibri" w:cs="Calibri"/>
          <w:b/>
          <w:bCs/>
          <w:color w:val="323E4F" w:themeColor="text2" w:themeShade="BF"/>
          <w:sz w:val="28"/>
          <w:szCs w:val="28"/>
          <w:u w:val="single"/>
          <w:lang w:val="en-GB" w:eastAsia="zh-CN"/>
        </w:rPr>
      </w:pPr>
      <w:bookmarkStart w:id="21" w:name="_Toc145535582"/>
      <w:r w:rsidRPr="000509BB">
        <w:rPr>
          <w:rFonts w:ascii="Calibri" w:eastAsia="SimSun" w:hAnsi="Calibri" w:cs="Calibri"/>
          <w:b/>
          <w:bCs/>
          <w:color w:val="323E4F" w:themeColor="text2" w:themeShade="BF"/>
          <w:sz w:val="28"/>
          <w:szCs w:val="28"/>
          <w:u w:val="single"/>
          <w:lang w:val="en-GB" w:eastAsia="zh-CN"/>
        </w:rPr>
        <w:lastRenderedPageBreak/>
        <w:t xml:space="preserve">Reference </w:t>
      </w:r>
      <w:r w:rsidR="000509BB" w:rsidRPr="000509BB">
        <w:rPr>
          <w:rFonts w:ascii="Calibri" w:eastAsia="SimSun" w:hAnsi="Calibri" w:cs="Calibri"/>
          <w:b/>
          <w:bCs/>
          <w:color w:val="323E4F" w:themeColor="text2" w:themeShade="BF"/>
          <w:sz w:val="28"/>
          <w:szCs w:val="28"/>
          <w:u w:val="single"/>
          <w:lang w:val="en-GB" w:eastAsia="zh-CN"/>
        </w:rPr>
        <w:t>P</w:t>
      </w:r>
      <w:r w:rsidRPr="000509BB">
        <w:rPr>
          <w:rFonts w:ascii="Calibri" w:eastAsia="SimSun" w:hAnsi="Calibri" w:cs="Calibri"/>
          <w:b/>
          <w:bCs/>
          <w:color w:val="323E4F" w:themeColor="text2" w:themeShade="BF"/>
          <w:sz w:val="28"/>
          <w:szCs w:val="28"/>
          <w:u w:val="single"/>
          <w:lang w:val="en-GB" w:eastAsia="zh-CN"/>
        </w:rPr>
        <w:t>rojects</w:t>
      </w:r>
      <w:bookmarkEnd w:id="12"/>
      <w:bookmarkEnd w:id="13"/>
      <w:bookmarkEnd w:id="14"/>
      <w:bookmarkEnd w:id="21"/>
      <w:r w:rsidRPr="000509BB">
        <w:rPr>
          <w:rFonts w:ascii="Calibri" w:eastAsia="SimSun" w:hAnsi="Calibri" w:cs="Calibri"/>
          <w:b/>
          <w:bCs/>
          <w:color w:val="323E4F" w:themeColor="text2" w:themeShade="BF"/>
          <w:sz w:val="28"/>
          <w:szCs w:val="28"/>
          <w:u w:val="single"/>
          <w:lang w:val="en-GB" w:eastAsia="zh-CN"/>
        </w:rPr>
        <w:t xml:space="preserve"> </w:t>
      </w:r>
    </w:p>
    <w:p w14:paraId="0C50004E" w14:textId="77777777" w:rsidR="00975BF0" w:rsidRPr="00975BF0" w:rsidRDefault="00975BF0" w:rsidP="00975BF0">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7428695A" w14:textId="77777777" w:rsidR="00975BF0" w:rsidRPr="00975BF0" w:rsidRDefault="00975BF0" w:rsidP="00975BF0">
      <w:pPr>
        <w:autoSpaceDE w:val="0"/>
        <w:autoSpaceDN w:val="0"/>
        <w:adjustRightInd w:val="0"/>
        <w:spacing w:after="0" w:line="240" w:lineRule="auto"/>
        <w:rPr>
          <w:rFonts w:cstheme="minorHAnsi"/>
        </w:rPr>
      </w:pPr>
    </w:p>
    <w:p w14:paraId="4D5EAAAA" w14:textId="4D134CB3"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Expertise in </w:t>
      </w:r>
      <w:r w:rsidR="00FE7C50">
        <w:rPr>
          <w:rFonts w:cstheme="minorHAnsi"/>
        </w:rPr>
        <w:t>Shipment</w:t>
      </w:r>
      <w:r w:rsidRPr="00975BF0">
        <w:rPr>
          <w:rFonts w:cstheme="minorHAnsi"/>
        </w:rPr>
        <w:t xml:space="preserve"> Sortation, Piece Picking and Handling, Case Picking and Handling.</w:t>
      </w:r>
    </w:p>
    <w:p w14:paraId="43C61718"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Lifecycle services (maintenance, spares supply chain, support).</w:t>
      </w:r>
    </w:p>
    <w:p w14:paraId="2170DDAB" w14:textId="77777777" w:rsidR="00975BF0" w:rsidRPr="00975BF0" w:rsidRDefault="00975BF0" w:rsidP="00975BF0">
      <w:pPr>
        <w:pStyle w:val="ListParagraph"/>
        <w:numPr>
          <w:ilvl w:val="0"/>
          <w:numId w:val="9"/>
        </w:numPr>
        <w:autoSpaceDE w:val="0"/>
        <w:autoSpaceDN w:val="0"/>
        <w:adjustRightInd w:val="0"/>
        <w:spacing w:after="0" w:line="240" w:lineRule="auto"/>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01F4BCD2" w14:textId="77777777" w:rsidR="00975BF0" w:rsidRPr="00975BF0" w:rsidRDefault="00975BF0" w:rsidP="00975BF0">
      <w:pPr>
        <w:pStyle w:val="ListParagraph"/>
        <w:numPr>
          <w:ilvl w:val="0"/>
          <w:numId w:val="9"/>
        </w:numPr>
        <w:autoSpaceDE w:val="0"/>
        <w:autoSpaceDN w:val="0"/>
        <w:adjustRightInd w:val="0"/>
        <w:spacing w:after="120" w:line="240" w:lineRule="auto"/>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24FC73A5" w14:textId="37DA08AB" w:rsidR="00975BF0" w:rsidRPr="00975BF0" w:rsidRDefault="00975BF0" w:rsidP="00975BF0">
      <w:pPr>
        <w:rPr>
          <w:rFonts w:cstheme="minorHAnsi"/>
        </w:rPr>
      </w:pPr>
      <w:r w:rsidRPr="00975BF0">
        <w:rPr>
          <w:rFonts w:cstheme="minorHAnsi"/>
        </w:rPr>
        <w:t xml:space="preserve">The references list presented below </w:t>
      </w:r>
      <w:r w:rsidR="005A40CD">
        <w:rPr>
          <w:rFonts w:cstheme="minorHAnsi"/>
        </w:rPr>
        <w:t>focuses</w:t>
      </w:r>
      <w:r w:rsidRPr="00975BF0">
        <w:rPr>
          <w:rFonts w:cstheme="minorHAnsi"/>
        </w:rPr>
        <w:t xml:space="preserve"> on Sortation Solution – </w:t>
      </w:r>
    </w:p>
    <w:p w14:paraId="03ED52FF" w14:textId="16E9E4D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2"/>
          <w:szCs w:val="22"/>
        </w:rPr>
      </w:pPr>
      <w:bookmarkStart w:id="22" w:name="_Toc135243418"/>
      <w:bookmarkStart w:id="23" w:name="_Toc136383017"/>
      <w:bookmarkStart w:id="24" w:name="_Toc137923523"/>
      <w:bookmarkStart w:id="25" w:name="_Toc116419421"/>
      <w:bookmarkStart w:id="26" w:name="_Toc121922238"/>
      <w:bookmarkStart w:id="27" w:name="_Toc129717860"/>
      <w:bookmarkStart w:id="28" w:name="_Toc145535583"/>
      <w:r w:rsidRPr="000509BB">
        <w:rPr>
          <w:rFonts w:ascii="Calibri" w:hAnsi="Calibri" w:cs="Calibri"/>
          <w:b/>
          <w:bCs/>
          <w:color w:val="323E4F" w:themeColor="text2" w:themeShade="BF"/>
          <w:sz w:val="22"/>
          <w:szCs w:val="22"/>
        </w:rPr>
        <w:t>Project 1- (CEP Client, UK)</w:t>
      </w:r>
      <w:bookmarkEnd w:id="22"/>
      <w:bookmarkEnd w:id="23"/>
      <w:bookmarkEnd w:id="24"/>
      <w:bookmarkEnd w:id="28"/>
    </w:p>
    <w:p w14:paraId="4295A0C8" w14:textId="2AC757F1" w:rsidR="00975BF0" w:rsidRPr="00975BF0" w:rsidRDefault="00975BF0" w:rsidP="00975BF0">
      <w:pPr>
        <w:rPr>
          <w:rFonts w:cstheme="minorHAnsi"/>
        </w:rPr>
      </w:pPr>
      <w:r w:rsidRPr="00975BF0">
        <w:rPr>
          <w:rFonts w:cstheme="minorHAnsi"/>
        </w:rPr>
        <w:t xml:space="preserve">This Solution is designed to handle a volume of 7200 </w:t>
      </w:r>
      <w:r w:rsidR="00FE7C50">
        <w:rPr>
          <w:rFonts w:cstheme="minorHAnsi"/>
        </w:rPr>
        <w:t>shipment</w:t>
      </w:r>
      <w:r w:rsidRPr="00975BF0">
        <w:rPr>
          <w:rFonts w:cstheme="minorHAnsi"/>
        </w:rPr>
        <w:t xml:space="preserve">s per hour. The system is equipped with three infeed conveyors integrated with </w:t>
      </w:r>
      <w:r w:rsidR="005A40CD">
        <w:rPr>
          <w:rFonts w:cstheme="minorHAnsi"/>
        </w:rPr>
        <w:t xml:space="preserve">an </w:t>
      </w:r>
      <w:r w:rsidRPr="00975BF0">
        <w:rPr>
          <w:rFonts w:cstheme="minorHAnsi"/>
        </w:rPr>
        <w:t xml:space="preserve">automatic label applicator before </w:t>
      </w:r>
      <w:r w:rsidR="00FE7C50">
        <w:rPr>
          <w:rFonts w:cstheme="minorHAnsi"/>
        </w:rPr>
        <w:t>shipment</w:t>
      </w:r>
      <w:r w:rsidRPr="00975BF0">
        <w:rPr>
          <w:rFonts w:cstheme="minorHAnsi"/>
        </w:rPr>
        <w:t xml:space="preserve">s enter the sortation system. The </w:t>
      </w:r>
      <w:r w:rsidR="00FE7C50">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5EF94"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7304A8D9" w14:textId="77777777" w:rsidR="00975BF0" w:rsidRPr="00975BF0" w:rsidRDefault="00975BF0">
      <w:pPr>
        <w:pStyle w:val="ListParagraph"/>
        <w:numPr>
          <w:ilvl w:val="0"/>
          <w:numId w:val="17"/>
        </w:numPr>
        <w:rPr>
          <w:rFonts w:cstheme="minorHAnsi"/>
        </w:rPr>
      </w:pPr>
      <w:r w:rsidRPr="00975BF0">
        <w:rPr>
          <w:rFonts w:cstheme="minorHAnsi"/>
        </w:rPr>
        <w:t>Throughput: 7200 PPH</w:t>
      </w:r>
    </w:p>
    <w:p w14:paraId="14CE93DB" w14:textId="77777777" w:rsidR="00975BF0" w:rsidRPr="00975BF0" w:rsidRDefault="00975BF0">
      <w:pPr>
        <w:pStyle w:val="ListParagraph"/>
        <w:numPr>
          <w:ilvl w:val="0"/>
          <w:numId w:val="17"/>
        </w:numPr>
        <w:rPr>
          <w:rFonts w:cstheme="minorHAnsi"/>
        </w:rPr>
      </w:pPr>
      <w:r w:rsidRPr="00975BF0">
        <w:rPr>
          <w:rFonts w:cstheme="minorHAnsi"/>
        </w:rPr>
        <w:t>End Destinations: 58 Nos</w:t>
      </w:r>
    </w:p>
    <w:p w14:paraId="540B03B6"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459A3E1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494C3A64"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0C68DFDB"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2E6079A6"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4627ABC6"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7AF595EE"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3A85C4D8"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25984" behindDoc="1" locked="0" layoutInCell="1" allowOverlap="1" wp14:anchorId="193C35B5" wp14:editId="373C0644">
            <wp:simplePos x="0" y="0"/>
            <wp:positionH relativeFrom="column">
              <wp:posOffset>1180465</wp:posOffset>
            </wp:positionH>
            <wp:positionV relativeFrom="paragraph">
              <wp:posOffset>233294</wp:posOffset>
            </wp:positionV>
            <wp:extent cx="3355683" cy="2428875"/>
            <wp:effectExtent l="0" t="0" r="0" b="0"/>
            <wp:wrapTight wrapText="bothSides">
              <wp:wrapPolygon edited="0">
                <wp:start x="0" y="0"/>
                <wp:lineTo x="0" y="21346"/>
                <wp:lineTo x="21461" y="21346"/>
                <wp:lineTo x="21461" y="0"/>
                <wp:lineTo x="0" y="0"/>
              </wp:wrapPolygon>
            </wp:wrapTight>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21" cstate="screen">
                      <a:extLst>
                        <a:ext uri="{28A0092B-C50C-407E-A947-70E740481C1C}">
                          <a14:useLocalDpi xmlns:a14="http://schemas.microsoft.com/office/drawing/2010/main" val="0"/>
                        </a:ext>
                      </a:extLst>
                    </a:blip>
                    <a:srcRect/>
                    <a:stretch/>
                  </pic:blipFill>
                  <pic:spPr>
                    <a:xfrm>
                      <a:off x="0" y="0"/>
                      <a:ext cx="3355683" cy="2428875"/>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38DD7633" w14:textId="77777777" w:rsidR="00975BF0" w:rsidRPr="00975BF0" w:rsidRDefault="00975BF0" w:rsidP="00975BF0">
      <w:pPr>
        <w:rPr>
          <w:rFonts w:cstheme="minorHAnsi"/>
        </w:rPr>
      </w:pPr>
    </w:p>
    <w:p w14:paraId="230C534D" w14:textId="77777777" w:rsidR="00975BF0" w:rsidRPr="00975BF0" w:rsidRDefault="00975BF0" w:rsidP="00975BF0">
      <w:pPr>
        <w:rPr>
          <w:rFonts w:cstheme="minorHAnsi"/>
        </w:rPr>
      </w:pPr>
    </w:p>
    <w:p w14:paraId="2AE48378" w14:textId="77777777" w:rsidR="00975BF0" w:rsidRPr="00975BF0" w:rsidRDefault="00975BF0" w:rsidP="00975BF0">
      <w:pPr>
        <w:rPr>
          <w:rFonts w:cstheme="minorHAnsi"/>
        </w:rPr>
      </w:pPr>
    </w:p>
    <w:p w14:paraId="1B946BE9" w14:textId="77777777" w:rsidR="00975BF0" w:rsidRPr="00975BF0" w:rsidRDefault="00975BF0" w:rsidP="00975BF0">
      <w:pPr>
        <w:rPr>
          <w:rFonts w:cstheme="minorHAnsi"/>
        </w:rPr>
      </w:pPr>
    </w:p>
    <w:p w14:paraId="27FC90E7" w14:textId="77777777" w:rsidR="00975BF0" w:rsidRPr="00975BF0" w:rsidRDefault="00975BF0" w:rsidP="00975BF0">
      <w:pPr>
        <w:rPr>
          <w:rFonts w:cstheme="minorHAnsi"/>
        </w:rPr>
      </w:pPr>
    </w:p>
    <w:p w14:paraId="1F4FBDCB" w14:textId="77777777" w:rsidR="00975BF0" w:rsidRPr="00975BF0" w:rsidRDefault="00975BF0" w:rsidP="00975BF0">
      <w:pPr>
        <w:rPr>
          <w:rFonts w:cstheme="minorHAnsi"/>
        </w:rPr>
      </w:pPr>
    </w:p>
    <w:p w14:paraId="5130E059" w14:textId="77777777" w:rsidR="00975BF0" w:rsidRPr="00975BF0" w:rsidRDefault="00975BF0" w:rsidP="00975BF0">
      <w:pPr>
        <w:rPr>
          <w:rFonts w:cstheme="minorHAnsi"/>
        </w:rPr>
      </w:pPr>
    </w:p>
    <w:p w14:paraId="5B1B9ABC" w14:textId="77777777" w:rsidR="00975BF0" w:rsidRPr="00975BF0" w:rsidRDefault="00975BF0" w:rsidP="00975BF0">
      <w:pPr>
        <w:rPr>
          <w:rFonts w:cstheme="minorHAnsi"/>
        </w:rPr>
      </w:pPr>
    </w:p>
    <w:p w14:paraId="4D0C076C" w14:textId="77777777" w:rsidR="00975BF0" w:rsidRPr="00975BF0" w:rsidRDefault="00975BF0" w:rsidP="00975BF0">
      <w:pPr>
        <w:rPr>
          <w:rFonts w:cstheme="minorHAnsi"/>
        </w:rPr>
      </w:pPr>
    </w:p>
    <w:p w14:paraId="61858E01" w14:textId="77777777" w:rsidR="00975BF0" w:rsidRPr="00975BF0" w:rsidRDefault="00975BF0" w:rsidP="00975BF0">
      <w:pPr>
        <w:rPr>
          <w:rFonts w:cstheme="minorHAnsi"/>
        </w:rPr>
      </w:pPr>
    </w:p>
    <w:p w14:paraId="5BA5990C"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29" w:name="_Toc135243419"/>
      <w:bookmarkStart w:id="30" w:name="_Toc136383018"/>
      <w:bookmarkStart w:id="31" w:name="_Toc137923524"/>
      <w:bookmarkStart w:id="32" w:name="_Toc145535584"/>
      <w:r w:rsidRPr="000509BB">
        <w:rPr>
          <w:rFonts w:ascii="Calibri" w:hAnsi="Calibri" w:cs="Calibri"/>
          <w:b/>
          <w:bCs/>
          <w:color w:val="323E4F" w:themeColor="text2" w:themeShade="BF"/>
          <w:sz w:val="24"/>
          <w:szCs w:val="24"/>
        </w:rPr>
        <w:lastRenderedPageBreak/>
        <w:t>Project 2- (CEP Client</w:t>
      </w:r>
      <w:bookmarkEnd w:id="25"/>
      <w:bookmarkEnd w:id="26"/>
      <w:bookmarkEnd w:id="27"/>
      <w:r w:rsidRPr="000509BB">
        <w:rPr>
          <w:rFonts w:ascii="Calibri" w:hAnsi="Calibri" w:cs="Calibri"/>
          <w:b/>
          <w:bCs/>
          <w:color w:val="323E4F" w:themeColor="text2" w:themeShade="BF"/>
          <w:sz w:val="24"/>
          <w:szCs w:val="24"/>
        </w:rPr>
        <w:t>, Riyadh)</w:t>
      </w:r>
      <w:bookmarkEnd w:id="29"/>
      <w:bookmarkEnd w:id="30"/>
      <w:bookmarkEnd w:id="31"/>
      <w:bookmarkEnd w:id="32"/>
    </w:p>
    <w:p w14:paraId="7AED55A5" w14:textId="40CC773A" w:rsidR="00975BF0" w:rsidRPr="00975BF0" w:rsidRDefault="00975BF0" w:rsidP="00975BF0">
      <w:pPr>
        <w:ind w:left="360"/>
        <w:rPr>
          <w:rFonts w:cstheme="minorHAnsi"/>
        </w:rPr>
      </w:pPr>
      <w:r w:rsidRPr="00975BF0">
        <w:rPr>
          <w:rFonts w:cstheme="minorHAnsi"/>
        </w:rPr>
        <w:t xml:space="preserve">In 2019, customer selected Falcon Autotech as a preferred supplier for its airport hub to supply linear cross belt sorter for processing of </w:t>
      </w:r>
      <w:r w:rsidR="00FE7C50">
        <w:rPr>
          <w:rFonts w:cstheme="minorHAnsi"/>
        </w:rPr>
        <w:t>shipment</w:t>
      </w:r>
      <w:r w:rsidRPr="00975BF0">
        <w:rPr>
          <w:rFonts w:cstheme="minorHAnsi"/>
        </w:rPr>
        <w:t>s arriving via Air from different states and countries to distribute them locally. The customer chose Falcon Autotech based on its strong track record of success in providing intralogistics automation solutions, optimized design, software integration capabilities and life cycle support services.</w:t>
      </w:r>
    </w:p>
    <w:p w14:paraId="7DFB978B" w14:textId="77777777" w:rsidR="00975BF0" w:rsidRPr="00975BF0" w:rsidRDefault="00975BF0" w:rsidP="00975BF0">
      <w:pPr>
        <w:ind w:left="360"/>
        <w:rPr>
          <w:rFonts w:cstheme="minorHAnsi"/>
          <w:sz w:val="24"/>
          <w:szCs w:val="24"/>
        </w:rPr>
      </w:pPr>
      <w:r w:rsidRPr="000509BB">
        <w:rPr>
          <w:rFonts w:cstheme="minorHAnsi"/>
          <w:b/>
          <w:bCs/>
        </w:rPr>
        <w:t>Solution</w:t>
      </w:r>
      <w:r w:rsidRPr="00975BF0">
        <w:rPr>
          <w:rFonts w:cstheme="minorHAnsi"/>
          <w:b/>
          <w:bCs/>
          <w:sz w:val="24"/>
          <w:szCs w:val="24"/>
        </w:rPr>
        <w:t xml:space="preserve"> </w:t>
      </w:r>
      <w:r w:rsidRPr="000509BB">
        <w:rPr>
          <w:rFonts w:cstheme="minorHAnsi"/>
          <w:b/>
          <w:bCs/>
        </w:rPr>
        <w:t>Specifications</w:t>
      </w:r>
      <w:r w:rsidRPr="00975BF0">
        <w:rPr>
          <w:rFonts w:cstheme="minorHAnsi"/>
          <w:b/>
          <w:bCs/>
          <w:sz w:val="24"/>
          <w:szCs w:val="24"/>
        </w:rPr>
        <w:t xml:space="preserve"> </w:t>
      </w:r>
      <w:r w:rsidRPr="00975BF0">
        <w:rPr>
          <w:rFonts w:cstheme="minorHAnsi"/>
          <w:sz w:val="24"/>
          <w:szCs w:val="24"/>
        </w:rPr>
        <w:t xml:space="preserve">– </w:t>
      </w:r>
    </w:p>
    <w:p w14:paraId="37F1B266" w14:textId="77777777" w:rsidR="00975BF0" w:rsidRPr="00975BF0" w:rsidRDefault="00975BF0">
      <w:pPr>
        <w:pStyle w:val="ListParagraph"/>
        <w:numPr>
          <w:ilvl w:val="0"/>
          <w:numId w:val="17"/>
        </w:numPr>
        <w:rPr>
          <w:rFonts w:cstheme="minorHAnsi"/>
        </w:rPr>
      </w:pPr>
      <w:r w:rsidRPr="00975BF0">
        <w:rPr>
          <w:rFonts w:cstheme="minorHAnsi"/>
        </w:rPr>
        <w:t>Throughput: 4800 PPH</w:t>
      </w:r>
    </w:p>
    <w:p w14:paraId="4E55B31E" w14:textId="77777777" w:rsidR="00975BF0" w:rsidRPr="00975BF0" w:rsidRDefault="00975BF0">
      <w:pPr>
        <w:pStyle w:val="ListParagraph"/>
        <w:numPr>
          <w:ilvl w:val="0"/>
          <w:numId w:val="17"/>
        </w:numPr>
        <w:rPr>
          <w:rFonts w:cstheme="minorHAnsi"/>
        </w:rPr>
      </w:pPr>
      <w:r w:rsidRPr="00975BF0">
        <w:rPr>
          <w:rFonts w:cstheme="minorHAnsi"/>
        </w:rPr>
        <w:t>End Destinations: 52 Nos</w:t>
      </w:r>
    </w:p>
    <w:p w14:paraId="48C56B5A"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58B43349"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14205E53"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38CF51B9"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047EE932"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3C4E57B" w14:textId="77777777" w:rsidR="00975BF0" w:rsidRPr="00975BF0" w:rsidRDefault="00975BF0">
      <w:pPr>
        <w:pStyle w:val="ListParagraph"/>
        <w:numPr>
          <w:ilvl w:val="0"/>
          <w:numId w:val="17"/>
        </w:numPr>
        <w:rPr>
          <w:rFonts w:cstheme="minorHAnsi"/>
        </w:rPr>
      </w:pPr>
      <w:r w:rsidRPr="00975BF0">
        <w:rPr>
          <w:rFonts w:cstheme="minorHAnsi"/>
        </w:rPr>
        <w:t>ARB Conveyor.</w:t>
      </w:r>
    </w:p>
    <w:p w14:paraId="03A449A6" w14:textId="77777777" w:rsidR="00975BF0" w:rsidRPr="00975BF0" w:rsidRDefault="00975BF0">
      <w:pPr>
        <w:pStyle w:val="ListParagraph"/>
        <w:numPr>
          <w:ilvl w:val="0"/>
          <w:numId w:val="17"/>
        </w:numPr>
        <w:rPr>
          <w:rFonts w:cstheme="minorHAnsi"/>
        </w:rPr>
      </w:pPr>
      <w:r w:rsidRPr="00975BF0">
        <w:rPr>
          <w:rFonts w:cstheme="minorHAnsi"/>
        </w:rPr>
        <w:t>Automatic Label Applicators.</w:t>
      </w:r>
    </w:p>
    <w:p w14:paraId="50AA0DFD" w14:textId="77777777" w:rsidR="00975BF0" w:rsidRPr="00975BF0" w:rsidRDefault="00975BF0">
      <w:pPr>
        <w:pStyle w:val="ListParagraph"/>
        <w:numPr>
          <w:ilvl w:val="0"/>
          <w:numId w:val="17"/>
        </w:numPr>
        <w:rPr>
          <w:rFonts w:cstheme="minorHAnsi"/>
        </w:rPr>
      </w:pPr>
      <w:r w:rsidRPr="00975BF0">
        <w:rPr>
          <w:rFonts w:cstheme="minorHAnsi"/>
        </w:rPr>
        <w:t>Linear Cross Belt Sorter.</w:t>
      </w:r>
    </w:p>
    <w:p w14:paraId="26E794F4" w14:textId="435EBC3F" w:rsidR="00975BF0" w:rsidRPr="00975BF0" w:rsidRDefault="00975BF0">
      <w:pPr>
        <w:pStyle w:val="ListParagraph"/>
        <w:numPr>
          <w:ilvl w:val="0"/>
          <w:numId w:val="17"/>
        </w:numPr>
        <w:rPr>
          <w:rFonts w:cstheme="minorHAnsi"/>
        </w:rPr>
      </w:pPr>
      <w:r w:rsidRPr="00975BF0">
        <w:rPr>
          <w:rFonts w:cstheme="minorHAnsi"/>
        </w:rPr>
        <w:t xml:space="preserve">Specialized Chutes for Gentle </w:t>
      </w:r>
      <w:r w:rsidR="00FE7C50">
        <w:rPr>
          <w:rFonts w:cstheme="minorHAnsi"/>
        </w:rPr>
        <w:t>Shipment</w:t>
      </w:r>
      <w:r w:rsidRPr="00975BF0">
        <w:rPr>
          <w:rFonts w:cstheme="minorHAnsi"/>
        </w:rPr>
        <w:t xml:space="preserve"> handling.</w:t>
      </w:r>
    </w:p>
    <w:p w14:paraId="1D4A19A7" w14:textId="77777777" w:rsidR="00975BF0" w:rsidRPr="00975BF0" w:rsidRDefault="00975BF0">
      <w:pPr>
        <w:pStyle w:val="ListParagraph"/>
        <w:numPr>
          <w:ilvl w:val="0"/>
          <w:numId w:val="17"/>
        </w:numPr>
        <w:rPr>
          <w:rFonts w:cstheme="minorHAnsi"/>
        </w:rPr>
      </w:pPr>
      <w:r w:rsidRPr="00975BF0">
        <w:rPr>
          <w:rFonts w:cstheme="minorHAnsi"/>
        </w:rPr>
        <w:t>FOCR Engine.</w:t>
      </w:r>
    </w:p>
    <w:p w14:paraId="3EC6DA4F"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6DB1DCD7" w14:textId="77777777" w:rsidR="00975BF0" w:rsidRPr="00975BF0" w:rsidRDefault="00975BF0" w:rsidP="00975BF0">
      <w:pPr>
        <w:ind w:left="360"/>
        <w:rPr>
          <w:rFonts w:cstheme="minorHAnsi"/>
          <w:b/>
          <w:bCs/>
          <w:sz w:val="24"/>
          <w:szCs w:val="24"/>
        </w:rPr>
      </w:pPr>
      <w:r w:rsidRPr="00975BF0">
        <w:rPr>
          <w:rFonts w:cstheme="minorHAnsi"/>
          <w:b/>
          <w:bCs/>
          <w:sz w:val="24"/>
          <w:szCs w:val="24"/>
        </w:rPr>
        <w:t xml:space="preserve">Site Picture – </w:t>
      </w:r>
    </w:p>
    <w:p w14:paraId="5B7223A2" w14:textId="77777777" w:rsidR="00975BF0" w:rsidRPr="00975BF0" w:rsidRDefault="00975BF0" w:rsidP="00975BF0">
      <w:pPr>
        <w:ind w:left="360"/>
        <w:rPr>
          <w:rFonts w:cstheme="minorHAnsi"/>
          <w:b/>
          <w:bCs/>
          <w:sz w:val="24"/>
          <w:szCs w:val="24"/>
        </w:rPr>
      </w:pPr>
      <w:r w:rsidRPr="00975BF0">
        <w:rPr>
          <w:rFonts w:cstheme="minorHAnsi"/>
          <w:noProof/>
        </w:rPr>
        <w:drawing>
          <wp:anchor distT="0" distB="0" distL="114300" distR="114300" simplePos="0" relativeHeight="251622912" behindDoc="1" locked="0" layoutInCell="1" allowOverlap="1" wp14:anchorId="2F8DF562" wp14:editId="31AEDE5A">
            <wp:simplePos x="0" y="0"/>
            <wp:positionH relativeFrom="column">
              <wp:posOffset>313690</wp:posOffset>
            </wp:positionH>
            <wp:positionV relativeFrom="paragraph">
              <wp:posOffset>265430</wp:posOffset>
            </wp:positionV>
            <wp:extent cx="5305425" cy="2590800"/>
            <wp:effectExtent l="0" t="0" r="9525" b="0"/>
            <wp:wrapTight wrapText="bothSides">
              <wp:wrapPolygon edited="0">
                <wp:start x="0" y="0"/>
                <wp:lineTo x="0" y="21441"/>
                <wp:lineTo x="21561" y="21441"/>
                <wp:lineTo x="21561" y="0"/>
                <wp:lineTo x="0" y="0"/>
              </wp:wrapPolygon>
            </wp:wrapTight>
            <wp:docPr id="244644307" name="Picture 244644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05425" cy="2590800"/>
                    </a:xfrm>
                    <a:prstGeom prst="rect">
                      <a:avLst/>
                    </a:prstGeom>
                  </pic:spPr>
                </pic:pic>
              </a:graphicData>
            </a:graphic>
            <wp14:sizeRelH relativeFrom="margin">
              <wp14:pctWidth>0</wp14:pctWidth>
            </wp14:sizeRelH>
            <wp14:sizeRelV relativeFrom="margin">
              <wp14:pctHeight>0</wp14:pctHeight>
            </wp14:sizeRelV>
          </wp:anchor>
        </w:drawing>
      </w:r>
    </w:p>
    <w:p w14:paraId="44CDDDAF" w14:textId="77777777" w:rsidR="00975BF0" w:rsidRPr="00F0038F" w:rsidRDefault="00975BF0" w:rsidP="00975BF0">
      <w:pPr>
        <w:ind w:left="360"/>
        <w:rPr>
          <w:rFonts w:ascii="Arial" w:hAnsi="Arial" w:cs="Arial"/>
          <w:b/>
          <w:bCs/>
          <w:sz w:val="24"/>
          <w:szCs w:val="24"/>
        </w:rPr>
      </w:pPr>
    </w:p>
    <w:p w14:paraId="28BE68A1" w14:textId="77777777" w:rsidR="00975BF0" w:rsidRDefault="00975BF0" w:rsidP="00975BF0">
      <w:pPr>
        <w:ind w:left="360"/>
        <w:rPr>
          <w:rFonts w:ascii="Arial" w:hAnsi="Arial" w:cs="Arial"/>
          <w:b/>
          <w:bCs/>
          <w:sz w:val="24"/>
          <w:szCs w:val="24"/>
        </w:rPr>
      </w:pPr>
    </w:p>
    <w:p w14:paraId="2BC0AB1A" w14:textId="77777777" w:rsidR="00975BF0" w:rsidRDefault="00975BF0" w:rsidP="00975BF0">
      <w:pPr>
        <w:ind w:left="360"/>
        <w:rPr>
          <w:rFonts w:ascii="Arial" w:hAnsi="Arial" w:cs="Arial"/>
          <w:b/>
          <w:bCs/>
          <w:sz w:val="24"/>
          <w:szCs w:val="24"/>
        </w:rPr>
      </w:pPr>
    </w:p>
    <w:p w14:paraId="1C63A854" w14:textId="77777777" w:rsidR="00560035" w:rsidRPr="00F0038F" w:rsidRDefault="00560035" w:rsidP="000509BB">
      <w:pPr>
        <w:rPr>
          <w:rFonts w:ascii="Arial" w:hAnsi="Arial" w:cs="Arial"/>
          <w:b/>
          <w:bCs/>
          <w:sz w:val="24"/>
          <w:szCs w:val="24"/>
        </w:rPr>
      </w:pPr>
    </w:p>
    <w:p w14:paraId="1970CA48" w14:textId="5A573BA8" w:rsidR="00975BF0" w:rsidRPr="00B42144"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4"/>
          <w:szCs w:val="24"/>
          <w:lang w:val="en-GB" w:eastAsia="zh-CN"/>
        </w:rPr>
      </w:pPr>
      <w:bookmarkStart w:id="33" w:name="_Toc135243420"/>
      <w:bookmarkStart w:id="34" w:name="_Toc136383019"/>
      <w:bookmarkStart w:id="35" w:name="_Toc137923525"/>
      <w:bookmarkStart w:id="36" w:name="_Toc116419420"/>
      <w:bookmarkStart w:id="37" w:name="_Toc121922239"/>
      <w:bookmarkStart w:id="38" w:name="_Toc129717861"/>
      <w:bookmarkStart w:id="39" w:name="_Toc145535585"/>
      <w:r w:rsidRPr="00B42144">
        <w:rPr>
          <w:rFonts w:ascii="Calibri" w:eastAsia="SimSun" w:hAnsi="Calibri" w:cs="Calibri"/>
          <w:b/>
          <w:bCs/>
          <w:color w:val="323E4F" w:themeColor="text2" w:themeShade="BF"/>
          <w:sz w:val="24"/>
          <w:szCs w:val="24"/>
          <w:lang w:val="en-GB" w:eastAsia="zh-CN"/>
        </w:rPr>
        <w:lastRenderedPageBreak/>
        <w:t xml:space="preserve">Project 3- (Client – Courier Express </w:t>
      </w:r>
      <w:r w:rsidR="00FE7C50">
        <w:rPr>
          <w:rFonts w:ascii="Calibri" w:eastAsia="SimSun" w:hAnsi="Calibri" w:cs="Calibri"/>
          <w:b/>
          <w:bCs/>
          <w:color w:val="323E4F" w:themeColor="text2" w:themeShade="BF"/>
          <w:sz w:val="24"/>
          <w:szCs w:val="24"/>
          <w:lang w:val="en-GB" w:eastAsia="zh-CN"/>
        </w:rPr>
        <w:t>Shipment</w:t>
      </w:r>
      <w:r w:rsidRPr="00B42144">
        <w:rPr>
          <w:rFonts w:ascii="Calibri" w:eastAsia="SimSun" w:hAnsi="Calibri" w:cs="Calibri"/>
          <w:b/>
          <w:bCs/>
          <w:color w:val="323E4F" w:themeColor="text2" w:themeShade="BF"/>
          <w:sz w:val="24"/>
          <w:szCs w:val="24"/>
          <w:lang w:val="en-GB" w:eastAsia="zh-CN"/>
        </w:rPr>
        <w:t>, Dubai &amp; Jeddah)</w:t>
      </w:r>
      <w:bookmarkEnd w:id="33"/>
      <w:bookmarkEnd w:id="34"/>
      <w:bookmarkEnd w:id="35"/>
      <w:bookmarkEnd w:id="39"/>
    </w:p>
    <w:p w14:paraId="170CEAB9" w14:textId="78A969C4" w:rsidR="00975BF0" w:rsidRPr="00975BF0" w:rsidRDefault="00975BF0" w:rsidP="00975BF0">
      <w:pPr>
        <w:rPr>
          <w:rFonts w:cstheme="minorHAnsi"/>
          <w:lang w:eastAsia="zh-CN"/>
        </w:rPr>
      </w:pPr>
      <w:r w:rsidRPr="00975BF0">
        <w:rPr>
          <w:rFonts w:cstheme="minorHAnsi"/>
          <w:lang w:eastAsia="zh-CN"/>
        </w:rPr>
        <w:t xml:space="preserve">This Solution is designed to handle the bulk volumes through Launchpads and induct them into Falcon's Linear Arm Sorter. This system is designed for a throughput of 3000 </w:t>
      </w:r>
      <w:r w:rsidR="00FE7C50">
        <w:rPr>
          <w:rFonts w:cstheme="minorHAnsi"/>
          <w:lang w:eastAsia="zh-CN"/>
        </w:rPr>
        <w:t>shipment</w:t>
      </w:r>
      <w:r w:rsidRPr="00975BF0">
        <w:rPr>
          <w:rFonts w:cstheme="minorHAnsi"/>
          <w:lang w:eastAsia="zh-CN"/>
        </w:rPr>
        <w:t>s per hour equipped with automatic barcode scanning, dimensioning, weighing and image capture capabilities to into a total of 480 end destinations with a combination of primary and secondary sortation system. The secondary sortation is achieved by integrating put to light system.</w:t>
      </w:r>
    </w:p>
    <w:p w14:paraId="65958862"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349DF4E3" w14:textId="77777777" w:rsidR="00975BF0" w:rsidRPr="00975BF0" w:rsidRDefault="00975BF0">
      <w:pPr>
        <w:pStyle w:val="ListParagraph"/>
        <w:numPr>
          <w:ilvl w:val="0"/>
          <w:numId w:val="17"/>
        </w:numPr>
        <w:rPr>
          <w:rFonts w:cstheme="minorHAnsi"/>
        </w:rPr>
      </w:pPr>
      <w:r w:rsidRPr="00975BF0">
        <w:rPr>
          <w:rFonts w:cstheme="minorHAnsi"/>
        </w:rPr>
        <w:t>Throughput: 3000 PPH</w:t>
      </w:r>
    </w:p>
    <w:p w14:paraId="2AC887C6" w14:textId="77777777" w:rsidR="00975BF0" w:rsidRPr="00975BF0" w:rsidRDefault="00975BF0">
      <w:pPr>
        <w:pStyle w:val="ListParagraph"/>
        <w:numPr>
          <w:ilvl w:val="0"/>
          <w:numId w:val="17"/>
        </w:numPr>
        <w:rPr>
          <w:rFonts w:cstheme="minorHAnsi"/>
        </w:rPr>
      </w:pPr>
      <w:r w:rsidRPr="00975BF0">
        <w:rPr>
          <w:rFonts w:cstheme="minorHAnsi"/>
        </w:rPr>
        <w:t>End Destinations: 480 Nos</w:t>
      </w:r>
    </w:p>
    <w:p w14:paraId="6A0D9291"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25BCA423"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50F195ED" w14:textId="77777777" w:rsidR="00975BF0" w:rsidRPr="00975BF0" w:rsidRDefault="00975BF0">
      <w:pPr>
        <w:pStyle w:val="ListParagraph"/>
        <w:numPr>
          <w:ilvl w:val="0"/>
          <w:numId w:val="17"/>
        </w:numPr>
        <w:rPr>
          <w:rFonts w:cstheme="minorHAnsi"/>
        </w:rPr>
      </w:pPr>
      <w:r w:rsidRPr="00975BF0">
        <w:rPr>
          <w:rFonts w:cstheme="minorHAnsi"/>
        </w:rPr>
        <w:t>Linear arm sorter.</w:t>
      </w:r>
    </w:p>
    <w:p w14:paraId="5F117C50" w14:textId="77777777" w:rsidR="00975BF0" w:rsidRPr="00975BF0" w:rsidRDefault="00975BF0">
      <w:pPr>
        <w:pStyle w:val="ListParagraph"/>
        <w:numPr>
          <w:ilvl w:val="0"/>
          <w:numId w:val="17"/>
        </w:numPr>
        <w:rPr>
          <w:rFonts w:cstheme="minorHAnsi"/>
        </w:rPr>
      </w:pPr>
      <w:r w:rsidRPr="00975BF0">
        <w:rPr>
          <w:rFonts w:cstheme="minorHAnsi"/>
        </w:rPr>
        <w:t>Automatic Barcode Scanner.</w:t>
      </w:r>
    </w:p>
    <w:p w14:paraId="3CDAF363"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6B7ED24"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9113F31" w14:textId="3F868BED" w:rsidR="00975BF0" w:rsidRPr="00975BF0" w:rsidRDefault="00975BF0" w:rsidP="00975BF0">
      <w:pPr>
        <w:rPr>
          <w:rFonts w:cstheme="minorHAnsi"/>
        </w:rPr>
      </w:pPr>
      <w:r w:rsidRPr="00975BF0">
        <w:rPr>
          <w:rFonts w:cstheme="minorHAnsi"/>
          <w:b/>
          <w:bCs/>
          <w:sz w:val="24"/>
          <w:szCs w:val="24"/>
        </w:rPr>
        <w:t>Site Picture –</w:t>
      </w:r>
    </w:p>
    <w:p w14:paraId="35B20EB9" w14:textId="27B2E2B5" w:rsidR="00975BF0" w:rsidRPr="00975BF0" w:rsidRDefault="00A47077" w:rsidP="00975BF0">
      <w:pPr>
        <w:rPr>
          <w:rFonts w:cstheme="minorHAnsi"/>
          <w:lang w:eastAsia="zh-CN"/>
        </w:rPr>
      </w:pPr>
      <w:r w:rsidRPr="00975BF0">
        <w:rPr>
          <w:rFonts w:cstheme="minorHAnsi"/>
          <w:noProof/>
          <w:lang w:eastAsia="zh-CN"/>
        </w:rPr>
        <w:drawing>
          <wp:anchor distT="0" distB="0" distL="114300" distR="114300" simplePos="0" relativeHeight="251627008" behindDoc="1" locked="0" layoutInCell="1" allowOverlap="1" wp14:anchorId="7901ABC6" wp14:editId="14C92E34">
            <wp:simplePos x="0" y="0"/>
            <wp:positionH relativeFrom="column">
              <wp:posOffset>742950</wp:posOffset>
            </wp:positionH>
            <wp:positionV relativeFrom="paragraph">
              <wp:posOffset>34925</wp:posOffset>
            </wp:positionV>
            <wp:extent cx="4048125" cy="2931795"/>
            <wp:effectExtent l="0" t="0" r="9525" b="1905"/>
            <wp:wrapTight wrapText="bothSides">
              <wp:wrapPolygon edited="0">
                <wp:start x="0" y="0"/>
                <wp:lineTo x="0" y="21474"/>
                <wp:lineTo x="21549" y="21474"/>
                <wp:lineTo x="21549" y="0"/>
                <wp:lineTo x="0" y="0"/>
              </wp:wrapPolygon>
            </wp:wrapTight>
            <wp:docPr id="119397943" name="Picture 119397943" descr="A picture containing indoor, floor, steel, ceiling&#10;&#10;Description automatically generated">
              <a:extLst xmlns:a="http://schemas.openxmlformats.org/drawingml/2006/main">
                <a:ext uri="{FF2B5EF4-FFF2-40B4-BE49-F238E27FC236}">
                  <a16:creationId xmlns:a16="http://schemas.microsoft.com/office/drawing/2014/main" id="{76327C39-88B6-E86A-5158-3199F19AD3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7943" name="Picture 119397943" descr="A picture containing indoor, floor, steel, ceiling&#10;&#10;Description automatically generated">
                      <a:extLst>
                        <a:ext uri="{FF2B5EF4-FFF2-40B4-BE49-F238E27FC236}">
                          <a16:creationId xmlns:a16="http://schemas.microsoft.com/office/drawing/2014/main" id="{76327C39-88B6-E86A-5158-3199F19AD361}"/>
                        </a:ext>
                      </a:extLst>
                    </pic:cNvPr>
                    <pic:cNvPicPr>
                      <a:picLocks noChangeAspect="1"/>
                    </pic:cNvPicPr>
                  </pic:nvPicPr>
                  <pic:blipFill>
                    <a:blip r:embed="rId23" cstate="screen">
                      <a:extLst>
                        <a:ext uri="{28A0092B-C50C-407E-A947-70E740481C1C}">
                          <a14:useLocalDpi xmlns:a14="http://schemas.microsoft.com/office/drawing/2010/main" val="0"/>
                        </a:ext>
                      </a:extLst>
                    </a:blip>
                    <a:srcRect/>
                    <a:stretch/>
                  </pic:blipFill>
                  <pic:spPr>
                    <a:xfrm>
                      <a:off x="0" y="0"/>
                      <a:ext cx="4048125" cy="2931795"/>
                    </a:xfrm>
                    <a:prstGeom prst="rect">
                      <a:avLst/>
                    </a:prstGeom>
                  </pic:spPr>
                </pic:pic>
              </a:graphicData>
            </a:graphic>
            <wp14:sizeRelH relativeFrom="margin">
              <wp14:pctWidth>0</wp14:pctWidth>
            </wp14:sizeRelH>
            <wp14:sizeRelV relativeFrom="margin">
              <wp14:pctHeight>0</wp14:pctHeight>
            </wp14:sizeRelV>
          </wp:anchor>
        </w:drawing>
      </w:r>
    </w:p>
    <w:p w14:paraId="0AEB9378" w14:textId="77777777" w:rsidR="00975BF0" w:rsidRPr="00975BF0" w:rsidRDefault="00975BF0" w:rsidP="00975BF0">
      <w:pPr>
        <w:rPr>
          <w:rFonts w:cstheme="minorHAnsi"/>
          <w:lang w:val="en-GB" w:eastAsia="zh-CN"/>
        </w:rPr>
      </w:pPr>
    </w:p>
    <w:p w14:paraId="0A852848" w14:textId="77777777" w:rsidR="00975BF0" w:rsidRPr="00975BF0" w:rsidRDefault="00975BF0" w:rsidP="00975BF0">
      <w:pPr>
        <w:rPr>
          <w:rFonts w:cstheme="minorHAnsi"/>
          <w:lang w:val="en-GB" w:eastAsia="zh-CN"/>
        </w:rPr>
      </w:pPr>
    </w:p>
    <w:p w14:paraId="316702C9" w14:textId="77777777" w:rsidR="00975BF0" w:rsidRPr="00975BF0" w:rsidRDefault="00975BF0" w:rsidP="00975BF0">
      <w:pPr>
        <w:rPr>
          <w:rFonts w:cstheme="minorHAnsi"/>
          <w:lang w:val="en-GB" w:eastAsia="zh-CN"/>
        </w:rPr>
      </w:pPr>
    </w:p>
    <w:p w14:paraId="57E2AE70" w14:textId="77777777" w:rsidR="00975BF0" w:rsidRPr="00975BF0" w:rsidRDefault="00975BF0" w:rsidP="00975BF0">
      <w:pPr>
        <w:rPr>
          <w:rFonts w:cstheme="minorHAnsi"/>
          <w:lang w:val="en-GB" w:eastAsia="zh-CN"/>
        </w:rPr>
      </w:pPr>
    </w:p>
    <w:p w14:paraId="2E4ADB3A" w14:textId="77777777" w:rsidR="00975BF0" w:rsidRPr="00975BF0" w:rsidRDefault="00975BF0" w:rsidP="00975BF0">
      <w:pPr>
        <w:rPr>
          <w:rFonts w:cstheme="minorHAnsi"/>
          <w:lang w:val="en-GB" w:eastAsia="zh-CN"/>
        </w:rPr>
      </w:pPr>
    </w:p>
    <w:p w14:paraId="08C90010" w14:textId="77777777" w:rsidR="00975BF0" w:rsidRPr="00975BF0" w:rsidRDefault="00975BF0" w:rsidP="00975BF0">
      <w:pPr>
        <w:rPr>
          <w:rFonts w:cstheme="minorHAnsi"/>
          <w:lang w:val="en-GB" w:eastAsia="zh-CN"/>
        </w:rPr>
      </w:pPr>
    </w:p>
    <w:p w14:paraId="22141DF0" w14:textId="77777777" w:rsidR="00975BF0" w:rsidRPr="00975BF0" w:rsidRDefault="00975BF0" w:rsidP="00975BF0">
      <w:pPr>
        <w:rPr>
          <w:rFonts w:cstheme="minorHAnsi"/>
          <w:lang w:val="en-GB" w:eastAsia="zh-CN"/>
        </w:rPr>
      </w:pPr>
    </w:p>
    <w:p w14:paraId="3B572658" w14:textId="77777777" w:rsidR="00975BF0" w:rsidRDefault="00975BF0" w:rsidP="00975BF0">
      <w:pPr>
        <w:rPr>
          <w:rFonts w:cstheme="minorHAnsi"/>
        </w:rPr>
      </w:pPr>
    </w:p>
    <w:p w14:paraId="3B208F29" w14:textId="77777777" w:rsidR="00A47077" w:rsidRDefault="00A47077" w:rsidP="00975BF0">
      <w:pPr>
        <w:rPr>
          <w:rFonts w:cstheme="minorHAnsi"/>
        </w:rPr>
      </w:pPr>
    </w:p>
    <w:p w14:paraId="666DF6EB" w14:textId="77777777" w:rsidR="00A47077" w:rsidRDefault="00A47077" w:rsidP="00975BF0">
      <w:pPr>
        <w:rPr>
          <w:rFonts w:cstheme="minorHAnsi"/>
        </w:rPr>
      </w:pPr>
    </w:p>
    <w:p w14:paraId="792B5A22" w14:textId="77777777" w:rsidR="00A47077" w:rsidRDefault="00A47077" w:rsidP="00975BF0">
      <w:pPr>
        <w:rPr>
          <w:rFonts w:cstheme="minorHAnsi"/>
        </w:rPr>
      </w:pPr>
    </w:p>
    <w:p w14:paraId="5CED2929" w14:textId="77777777" w:rsidR="00A47077" w:rsidRDefault="00A47077" w:rsidP="00975BF0">
      <w:pPr>
        <w:rPr>
          <w:rFonts w:cstheme="minorHAnsi"/>
        </w:rPr>
      </w:pPr>
    </w:p>
    <w:p w14:paraId="10CA8670" w14:textId="77777777" w:rsidR="00A47077" w:rsidRDefault="00A47077" w:rsidP="00975BF0">
      <w:pPr>
        <w:rPr>
          <w:rFonts w:cstheme="minorHAnsi"/>
        </w:rPr>
      </w:pPr>
    </w:p>
    <w:p w14:paraId="3AC62AE5" w14:textId="77777777" w:rsidR="00A47077" w:rsidRDefault="00A47077" w:rsidP="00975BF0">
      <w:pPr>
        <w:rPr>
          <w:rFonts w:cstheme="minorHAnsi"/>
        </w:rPr>
      </w:pPr>
    </w:p>
    <w:p w14:paraId="7BD7493C" w14:textId="77777777" w:rsidR="00A47077" w:rsidRDefault="00A47077" w:rsidP="00975BF0">
      <w:pPr>
        <w:rPr>
          <w:rFonts w:cstheme="minorHAnsi"/>
        </w:rPr>
      </w:pPr>
    </w:p>
    <w:p w14:paraId="1966E3A6" w14:textId="77777777" w:rsidR="00975BF0" w:rsidRPr="00E606A2" w:rsidRDefault="00975BF0">
      <w:pPr>
        <w:pStyle w:val="Heading2"/>
        <w:numPr>
          <w:ilvl w:val="1"/>
          <w:numId w:val="12"/>
        </w:numPr>
        <w:tabs>
          <w:tab w:val="num" w:pos="1440"/>
          <w:tab w:val="num" w:pos="2160"/>
        </w:tabs>
        <w:ind w:left="644" w:hanging="618"/>
        <w:rPr>
          <w:rFonts w:ascii="Calibri" w:eastAsia="SimSun" w:hAnsi="Calibri" w:cs="Calibri"/>
          <w:b/>
          <w:bCs/>
          <w:color w:val="323E4F" w:themeColor="text2" w:themeShade="BF"/>
          <w:sz w:val="22"/>
          <w:szCs w:val="22"/>
          <w:lang w:val="en-GB" w:eastAsia="zh-CN"/>
        </w:rPr>
      </w:pPr>
      <w:bookmarkStart w:id="40" w:name="_Toc135243421"/>
      <w:bookmarkStart w:id="41" w:name="_Toc136383020"/>
      <w:bookmarkStart w:id="42" w:name="_Toc137923526"/>
      <w:bookmarkStart w:id="43" w:name="_Toc145535586"/>
      <w:r w:rsidRPr="00E606A2">
        <w:rPr>
          <w:rFonts w:ascii="Calibri" w:eastAsia="SimSun" w:hAnsi="Calibri" w:cs="Calibri"/>
          <w:b/>
          <w:bCs/>
          <w:color w:val="323E4F" w:themeColor="text2" w:themeShade="BF"/>
          <w:sz w:val="22"/>
          <w:szCs w:val="22"/>
          <w:lang w:val="en-GB" w:eastAsia="zh-CN"/>
        </w:rPr>
        <w:lastRenderedPageBreak/>
        <w:t>Project 4- (CEP Client, Sydney)</w:t>
      </w:r>
      <w:bookmarkEnd w:id="40"/>
      <w:bookmarkEnd w:id="41"/>
      <w:bookmarkEnd w:id="42"/>
      <w:bookmarkEnd w:id="43"/>
    </w:p>
    <w:p w14:paraId="1B381D71" w14:textId="1260873B" w:rsidR="00975BF0" w:rsidRPr="00975BF0" w:rsidRDefault="00975BF0" w:rsidP="00975BF0">
      <w:pPr>
        <w:rPr>
          <w:rFonts w:cstheme="minorHAnsi"/>
        </w:rPr>
      </w:pPr>
      <w:r w:rsidRPr="00975BF0">
        <w:rPr>
          <w:rFonts w:cstheme="minorHAnsi"/>
        </w:rPr>
        <w:t xml:space="preserve">Solution is designed for handling a throughput of 16,000 </w:t>
      </w:r>
      <w:r w:rsidR="00FE7C50">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sidR="00FE7C50">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sidR="00FE7C50">
        <w:rPr>
          <w:rFonts w:cstheme="minorHAnsi"/>
        </w:rPr>
        <w:t>shipment</w:t>
      </w:r>
      <w:r w:rsidRPr="00975BF0">
        <w:rPr>
          <w:rFonts w:cstheme="minorHAnsi"/>
        </w:rPr>
        <w:t>s.</w:t>
      </w:r>
    </w:p>
    <w:p w14:paraId="52CE2C20" w14:textId="77777777" w:rsidR="00975BF0" w:rsidRPr="000509BB" w:rsidRDefault="00975BF0" w:rsidP="00975BF0">
      <w:pPr>
        <w:ind w:left="360"/>
        <w:rPr>
          <w:rFonts w:cstheme="minorHAnsi"/>
        </w:rPr>
      </w:pPr>
      <w:r w:rsidRPr="000509BB">
        <w:rPr>
          <w:rFonts w:cstheme="minorHAnsi"/>
          <w:b/>
          <w:bCs/>
        </w:rPr>
        <w:t xml:space="preserve">Solution Specifications </w:t>
      </w:r>
      <w:r w:rsidRPr="000509BB">
        <w:rPr>
          <w:rFonts w:cstheme="minorHAnsi"/>
        </w:rPr>
        <w:t xml:space="preserve">– </w:t>
      </w:r>
    </w:p>
    <w:p w14:paraId="4A7FAAAE" w14:textId="77777777" w:rsidR="00975BF0" w:rsidRPr="00975BF0" w:rsidRDefault="00975BF0">
      <w:pPr>
        <w:pStyle w:val="ListParagraph"/>
        <w:numPr>
          <w:ilvl w:val="0"/>
          <w:numId w:val="17"/>
        </w:numPr>
        <w:rPr>
          <w:rFonts w:cstheme="minorHAnsi"/>
        </w:rPr>
      </w:pPr>
      <w:r w:rsidRPr="00975BF0">
        <w:rPr>
          <w:rFonts w:cstheme="minorHAnsi"/>
        </w:rPr>
        <w:t>Throughput: 16000 PPH</w:t>
      </w:r>
    </w:p>
    <w:p w14:paraId="1EC3B3FF" w14:textId="77777777" w:rsidR="00975BF0" w:rsidRPr="00975BF0" w:rsidRDefault="00975BF0">
      <w:pPr>
        <w:pStyle w:val="ListParagraph"/>
        <w:numPr>
          <w:ilvl w:val="0"/>
          <w:numId w:val="17"/>
        </w:numPr>
        <w:rPr>
          <w:rFonts w:cstheme="minorHAnsi"/>
        </w:rPr>
      </w:pPr>
      <w:r w:rsidRPr="00975BF0">
        <w:rPr>
          <w:rFonts w:cstheme="minorHAnsi"/>
        </w:rPr>
        <w:t>End Destinations: 369 Nos</w:t>
      </w:r>
    </w:p>
    <w:p w14:paraId="54DD0EDC" w14:textId="77777777" w:rsidR="00975BF0" w:rsidRPr="000509BB" w:rsidRDefault="00975BF0" w:rsidP="00975BF0">
      <w:pPr>
        <w:ind w:left="360"/>
        <w:rPr>
          <w:rFonts w:cstheme="minorHAnsi"/>
        </w:rPr>
      </w:pPr>
      <w:r w:rsidRPr="000509BB">
        <w:rPr>
          <w:rFonts w:cstheme="minorHAnsi"/>
          <w:b/>
          <w:bCs/>
        </w:rPr>
        <w:t>Key Technology Modules</w:t>
      </w:r>
      <w:r w:rsidRPr="000509BB">
        <w:rPr>
          <w:rFonts w:cstheme="minorHAnsi"/>
        </w:rPr>
        <w:t xml:space="preserve"> – </w:t>
      </w:r>
    </w:p>
    <w:p w14:paraId="3F8FE3DD" w14:textId="77777777" w:rsidR="00975BF0" w:rsidRPr="00975BF0" w:rsidRDefault="00975BF0">
      <w:pPr>
        <w:pStyle w:val="ListParagraph"/>
        <w:numPr>
          <w:ilvl w:val="0"/>
          <w:numId w:val="17"/>
        </w:numPr>
        <w:rPr>
          <w:rFonts w:cstheme="minorHAnsi"/>
        </w:rPr>
      </w:pPr>
      <w:r w:rsidRPr="00975BF0">
        <w:rPr>
          <w:rFonts w:cstheme="minorHAnsi"/>
        </w:rPr>
        <w:t>Powered Belt Conveyors.</w:t>
      </w:r>
    </w:p>
    <w:p w14:paraId="0E257C3D" w14:textId="77777777" w:rsidR="00975BF0" w:rsidRPr="00975BF0" w:rsidRDefault="00975BF0">
      <w:pPr>
        <w:pStyle w:val="ListParagraph"/>
        <w:numPr>
          <w:ilvl w:val="0"/>
          <w:numId w:val="17"/>
        </w:numPr>
        <w:rPr>
          <w:rFonts w:cstheme="minorHAnsi"/>
        </w:rPr>
      </w:pPr>
      <w:r w:rsidRPr="00975BF0">
        <w:rPr>
          <w:rFonts w:cstheme="minorHAnsi"/>
        </w:rPr>
        <w:t>2 Induct zone.</w:t>
      </w:r>
    </w:p>
    <w:p w14:paraId="4F1BF9AA" w14:textId="77777777" w:rsidR="00975BF0" w:rsidRPr="00975BF0" w:rsidRDefault="00975BF0">
      <w:pPr>
        <w:pStyle w:val="ListParagraph"/>
        <w:numPr>
          <w:ilvl w:val="0"/>
          <w:numId w:val="17"/>
        </w:numPr>
        <w:rPr>
          <w:rFonts w:cstheme="minorHAnsi"/>
        </w:rPr>
      </w:pPr>
      <w:r w:rsidRPr="00975BF0">
        <w:rPr>
          <w:rFonts w:cstheme="minorHAnsi"/>
        </w:rPr>
        <w:t>5 side Automatic Barcode Scanner.</w:t>
      </w:r>
    </w:p>
    <w:p w14:paraId="7F45CFD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34443AB6" w14:textId="0DAF0BEF" w:rsidR="00975BF0" w:rsidRPr="00975BF0" w:rsidRDefault="00975BF0">
      <w:pPr>
        <w:pStyle w:val="ListParagraph"/>
        <w:numPr>
          <w:ilvl w:val="0"/>
          <w:numId w:val="17"/>
        </w:numPr>
        <w:rPr>
          <w:rFonts w:cstheme="minorHAnsi"/>
        </w:rPr>
      </w:pPr>
      <w:r w:rsidRPr="00975BF0">
        <w:rPr>
          <w:rFonts w:cstheme="minorHAnsi"/>
        </w:rPr>
        <w:t xml:space="preserve">Automatic detection of oversize </w:t>
      </w:r>
      <w:r w:rsidR="00FE7C50">
        <w:rPr>
          <w:rFonts w:cstheme="minorHAnsi"/>
        </w:rPr>
        <w:t>shipment</w:t>
      </w:r>
      <w:r w:rsidRPr="00975BF0">
        <w:rPr>
          <w:rFonts w:cstheme="minorHAnsi"/>
        </w:rPr>
        <w:t>.</w:t>
      </w:r>
    </w:p>
    <w:p w14:paraId="388D2179"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1949F221"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44DAA74B" w14:textId="77777777" w:rsidR="00975BF0" w:rsidRPr="00975BF0" w:rsidRDefault="00975BF0" w:rsidP="00975BF0">
      <w:pPr>
        <w:rPr>
          <w:rFonts w:cstheme="minorHAnsi"/>
        </w:rPr>
      </w:pPr>
      <w:r w:rsidRPr="00975BF0">
        <w:rPr>
          <w:rFonts w:cstheme="minorHAnsi"/>
          <w:b/>
          <w:bCs/>
          <w:sz w:val="24"/>
          <w:szCs w:val="24"/>
        </w:rPr>
        <w:t>Site Picture –</w:t>
      </w:r>
    </w:p>
    <w:p w14:paraId="1350B0C8" w14:textId="68183183" w:rsidR="00975BF0" w:rsidRPr="00975BF0" w:rsidRDefault="00CB73A7" w:rsidP="00975BF0">
      <w:pPr>
        <w:rPr>
          <w:rFonts w:cstheme="minorHAnsi"/>
          <w:lang w:val="en-GB" w:eastAsia="zh-CN"/>
        </w:rPr>
      </w:pPr>
      <w:r>
        <w:rPr>
          <w:noProof/>
        </w:rPr>
        <w:drawing>
          <wp:anchor distT="0" distB="0" distL="114300" distR="114300" simplePos="0" relativeHeight="251695616" behindDoc="1" locked="0" layoutInCell="1" allowOverlap="1" wp14:anchorId="14418C53" wp14:editId="59B73B84">
            <wp:simplePos x="0" y="0"/>
            <wp:positionH relativeFrom="column">
              <wp:posOffset>495300</wp:posOffset>
            </wp:positionH>
            <wp:positionV relativeFrom="paragraph">
              <wp:posOffset>258445</wp:posOffset>
            </wp:positionV>
            <wp:extent cx="4886325" cy="3663932"/>
            <wp:effectExtent l="0" t="0" r="0" b="0"/>
            <wp:wrapTight wrapText="bothSides">
              <wp:wrapPolygon edited="0">
                <wp:start x="0" y="0"/>
                <wp:lineTo x="0" y="21454"/>
                <wp:lineTo x="21474" y="21454"/>
                <wp:lineTo x="21474" y="0"/>
                <wp:lineTo x="0" y="0"/>
              </wp:wrapPolygon>
            </wp:wrapTight>
            <wp:docPr id="594112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86325" cy="3663932"/>
                    </a:xfrm>
                    <a:prstGeom prst="rect">
                      <a:avLst/>
                    </a:prstGeom>
                    <a:noFill/>
                    <a:ln>
                      <a:noFill/>
                    </a:ln>
                  </pic:spPr>
                </pic:pic>
              </a:graphicData>
            </a:graphic>
          </wp:anchor>
        </w:drawing>
      </w:r>
    </w:p>
    <w:p w14:paraId="199A958A" w14:textId="1E8F7560" w:rsidR="00975BF0" w:rsidRPr="00975BF0" w:rsidRDefault="00975BF0" w:rsidP="00975BF0">
      <w:pPr>
        <w:rPr>
          <w:rFonts w:cstheme="minorHAnsi"/>
          <w:lang w:val="en-GB" w:eastAsia="zh-CN"/>
        </w:rPr>
      </w:pPr>
    </w:p>
    <w:p w14:paraId="04E10215" w14:textId="48FB3474" w:rsidR="00A47077" w:rsidRDefault="00A47077" w:rsidP="00975BF0">
      <w:pPr>
        <w:rPr>
          <w:rFonts w:ascii="Arial" w:hAnsi="Arial" w:cs="Arial"/>
          <w:lang w:val="en-GB" w:eastAsia="zh-CN"/>
        </w:rPr>
      </w:pPr>
    </w:p>
    <w:p w14:paraId="7003C25C" w14:textId="77777777" w:rsidR="00CB73A7" w:rsidRDefault="00CB73A7" w:rsidP="00975BF0">
      <w:pPr>
        <w:rPr>
          <w:rFonts w:ascii="Arial" w:hAnsi="Arial" w:cs="Arial"/>
          <w:lang w:val="en-GB" w:eastAsia="zh-CN"/>
        </w:rPr>
      </w:pPr>
    </w:p>
    <w:p w14:paraId="01E2D3A0" w14:textId="77777777" w:rsidR="00CB73A7" w:rsidRDefault="00CB73A7" w:rsidP="00975BF0">
      <w:pPr>
        <w:rPr>
          <w:rFonts w:ascii="Arial" w:hAnsi="Arial" w:cs="Arial"/>
          <w:lang w:val="en-GB" w:eastAsia="zh-CN"/>
        </w:rPr>
      </w:pPr>
    </w:p>
    <w:p w14:paraId="20E8C545" w14:textId="77777777" w:rsidR="00CB73A7" w:rsidRDefault="00CB73A7" w:rsidP="00975BF0">
      <w:pPr>
        <w:rPr>
          <w:rFonts w:ascii="Arial" w:hAnsi="Arial" w:cs="Arial"/>
          <w:lang w:val="en-GB" w:eastAsia="zh-CN"/>
        </w:rPr>
      </w:pPr>
    </w:p>
    <w:p w14:paraId="16920BCF" w14:textId="77777777" w:rsidR="00CB73A7" w:rsidRDefault="00CB73A7" w:rsidP="00975BF0">
      <w:pPr>
        <w:rPr>
          <w:rFonts w:ascii="Arial" w:hAnsi="Arial" w:cs="Arial"/>
          <w:lang w:val="en-GB" w:eastAsia="zh-CN"/>
        </w:rPr>
      </w:pPr>
    </w:p>
    <w:p w14:paraId="70951B01" w14:textId="77777777" w:rsidR="00CB73A7" w:rsidRDefault="00CB73A7" w:rsidP="00975BF0">
      <w:pPr>
        <w:rPr>
          <w:rFonts w:ascii="Arial" w:hAnsi="Arial" w:cs="Arial"/>
          <w:lang w:val="en-GB" w:eastAsia="zh-CN"/>
        </w:rPr>
      </w:pPr>
    </w:p>
    <w:p w14:paraId="7C6C7226" w14:textId="77777777" w:rsidR="00CB73A7" w:rsidRDefault="00CB73A7" w:rsidP="00975BF0">
      <w:pPr>
        <w:rPr>
          <w:rFonts w:ascii="Arial" w:hAnsi="Arial" w:cs="Arial"/>
          <w:lang w:val="en-GB" w:eastAsia="zh-CN"/>
        </w:rPr>
      </w:pPr>
    </w:p>
    <w:p w14:paraId="3E070D8A" w14:textId="77777777" w:rsidR="00CB73A7" w:rsidRDefault="00CB73A7" w:rsidP="00975BF0">
      <w:pPr>
        <w:rPr>
          <w:rFonts w:ascii="Arial" w:hAnsi="Arial" w:cs="Arial"/>
          <w:lang w:val="en-GB" w:eastAsia="zh-CN"/>
        </w:rPr>
      </w:pPr>
    </w:p>
    <w:p w14:paraId="6F386417" w14:textId="77777777" w:rsidR="00CB73A7" w:rsidRDefault="00CB73A7" w:rsidP="00975BF0">
      <w:pPr>
        <w:rPr>
          <w:rFonts w:ascii="Arial" w:hAnsi="Arial" w:cs="Arial"/>
          <w:lang w:val="en-GB" w:eastAsia="zh-CN"/>
        </w:rPr>
      </w:pPr>
    </w:p>
    <w:p w14:paraId="1EA883F4" w14:textId="77777777" w:rsidR="00CB73A7" w:rsidRDefault="00CB73A7" w:rsidP="00975BF0">
      <w:pPr>
        <w:rPr>
          <w:rFonts w:ascii="Arial" w:hAnsi="Arial" w:cs="Arial"/>
          <w:lang w:val="en-GB" w:eastAsia="zh-CN"/>
        </w:rPr>
      </w:pPr>
    </w:p>
    <w:p w14:paraId="5283317A" w14:textId="77777777" w:rsidR="00CB73A7" w:rsidRDefault="00CB73A7" w:rsidP="00975BF0">
      <w:pPr>
        <w:rPr>
          <w:rFonts w:ascii="Arial" w:hAnsi="Arial" w:cs="Arial"/>
          <w:lang w:val="en-GB" w:eastAsia="zh-CN"/>
        </w:rPr>
      </w:pPr>
    </w:p>
    <w:p w14:paraId="24E49D3F" w14:textId="77777777" w:rsidR="00CB73A7" w:rsidRDefault="00CB73A7" w:rsidP="00975BF0">
      <w:pPr>
        <w:rPr>
          <w:rFonts w:ascii="Arial" w:hAnsi="Arial" w:cs="Arial"/>
          <w:lang w:val="en-GB" w:eastAsia="zh-CN"/>
        </w:rPr>
      </w:pPr>
    </w:p>
    <w:p w14:paraId="594C9AA4" w14:textId="77777777" w:rsidR="00CB73A7" w:rsidRPr="00F0038F" w:rsidRDefault="00CB73A7" w:rsidP="00975BF0">
      <w:pPr>
        <w:rPr>
          <w:rFonts w:ascii="Arial" w:hAnsi="Arial" w:cs="Arial"/>
          <w:lang w:val="en-GB" w:eastAsia="zh-CN"/>
        </w:rPr>
      </w:pPr>
    </w:p>
    <w:p w14:paraId="2D3842BE"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44" w:name="_Toc135243422"/>
      <w:bookmarkStart w:id="45" w:name="_Toc136383021"/>
      <w:bookmarkStart w:id="46" w:name="_Toc137923527"/>
      <w:bookmarkStart w:id="47" w:name="_Toc145535587"/>
      <w:r w:rsidRPr="000509BB">
        <w:rPr>
          <w:rFonts w:ascii="Calibri" w:hAnsi="Calibri" w:cs="Calibri"/>
          <w:b/>
          <w:bCs/>
          <w:color w:val="323E4F" w:themeColor="text2" w:themeShade="BF"/>
          <w:sz w:val="24"/>
          <w:szCs w:val="24"/>
        </w:rPr>
        <w:lastRenderedPageBreak/>
        <w:t>Project 5- (Client – E-Commerce, India)</w:t>
      </w:r>
      <w:bookmarkEnd w:id="36"/>
      <w:bookmarkEnd w:id="37"/>
      <w:bookmarkEnd w:id="38"/>
      <w:bookmarkEnd w:id="44"/>
      <w:bookmarkEnd w:id="45"/>
      <w:bookmarkEnd w:id="46"/>
      <w:bookmarkEnd w:id="47"/>
    </w:p>
    <w:p w14:paraId="62653183" w14:textId="5E99CA3D" w:rsidR="00975BF0" w:rsidRPr="00975BF0" w:rsidRDefault="00975BF0" w:rsidP="00975BF0">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sidR="00FE7C50">
        <w:rPr>
          <w:rFonts w:cstheme="minorHAnsi"/>
          <w:sz w:val="24"/>
          <w:szCs w:val="24"/>
        </w:rPr>
        <w:t>Shipment</w:t>
      </w:r>
      <w:r w:rsidRPr="00975BF0">
        <w:rPr>
          <w:rFonts w:cstheme="minorHAnsi"/>
          <w:sz w:val="24"/>
          <w:szCs w:val="24"/>
        </w:rPr>
        <w:t>s.</w:t>
      </w:r>
    </w:p>
    <w:p w14:paraId="5F295B29" w14:textId="3CA85149" w:rsidR="00975BF0" w:rsidRPr="00975BF0" w:rsidRDefault="00975BF0" w:rsidP="00975BF0">
      <w:pPr>
        <w:ind w:left="360"/>
        <w:rPr>
          <w:rFonts w:cstheme="minorHAnsi"/>
        </w:rPr>
      </w:pPr>
      <w:r w:rsidRPr="00975BF0">
        <w:rPr>
          <w:rFonts w:cstheme="minorHAnsi"/>
        </w:rPr>
        <w:t xml:space="preserve">In 2019, Client was looking for a potential automation partner for design and development of a new automated sortation system for B2C </w:t>
      </w:r>
      <w:r w:rsidR="00FE7C50">
        <w:rPr>
          <w:rFonts w:cstheme="minorHAnsi"/>
        </w:rPr>
        <w:t>shipment</w:t>
      </w:r>
      <w:r w:rsidRPr="00975BF0">
        <w:rPr>
          <w:rFonts w:cstheme="minorHAnsi"/>
        </w:rPr>
        <w:t>s. The system should be able to provide maximum uptime with reduced dependency on skilled manpower, and space optimization.</w:t>
      </w:r>
    </w:p>
    <w:p w14:paraId="509B154D" w14:textId="77777777" w:rsidR="00975BF0" w:rsidRPr="00975BF0" w:rsidRDefault="00975BF0" w:rsidP="00975BF0">
      <w:pPr>
        <w:ind w:left="360"/>
        <w:rPr>
          <w:rFonts w:cstheme="minorHAnsi"/>
        </w:rPr>
      </w:pPr>
      <w:r w:rsidRPr="00975BF0">
        <w:rPr>
          <w:rFonts w:cstheme="minorHAnsi"/>
        </w:rPr>
        <w:t>The customer chose Falcon Autotech based on its unique design which could cater to all their pain points, capability of seamless integration with WMS and life cycle support services.</w:t>
      </w:r>
    </w:p>
    <w:p w14:paraId="688D09E8" w14:textId="77777777" w:rsidR="00975BF0" w:rsidRPr="000509BB" w:rsidRDefault="00975BF0" w:rsidP="00975BF0">
      <w:pPr>
        <w:ind w:left="720"/>
        <w:rPr>
          <w:rFonts w:cstheme="minorHAnsi"/>
        </w:rPr>
      </w:pPr>
      <w:r w:rsidRPr="000509BB">
        <w:rPr>
          <w:rFonts w:cstheme="minorHAnsi"/>
          <w:b/>
          <w:bCs/>
        </w:rPr>
        <w:t xml:space="preserve">Solution Specifications </w:t>
      </w:r>
      <w:r w:rsidRPr="000509BB">
        <w:rPr>
          <w:rFonts w:cstheme="minorHAnsi"/>
        </w:rPr>
        <w:t xml:space="preserve">– </w:t>
      </w:r>
    </w:p>
    <w:p w14:paraId="05C1E872" w14:textId="77777777" w:rsidR="00975BF0" w:rsidRPr="00975BF0" w:rsidRDefault="00975BF0">
      <w:pPr>
        <w:pStyle w:val="ListParagraph"/>
        <w:numPr>
          <w:ilvl w:val="0"/>
          <w:numId w:val="17"/>
        </w:numPr>
        <w:rPr>
          <w:rFonts w:cstheme="minorHAnsi"/>
        </w:rPr>
      </w:pPr>
      <w:r w:rsidRPr="00975BF0">
        <w:rPr>
          <w:rFonts w:cstheme="minorHAnsi"/>
        </w:rPr>
        <w:t>Throughput: 27,600 PPH</w:t>
      </w:r>
    </w:p>
    <w:p w14:paraId="7AFF04C0" w14:textId="77777777" w:rsidR="00975BF0" w:rsidRPr="00975BF0" w:rsidRDefault="00975BF0">
      <w:pPr>
        <w:pStyle w:val="ListParagraph"/>
        <w:numPr>
          <w:ilvl w:val="0"/>
          <w:numId w:val="17"/>
        </w:numPr>
        <w:rPr>
          <w:rFonts w:cstheme="minorHAnsi"/>
        </w:rPr>
      </w:pPr>
      <w:r w:rsidRPr="00975BF0">
        <w:rPr>
          <w:rFonts w:cstheme="minorHAnsi"/>
        </w:rPr>
        <w:t>End Destinations: 410 Direct Outputs</w:t>
      </w:r>
    </w:p>
    <w:p w14:paraId="24662174" w14:textId="77777777" w:rsidR="00975BF0" w:rsidRPr="00975BF0" w:rsidRDefault="00975BF0">
      <w:pPr>
        <w:pStyle w:val="ListParagraph"/>
        <w:numPr>
          <w:ilvl w:val="0"/>
          <w:numId w:val="17"/>
        </w:numPr>
        <w:rPr>
          <w:rFonts w:cstheme="minorHAnsi"/>
        </w:rPr>
      </w:pPr>
      <w:r w:rsidRPr="00975BF0">
        <w:rPr>
          <w:rFonts w:cstheme="minorHAnsi"/>
        </w:rPr>
        <w:t>Building Size: 200,000 Sq Ft</w:t>
      </w:r>
    </w:p>
    <w:p w14:paraId="7D1E2199" w14:textId="77777777" w:rsidR="00975BF0" w:rsidRPr="000509BB" w:rsidRDefault="00975BF0" w:rsidP="00975BF0">
      <w:pPr>
        <w:ind w:left="720"/>
        <w:rPr>
          <w:rFonts w:cstheme="minorHAnsi"/>
        </w:rPr>
      </w:pPr>
      <w:r w:rsidRPr="000509BB">
        <w:rPr>
          <w:rFonts w:cstheme="minorHAnsi"/>
          <w:b/>
          <w:bCs/>
        </w:rPr>
        <w:t>Key Technology Modules</w:t>
      </w:r>
      <w:r w:rsidRPr="000509BB">
        <w:rPr>
          <w:rFonts w:cstheme="minorHAnsi"/>
        </w:rPr>
        <w:t xml:space="preserve"> – </w:t>
      </w:r>
    </w:p>
    <w:p w14:paraId="07FBEF35" w14:textId="77777777" w:rsidR="00975BF0" w:rsidRPr="00975BF0" w:rsidRDefault="00975BF0">
      <w:pPr>
        <w:pStyle w:val="ListParagraph"/>
        <w:numPr>
          <w:ilvl w:val="0"/>
          <w:numId w:val="17"/>
        </w:numPr>
        <w:rPr>
          <w:rFonts w:cstheme="minorHAnsi"/>
        </w:rPr>
      </w:pPr>
      <w:r w:rsidRPr="00975BF0">
        <w:rPr>
          <w:rFonts w:cstheme="minorHAnsi"/>
        </w:rPr>
        <w:t>Bulk Infeed Conveyors.</w:t>
      </w:r>
    </w:p>
    <w:p w14:paraId="67148B35" w14:textId="77777777" w:rsidR="00975BF0" w:rsidRPr="00975BF0" w:rsidRDefault="00975BF0">
      <w:pPr>
        <w:pStyle w:val="ListParagraph"/>
        <w:numPr>
          <w:ilvl w:val="0"/>
          <w:numId w:val="17"/>
        </w:numPr>
        <w:rPr>
          <w:rFonts w:cstheme="minorHAnsi"/>
        </w:rPr>
      </w:pPr>
      <w:r w:rsidRPr="00975BF0">
        <w:rPr>
          <w:rFonts w:cstheme="minorHAnsi"/>
        </w:rPr>
        <w:t>ARB based Volume Distribution System</w:t>
      </w:r>
    </w:p>
    <w:p w14:paraId="1A2D70FC" w14:textId="77777777" w:rsidR="00975BF0" w:rsidRPr="00975BF0" w:rsidRDefault="00975BF0">
      <w:pPr>
        <w:pStyle w:val="ListParagraph"/>
        <w:numPr>
          <w:ilvl w:val="0"/>
          <w:numId w:val="17"/>
        </w:numPr>
        <w:rPr>
          <w:rFonts w:cstheme="minorHAnsi"/>
        </w:rPr>
      </w:pPr>
      <w:r w:rsidRPr="00975BF0">
        <w:rPr>
          <w:rFonts w:cstheme="minorHAnsi"/>
        </w:rPr>
        <w:t>Integrated Presort System.</w:t>
      </w:r>
    </w:p>
    <w:p w14:paraId="5C542945" w14:textId="77777777" w:rsidR="00975BF0" w:rsidRPr="00975BF0" w:rsidRDefault="00975BF0">
      <w:pPr>
        <w:pStyle w:val="ListParagraph"/>
        <w:numPr>
          <w:ilvl w:val="0"/>
          <w:numId w:val="17"/>
        </w:numPr>
        <w:rPr>
          <w:rFonts w:cstheme="minorHAnsi"/>
        </w:rPr>
      </w:pPr>
      <w:r w:rsidRPr="00975BF0">
        <w:rPr>
          <w:rFonts w:cstheme="minorHAnsi"/>
        </w:rPr>
        <w:t>Irregular Ejection System.</w:t>
      </w:r>
    </w:p>
    <w:p w14:paraId="23C01EF9" w14:textId="77777777" w:rsidR="00975BF0" w:rsidRPr="00975BF0" w:rsidRDefault="00975BF0">
      <w:pPr>
        <w:pStyle w:val="ListParagraph"/>
        <w:numPr>
          <w:ilvl w:val="0"/>
          <w:numId w:val="17"/>
        </w:numPr>
        <w:rPr>
          <w:rFonts w:cstheme="minorHAnsi"/>
        </w:rPr>
      </w:pPr>
      <w:r w:rsidRPr="00975BF0">
        <w:rPr>
          <w:rFonts w:cstheme="minorHAnsi"/>
        </w:rPr>
        <w:t>Automatic Induct Lines.</w:t>
      </w:r>
    </w:p>
    <w:p w14:paraId="1C71074F" w14:textId="77777777" w:rsidR="00975BF0" w:rsidRPr="00975BF0" w:rsidRDefault="00975BF0">
      <w:pPr>
        <w:pStyle w:val="ListParagraph"/>
        <w:numPr>
          <w:ilvl w:val="0"/>
          <w:numId w:val="17"/>
        </w:numPr>
        <w:rPr>
          <w:rFonts w:cstheme="minorHAnsi"/>
        </w:rPr>
      </w:pPr>
      <w:r w:rsidRPr="00975BF0">
        <w:rPr>
          <w:rFonts w:cstheme="minorHAnsi"/>
        </w:rPr>
        <w:t>Automatic Barcode Scanner with Image Capture.</w:t>
      </w:r>
    </w:p>
    <w:p w14:paraId="373214CD" w14:textId="77777777" w:rsidR="00975BF0" w:rsidRPr="00975BF0" w:rsidRDefault="00975BF0">
      <w:pPr>
        <w:pStyle w:val="ListParagraph"/>
        <w:numPr>
          <w:ilvl w:val="0"/>
          <w:numId w:val="17"/>
        </w:numPr>
        <w:rPr>
          <w:rFonts w:cstheme="minorHAnsi"/>
        </w:rPr>
      </w:pPr>
      <w:r w:rsidRPr="00975BF0">
        <w:rPr>
          <w:rFonts w:cstheme="minorHAnsi"/>
        </w:rPr>
        <w:t>Automatic Weight &amp; Volume Measurement System.</w:t>
      </w:r>
    </w:p>
    <w:p w14:paraId="1754D1AB" w14:textId="77777777" w:rsidR="00975BF0" w:rsidRPr="00975BF0" w:rsidRDefault="00975BF0">
      <w:pPr>
        <w:pStyle w:val="ListParagraph"/>
        <w:numPr>
          <w:ilvl w:val="0"/>
          <w:numId w:val="17"/>
        </w:numPr>
        <w:rPr>
          <w:rFonts w:cstheme="minorHAnsi"/>
        </w:rPr>
      </w:pPr>
      <w:r w:rsidRPr="00975BF0">
        <w:rPr>
          <w:rFonts w:cstheme="minorHAnsi"/>
        </w:rPr>
        <w:t>Loop Cross Belt Sorter.</w:t>
      </w:r>
    </w:p>
    <w:p w14:paraId="2BFC54C1" w14:textId="77777777" w:rsidR="00975BF0" w:rsidRPr="00975BF0" w:rsidRDefault="00975BF0">
      <w:pPr>
        <w:pStyle w:val="ListParagraph"/>
        <w:numPr>
          <w:ilvl w:val="0"/>
          <w:numId w:val="17"/>
        </w:numPr>
        <w:rPr>
          <w:rFonts w:cstheme="minorHAnsi"/>
        </w:rPr>
      </w:pPr>
      <w:r w:rsidRPr="00975BF0">
        <w:rPr>
          <w:rFonts w:cstheme="minorHAnsi"/>
        </w:rPr>
        <w:t>Smart Sliding Chutes for Direct bagging and Cage Sorting.</w:t>
      </w:r>
    </w:p>
    <w:p w14:paraId="0A4C3C78" w14:textId="77777777" w:rsidR="00975BF0" w:rsidRPr="00975BF0" w:rsidRDefault="00975BF0">
      <w:pPr>
        <w:pStyle w:val="ListParagraph"/>
        <w:numPr>
          <w:ilvl w:val="0"/>
          <w:numId w:val="17"/>
        </w:numPr>
        <w:rPr>
          <w:rFonts w:cstheme="minorHAnsi"/>
        </w:rPr>
      </w:pPr>
      <w:r w:rsidRPr="00975BF0">
        <w:rPr>
          <w:rFonts w:cstheme="minorHAnsi"/>
          <w:noProof/>
        </w:rPr>
        <w:drawing>
          <wp:anchor distT="0" distB="0" distL="114300" distR="114300" simplePos="0" relativeHeight="251623936" behindDoc="1" locked="0" layoutInCell="1" allowOverlap="1" wp14:anchorId="31D43A0F" wp14:editId="1C94F51E">
            <wp:simplePos x="0" y="0"/>
            <wp:positionH relativeFrom="margin">
              <wp:posOffset>815493</wp:posOffset>
            </wp:positionH>
            <wp:positionV relativeFrom="paragraph">
              <wp:posOffset>54706</wp:posOffset>
            </wp:positionV>
            <wp:extent cx="4413250" cy="1898650"/>
            <wp:effectExtent l="0" t="0" r="6350" b="6350"/>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413250" cy="189865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rPr>
        <w:t>Bag take out system</w:t>
      </w:r>
    </w:p>
    <w:p w14:paraId="29B87E98" w14:textId="77777777" w:rsidR="00975BF0" w:rsidRPr="00975BF0" w:rsidRDefault="00975BF0">
      <w:pPr>
        <w:pStyle w:val="ListParagraph"/>
        <w:numPr>
          <w:ilvl w:val="0"/>
          <w:numId w:val="17"/>
        </w:numPr>
        <w:rPr>
          <w:rFonts w:cstheme="minorHAnsi"/>
        </w:rPr>
      </w:pPr>
      <w:r w:rsidRPr="00975BF0">
        <w:rPr>
          <w:rFonts w:cstheme="minorHAnsi"/>
        </w:rPr>
        <w:t>WCS Software System.</w:t>
      </w:r>
    </w:p>
    <w:p w14:paraId="25DD4D22" w14:textId="77777777" w:rsidR="00975BF0" w:rsidRPr="00975BF0" w:rsidRDefault="00975BF0" w:rsidP="00975BF0">
      <w:pPr>
        <w:rPr>
          <w:rFonts w:cstheme="minorHAnsi"/>
        </w:rPr>
      </w:pPr>
    </w:p>
    <w:p w14:paraId="35E4E8DE" w14:textId="77777777" w:rsidR="00975BF0" w:rsidRPr="00975BF0" w:rsidRDefault="00975BF0" w:rsidP="00975BF0">
      <w:pPr>
        <w:rPr>
          <w:rFonts w:cstheme="minorHAnsi"/>
        </w:rPr>
      </w:pPr>
    </w:p>
    <w:p w14:paraId="29C66C7C" w14:textId="77777777" w:rsidR="00975BF0" w:rsidRPr="00975BF0" w:rsidRDefault="00975BF0" w:rsidP="00975BF0">
      <w:pPr>
        <w:pStyle w:val="Caption"/>
        <w:rPr>
          <w:rFonts w:cstheme="minorHAnsi"/>
        </w:rPr>
      </w:pPr>
    </w:p>
    <w:p w14:paraId="3C3C90BD" w14:textId="77777777" w:rsidR="00975BF0" w:rsidRPr="00975BF0" w:rsidRDefault="00975BF0" w:rsidP="00975BF0">
      <w:pPr>
        <w:rPr>
          <w:rFonts w:cstheme="minorHAnsi"/>
        </w:rPr>
      </w:pPr>
    </w:p>
    <w:p w14:paraId="7A896545" w14:textId="77777777" w:rsidR="00975BF0" w:rsidRPr="00975BF0" w:rsidRDefault="00975BF0" w:rsidP="00975BF0">
      <w:pPr>
        <w:rPr>
          <w:rFonts w:cstheme="minorHAnsi"/>
        </w:rPr>
      </w:pPr>
      <w:r w:rsidRPr="00975BF0">
        <w:rPr>
          <w:rFonts w:cstheme="minorHAnsi"/>
          <w:noProof/>
        </w:rPr>
        <w:drawing>
          <wp:anchor distT="0" distB="0" distL="114300" distR="114300" simplePos="0" relativeHeight="251624960" behindDoc="1" locked="0" layoutInCell="1" allowOverlap="1" wp14:anchorId="4072F66D" wp14:editId="198C523F">
            <wp:simplePos x="0" y="0"/>
            <wp:positionH relativeFrom="margin">
              <wp:posOffset>44547</wp:posOffset>
            </wp:positionH>
            <wp:positionV relativeFrom="paragraph">
              <wp:posOffset>219905</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03FEF444" w14:textId="77777777" w:rsidR="00975BF0" w:rsidRPr="00975BF0" w:rsidRDefault="00975BF0" w:rsidP="00975BF0">
      <w:pPr>
        <w:rPr>
          <w:rFonts w:cstheme="minorHAnsi"/>
        </w:rPr>
      </w:pPr>
    </w:p>
    <w:p w14:paraId="66ED9344" w14:textId="77777777" w:rsidR="00975BF0" w:rsidRPr="00975BF0" w:rsidRDefault="00975BF0" w:rsidP="00975BF0">
      <w:pPr>
        <w:rPr>
          <w:rFonts w:cstheme="minorHAnsi"/>
        </w:rPr>
      </w:pPr>
    </w:p>
    <w:p w14:paraId="43378B3E" w14:textId="77777777" w:rsidR="00975BF0" w:rsidRPr="00975BF0" w:rsidRDefault="00975BF0" w:rsidP="00975BF0">
      <w:pPr>
        <w:rPr>
          <w:rFonts w:cstheme="minorHAnsi"/>
          <w:lang w:val="en-GB" w:eastAsia="zh-CN"/>
        </w:rPr>
      </w:pPr>
      <w:bookmarkStart w:id="48" w:name="_Toc121922240"/>
      <w:bookmarkStart w:id="49" w:name="_Toc129717862"/>
    </w:p>
    <w:p w14:paraId="44E5A6CF" w14:textId="77777777" w:rsidR="00975BF0" w:rsidRPr="00975BF0" w:rsidRDefault="00975BF0" w:rsidP="00975BF0">
      <w:pPr>
        <w:rPr>
          <w:rFonts w:cstheme="minorHAnsi"/>
          <w:lang w:val="en-GB" w:eastAsia="zh-CN"/>
        </w:rPr>
      </w:pPr>
    </w:p>
    <w:p w14:paraId="393D3282" w14:textId="77777777" w:rsidR="00975BF0" w:rsidRDefault="00975BF0" w:rsidP="00975BF0">
      <w:pPr>
        <w:pStyle w:val="Heading2"/>
        <w:ind w:left="644"/>
        <w:rPr>
          <w:rFonts w:asciiTheme="minorHAnsi" w:eastAsia="SimSun" w:hAnsiTheme="minorHAnsi" w:cstheme="minorHAnsi"/>
          <w:b/>
          <w:bCs/>
          <w:sz w:val="22"/>
          <w:szCs w:val="22"/>
          <w:lang w:val="en-GB" w:eastAsia="zh-CN"/>
        </w:rPr>
      </w:pPr>
      <w:bookmarkStart w:id="50" w:name="_Toc135243423"/>
    </w:p>
    <w:p w14:paraId="616734EA" w14:textId="77777777" w:rsidR="00A47077" w:rsidRPr="00A47077" w:rsidRDefault="00A47077" w:rsidP="00A47077">
      <w:pPr>
        <w:rPr>
          <w:lang w:val="en-GB" w:eastAsia="zh-CN"/>
        </w:rPr>
      </w:pPr>
    </w:p>
    <w:p w14:paraId="2FA77DBF" w14:textId="77777777" w:rsidR="00975BF0" w:rsidRPr="00975BF0" w:rsidRDefault="00975BF0" w:rsidP="00975BF0">
      <w:pPr>
        <w:rPr>
          <w:rFonts w:cstheme="minorHAnsi"/>
          <w:lang w:val="en-GB" w:eastAsia="zh-CN"/>
        </w:rPr>
      </w:pPr>
    </w:p>
    <w:p w14:paraId="478FCBBF" w14:textId="77777777" w:rsidR="00975BF0" w:rsidRPr="000509BB" w:rsidRDefault="00975BF0">
      <w:pPr>
        <w:pStyle w:val="Heading2"/>
        <w:numPr>
          <w:ilvl w:val="1"/>
          <w:numId w:val="12"/>
        </w:numPr>
        <w:tabs>
          <w:tab w:val="num" w:pos="1440"/>
          <w:tab w:val="num" w:pos="2160"/>
        </w:tabs>
        <w:ind w:left="644" w:hanging="432"/>
        <w:rPr>
          <w:rFonts w:ascii="Calibri" w:hAnsi="Calibri" w:cs="Calibri"/>
          <w:b/>
          <w:bCs/>
          <w:color w:val="323E4F" w:themeColor="text2" w:themeShade="BF"/>
          <w:sz w:val="24"/>
          <w:szCs w:val="24"/>
        </w:rPr>
      </w:pPr>
      <w:bookmarkStart w:id="51" w:name="_Toc136383022"/>
      <w:bookmarkStart w:id="52" w:name="_Toc137923528"/>
      <w:bookmarkStart w:id="53" w:name="_Toc145535588"/>
      <w:r w:rsidRPr="000509BB">
        <w:rPr>
          <w:rFonts w:ascii="Calibri" w:hAnsi="Calibri" w:cs="Calibri"/>
          <w:b/>
          <w:bCs/>
          <w:color w:val="323E4F" w:themeColor="text2" w:themeShade="BF"/>
          <w:sz w:val="24"/>
          <w:szCs w:val="24"/>
        </w:rPr>
        <w:lastRenderedPageBreak/>
        <w:t>Project 6- (Ecommerce Client, India)</w:t>
      </w:r>
      <w:bookmarkEnd w:id="48"/>
      <w:bookmarkEnd w:id="49"/>
      <w:bookmarkEnd w:id="50"/>
      <w:bookmarkEnd w:id="51"/>
      <w:bookmarkEnd w:id="52"/>
      <w:bookmarkEnd w:id="53"/>
    </w:p>
    <w:p w14:paraId="7288438A" w14:textId="77777777" w:rsidR="00975BF0" w:rsidRPr="000509BB" w:rsidRDefault="00975BF0" w:rsidP="00975BF0">
      <w:pPr>
        <w:ind w:left="360"/>
        <w:rPr>
          <w:rFonts w:ascii="Calibri" w:hAnsi="Calibri" w:cs="Calibri"/>
        </w:rPr>
      </w:pPr>
      <w:r w:rsidRPr="000509BB">
        <w:rPr>
          <w:rFonts w:ascii="Calibri" w:hAnsi="Calibri" w:cs="Calibri"/>
        </w:rPr>
        <w:t xml:space="preserve">Use Case - Destination Sorting of Packed Shipments </w:t>
      </w:r>
    </w:p>
    <w:p w14:paraId="7093E736" w14:textId="77777777" w:rsidR="00975BF0" w:rsidRPr="000509BB" w:rsidRDefault="00975BF0" w:rsidP="00975BF0">
      <w:pPr>
        <w:ind w:left="360"/>
        <w:rPr>
          <w:rFonts w:ascii="Calibri" w:hAnsi="Calibri" w:cs="Calibri"/>
          <w:b/>
          <w:bCs/>
        </w:rPr>
      </w:pPr>
      <w:r w:rsidRPr="000509BB">
        <w:rPr>
          <w:rFonts w:ascii="Calibri" w:hAnsi="Calibri" w:cs="Calibri"/>
          <w:b/>
          <w:bCs/>
        </w:rPr>
        <w:t xml:space="preserve">Solution Specifications – </w:t>
      </w:r>
    </w:p>
    <w:p w14:paraId="7519F9FA" w14:textId="77777777" w:rsidR="00975BF0" w:rsidRPr="000509BB" w:rsidRDefault="00975BF0">
      <w:pPr>
        <w:pStyle w:val="ListParagraph"/>
        <w:numPr>
          <w:ilvl w:val="0"/>
          <w:numId w:val="17"/>
        </w:numPr>
        <w:rPr>
          <w:rFonts w:cstheme="minorHAnsi"/>
        </w:rPr>
      </w:pPr>
      <w:r w:rsidRPr="000509BB">
        <w:rPr>
          <w:rFonts w:cstheme="minorHAnsi"/>
        </w:rPr>
        <w:t>Throughput: 24,000 PPH</w:t>
      </w:r>
    </w:p>
    <w:p w14:paraId="0097D34D" w14:textId="77777777" w:rsidR="00975BF0" w:rsidRPr="000509BB" w:rsidRDefault="00975BF0">
      <w:pPr>
        <w:pStyle w:val="ListParagraph"/>
        <w:numPr>
          <w:ilvl w:val="0"/>
          <w:numId w:val="17"/>
        </w:numPr>
        <w:rPr>
          <w:rFonts w:cstheme="minorHAnsi"/>
        </w:rPr>
      </w:pPr>
      <w:r w:rsidRPr="000509BB">
        <w:rPr>
          <w:rFonts w:cstheme="minorHAnsi"/>
        </w:rPr>
        <w:t>End Destinations: 110</w:t>
      </w:r>
    </w:p>
    <w:p w14:paraId="5B91DE9A" w14:textId="77777777" w:rsidR="00975BF0" w:rsidRPr="000509BB" w:rsidRDefault="00975BF0">
      <w:pPr>
        <w:pStyle w:val="ListParagraph"/>
        <w:numPr>
          <w:ilvl w:val="0"/>
          <w:numId w:val="17"/>
        </w:numPr>
        <w:rPr>
          <w:rFonts w:cstheme="minorHAnsi"/>
        </w:rPr>
      </w:pPr>
      <w:r w:rsidRPr="000509BB">
        <w:rPr>
          <w:rFonts w:cstheme="minorHAnsi"/>
        </w:rPr>
        <w:t>Building Size: 200,000 Sq. Ft</w:t>
      </w:r>
    </w:p>
    <w:p w14:paraId="08629A2A" w14:textId="1AAB118B" w:rsidR="00975BF0" w:rsidRPr="000509BB" w:rsidRDefault="00975BF0" w:rsidP="000509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9C0E63E" w14:textId="1E1C1B50" w:rsidR="00975BF0" w:rsidRPr="000509BB" w:rsidRDefault="00975BF0" w:rsidP="00975BF0">
      <w:pPr>
        <w:ind w:left="360"/>
        <w:rPr>
          <w:rFonts w:ascii="Calibri" w:hAnsi="Calibri" w:cs="Calibri"/>
          <w:b/>
          <w:bCs/>
        </w:rPr>
      </w:pPr>
      <w:r w:rsidRPr="000509BB">
        <w:rPr>
          <w:rFonts w:ascii="Calibri" w:hAnsi="Calibri" w:cs="Calibri"/>
          <w:b/>
          <w:bCs/>
        </w:rPr>
        <w:t xml:space="preserve">Layout and Site Pictures - </w:t>
      </w:r>
    </w:p>
    <w:p w14:paraId="084DC014" w14:textId="624CDF9E" w:rsidR="00975BF0" w:rsidRPr="00F0038F" w:rsidRDefault="000509BB" w:rsidP="00975BF0">
      <w:pPr>
        <w:ind w:left="720"/>
        <w:rPr>
          <w:rFonts w:ascii="Arial" w:hAnsi="Arial" w:cs="Arial"/>
          <w:sz w:val="24"/>
          <w:szCs w:val="24"/>
        </w:rPr>
      </w:pPr>
      <w:r w:rsidRPr="00F0038F">
        <w:rPr>
          <w:rFonts w:ascii="Arial" w:hAnsi="Arial" w:cs="Arial"/>
          <w:noProof/>
          <w:lang w:eastAsia="en-IN"/>
        </w:rPr>
        <w:drawing>
          <wp:anchor distT="0" distB="0" distL="114300" distR="114300" simplePos="0" relativeHeight="251620864" behindDoc="0" locked="0" layoutInCell="1" allowOverlap="1" wp14:anchorId="4F89DCBA" wp14:editId="7C4DFB97">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29CE73CB" w14:textId="3CE95511" w:rsidR="00975BF0" w:rsidRPr="00F0038F" w:rsidRDefault="00975BF0" w:rsidP="00975BF0">
      <w:pPr>
        <w:ind w:left="720"/>
        <w:rPr>
          <w:rFonts w:ascii="Arial" w:hAnsi="Arial" w:cs="Arial"/>
          <w:sz w:val="24"/>
          <w:szCs w:val="24"/>
        </w:rPr>
      </w:pPr>
    </w:p>
    <w:p w14:paraId="703CF2E2" w14:textId="22BEDEA3" w:rsidR="00975BF0" w:rsidRPr="00F0038F" w:rsidRDefault="00975BF0" w:rsidP="00975BF0">
      <w:pPr>
        <w:rPr>
          <w:rFonts w:ascii="Arial" w:hAnsi="Arial" w:cs="Arial"/>
        </w:rPr>
      </w:pPr>
    </w:p>
    <w:p w14:paraId="6D3EB485" w14:textId="3A7629D7" w:rsidR="00975BF0" w:rsidRPr="00F0038F" w:rsidRDefault="00975BF0" w:rsidP="00975BF0">
      <w:pPr>
        <w:rPr>
          <w:rFonts w:ascii="Arial" w:hAnsi="Arial" w:cs="Arial"/>
        </w:rPr>
      </w:pPr>
    </w:p>
    <w:p w14:paraId="19A04C3A" w14:textId="4D1E2017" w:rsidR="00975BF0" w:rsidRPr="00F0038F" w:rsidRDefault="00975BF0" w:rsidP="00975BF0">
      <w:pPr>
        <w:rPr>
          <w:rFonts w:ascii="Arial" w:hAnsi="Arial" w:cs="Arial"/>
        </w:rPr>
      </w:pPr>
    </w:p>
    <w:p w14:paraId="359914ED" w14:textId="2C71AAAC" w:rsidR="00975BF0" w:rsidRPr="00F0038F" w:rsidRDefault="00975BF0" w:rsidP="00975BF0">
      <w:pPr>
        <w:rPr>
          <w:rFonts w:ascii="Arial" w:hAnsi="Arial" w:cs="Arial"/>
        </w:rPr>
      </w:pPr>
    </w:p>
    <w:p w14:paraId="4CC4A95B" w14:textId="6ED44DEF" w:rsidR="00975BF0" w:rsidRPr="00F0038F" w:rsidRDefault="00975BF0" w:rsidP="00975BF0">
      <w:pPr>
        <w:rPr>
          <w:rFonts w:ascii="Arial" w:hAnsi="Arial" w:cs="Arial"/>
        </w:rPr>
      </w:pPr>
    </w:p>
    <w:p w14:paraId="26A1E645" w14:textId="622FE45C" w:rsidR="00975BF0" w:rsidRDefault="00A47077" w:rsidP="00975BF0">
      <w:pPr>
        <w:rPr>
          <w:rFonts w:ascii="Arial" w:hAnsi="Arial" w:cs="Arial"/>
        </w:rPr>
      </w:pPr>
      <w:r w:rsidRPr="00F0038F">
        <w:rPr>
          <w:rFonts w:ascii="Arial" w:hAnsi="Arial" w:cs="Arial"/>
          <w:noProof/>
          <w:lang w:eastAsia="en-IN"/>
        </w:rPr>
        <w:drawing>
          <wp:anchor distT="0" distB="0" distL="114300" distR="114300" simplePos="0" relativeHeight="251628032" behindDoc="0" locked="0" layoutInCell="1" allowOverlap="1" wp14:anchorId="6ACB5899" wp14:editId="04FE5005">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28"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rFonts w:ascii="Arial" w:hAnsi="Arial" w:cs="Arial"/>
          <w:noProof/>
          <w:lang w:eastAsia="en-IN"/>
        </w:rPr>
        <w:drawing>
          <wp:anchor distT="0" distB="0" distL="114300" distR="114300" simplePos="0" relativeHeight="251621888" behindDoc="0" locked="0" layoutInCell="1" allowOverlap="1" wp14:anchorId="641E5245" wp14:editId="56B9D1B5">
            <wp:simplePos x="0" y="0"/>
            <wp:positionH relativeFrom="column">
              <wp:posOffset>238125</wp:posOffset>
            </wp:positionH>
            <wp:positionV relativeFrom="paragraph">
              <wp:posOffset>1210945</wp:posOffset>
            </wp:positionV>
            <wp:extent cx="2373034" cy="1381125"/>
            <wp:effectExtent l="0" t="0" r="8255" b="0"/>
            <wp:wrapNone/>
            <wp:docPr id="30" name="Picture 29"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29"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rsidR="000509BB">
        <w:rPr>
          <w:rFonts w:ascii="Arial" w:hAnsi="Arial" w:cs="Arial"/>
        </w:rPr>
        <w:br w:type="page"/>
      </w:r>
    </w:p>
    <w:p w14:paraId="0A8E8A76" w14:textId="65AA6BD4" w:rsidR="00F131E6" w:rsidRPr="000505D0" w:rsidRDefault="00F131E6" w:rsidP="00346307">
      <w:pPr>
        <w:pStyle w:val="Heading2"/>
        <w:numPr>
          <w:ilvl w:val="1"/>
          <w:numId w:val="12"/>
        </w:numPr>
        <w:tabs>
          <w:tab w:val="num" w:pos="1440"/>
          <w:tab w:val="num" w:pos="2160"/>
        </w:tabs>
        <w:ind w:left="360" w:hanging="432"/>
        <w:rPr>
          <w:rFonts w:ascii="Calibri" w:hAnsi="Calibri" w:cs="Calibri"/>
        </w:rPr>
      </w:pPr>
      <w:bookmarkStart w:id="54" w:name="_Hlk144037055"/>
      <w:bookmarkStart w:id="55" w:name="_Toc145535589"/>
      <w:r w:rsidRPr="000505D0">
        <w:rPr>
          <w:rFonts w:ascii="Calibri" w:hAnsi="Calibri" w:cs="Calibri"/>
          <w:b/>
          <w:bCs/>
          <w:color w:val="323E4F" w:themeColor="text2" w:themeShade="BF"/>
          <w:sz w:val="24"/>
          <w:szCs w:val="24"/>
        </w:rPr>
        <w:lastRenderedPageBreak/>
        <w:t>Project 7- (CEP Client, India)</w:t>
      </w:r>
      <w:bookmarkEnd w:id="55"/>
    </w:p>
    <w:p w14:paraId="33C94D94" w14:textId="22FB7D58" w:rsidR="00F131E6" w:rsidRPr="000509BB" w:rsidRDefault="002E7DF7" w:rsidP="00F131E6">
      <w:pPr>
        <w:ind w:left="360"/>
        <w:rPr>
          <w:rFonts w:ascii="Calibri" w:hAnsi="Calibri" w:cs="Calibri"/>
        </w:rPr>
      </w:pPr>
      <w:r>
        <w:rPr>
          <w:rStyle w:val="ui-provider"/>
        </w:rPr>
        <w:t xml:space="preserve">India’s largest Automated Parcel Sortation Centre </w:t>
      </w:r>
      <w:r w:rsidR="00F131E6">
        <w:rPr>
          <w:rStyle w:val="ui-provider"/>
        </w:rPr>
        <w:t xml:space="preserve">is equipped with two fully automated and interconnected Sub-systems.  Sub-System 1 is designed for handling large B2B boxes and E-commerce shipment bags while the Sub-System 2 is designed to handle Small E-commerce </w:t>
      </w:r>
      <w:r w:rsidR="00BF6538">
        <w:rPr>
          <w:rStyle w:val="ui-provider"/>
        </w:rPr>
        <w:t>packages.</w:t>
      </w:r>
      <w:r w:rsidR="00F131E6" w:rsidRPr="000509BB">
        <w:rPr>
          <w:rFonts w:ascii="Calibri" w:hAnsi="Calibri" w:cs="Calibri"/>
        </w:rPr>
        <w:t xml:space="preserve"> </w:t>
      </w:r>
    </w:p>
    <w:p w14:paraId="62C597E0" w14:textId="2474E01C" w:rsidR="00F131E6" w:rsidRPr="00AD4F26" w:rsidRDefault="00F131E6" w:rsidP="00AD4F26">
      <w:pPr>
        <w:ind w:left="360"/>
        <w:rPr>
          <w:rFonts w:ascii="Calibri" w:hAnsi="Calibri" w:cs="Calibri"/>
          <w:b/>
          <w:bCs/>
        </w:rPr>
      </w:pPr>
      <w:r w:rsidRPr="000509BB">
        <w:rPr>
          <w:rFonts w:ascii="Calibri" w:hAnsi="Calibri" w:cs="Calibri"/>
          <w:b/>
          <w:bCs/>
        </w:rPr>
        <w:t xml:space="preserve">Solution Specifications – </w:t>
      </w:r>
    </w:p>
    <w:p w14:paraId="5CFA99BB" w14:textId="07473BC7" w:rsidR="000505D0" w:rsidRDefault="00AD4F26" w:rsidP="00AD4F26">
      <w:pPr>
        <w:pStyle w:val="ListParagraph"/>
        <w:numPr>
          <w:ilvl w:val="1"/>
          <w:numId w:val="56"/>
        </w:numPr>
        <w:ind w:left="851" w:hanging="142"/>
        <w:rPr>
          <w:rFonts w:cstheme="minorHAnsi"/>
        </w:rPr>
      </w:pPr>
      <w:r>
        <w:rPr>
          <w:rFonts w:cstheme="minorHAnsi"/>
        </w:rPr>
        <w:t xml:space="preserve">    </w:t>
      </w:r>
      <w:r w:rsidR="000505D0">
        <w:rPr>
          <w:rFonts w:cstheme="minorHAnsi"/>
        </w:rPr>
        <w:t>48,000 PPH (Double Deck CBS- Shipment Sorter)</w:t>
      </w:r>
    </w:p>
    <w:p w14:paraId="797142A2" w14:textId="1EAD9B67" w:rsidR="000505D0" w:rsidRPr="000509BB" w:rsidRDefault="00AD4F26" w:rsidP="00AD4F26">
      <w:pPr>
        <w:pStyle w:val="ListParagraph"/>
        <w:numPr>
          <w:ilvl w:val="1"/>
          <w:numId w:val="56"/>
        </w:numPr>
        <w:ind w:left="851" w:hanging="142"/>
        <w:rPr>
          <w:rFonts w:cstheme="minorHAnsi"/>
        </w:rPr>
      </w:pPr>
      <w:r>
        <w:rPr>
          <w:rFonts w:cstheme="minorHAnsi"/>
        </w:rPr>
        <w:t xml:space="preserve">    </w:t>
      </w:r>
      <w:r w:rsidR="000505D0">
        <w:rPr>
          <w:rFonts w:cstheme="minorHAnsi"/>
        </w:rPr>
        <w:t>17,000 PPH (Double Deck CBS- Bag Sorter)</w:t>
      </w:r>
    </w:p>
    <w:p w14:paraId="7DCB1CE9" w14:textId="4D3FC6AA" w:rsidR="00F131E6" w:rsidRPr="00F131E6" w:rsidRDefault="00F131E6" w:rsidP="00F131E6">
      <w:pPr>
        <w:pStyle w:val="ListParagraph"/>
        <w:numPr>
          <w:ilvl w:val="0"/>
          <w:numId w:val="17"/>
        </w:numPr>
        <w:rPr>
          <w:rFonts w:cstheme="minorHAnsi"/>
        </w:rPr>
      </w:pPr>
      <w:r w:rsidRPr="000509BB">
        <w:rPr>
          <w:rFonts w:cstheme="minorHAnsi"/>
        </w:rPr>
        <w:t xml:space="preserve">Building Size: </w:t>
      </w:r>
      <w:r>
        <w:rPr>
          <w:rFonts w:cstheme="minorHAnsi"/>
        </w:rPr>
        <w:t>7</w:t>
      </w:r>
      <w:r w:rsidRPr="000509BB">
        <w:rPr>
          <w:rFonts w:cstheme="minorHAnsi"/>
        </w:rPr>
        <w:t>00,000 Sq. Ft</w:t>
      </w:r>
    </w:p>
    <w:p w14:paraId="3A0A201F" w14:textId="72831504" w:rsidR="00F131E6" w:rsidRDefault="00F131E6" w:rsidP="00F131E6">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2F8158A2" w14:textId="7D8BE6BB" w:rsidR="00F131E6" w:rsidRPr="00F131E6" w:rsidRDefault="00F131E6" w:rsidP="00F131E6">
      <w:pPr>
        <w:pStyle w:val="ListParagraph"/>
        <w:numPr>
          <w:ilvl w:val="0"/>
          <w:numId w:val="17"/>
        </w:numPr>
        <w:rPr>
          <w:rFonts w:cstheme="minorHAnsi"/>
        </w:rPr>
      </w:pPr>
      <w:r w:rsidRPr="00F131E6">
        <w:rPr>
          <w:rFonts w:cstheme="minorHAnsi"/>
        </w:rPr>
        <w:t xml:space="preserve">2 Sets of Double Decker </w:t>
      </w:r>
      <w:r w:rsidR="000505D0" w:rsidRPr="000505D0">
        <w:rPr>
          <w:rFonts w:cstheme="minorHAnsi"/>
        </w:rPr>
        <w:t xml:space="preserve">CBS </w:t>
      </w:r>
      <w:r w:rsidRPr="00F131E6">
        <w:rPr>
          <w:rFonts w:cstheme="minorHAnsi"/>
        </w:rPr>
        <w:t>Sorters</w:t>
      </w:r>
    </w:p>
    <w:p w14:paraId="10321060" w14:textId="0DCD2521" w:rsidR="00F131E6" w:rsidRPr="00F131E6" w:rsidRDefault="00F131E6" w:rsidP="00F131E6">
      <w:pPr>
        <w:pStyle w:val="ListParagraph"/>
        <w:numPr>
          <w:ilvl w:val="0"/>
          <w:numId w:val="17"/>
        </w:numPr>
        <w:rPr>
          <w:rFonts w:cstheme="minorHAnsi"/>
        </w:rPr>
      </w:pPr>
      <w:r w:rsidRPr="00F131E6">
        <w:rPr>
          <w:rFonts w:cstheme="minorHAnsi"/>
        </w:rPr>
        <w:t>Mezzanine Structures (one large mezz on to install a double decker Sorter</w:t>
      </w:r>
      <w:r w:rsidR="000505D0" w:rsidRPr="000505D0">
        <w:rPr>
          <w:rFonts w:cstheme="minorHAnsi"/>
        </w:rPr>
        <w:t>)</w:t>
      </w:r>
      <w:r w:rsidRPr="00F131E6">
        <w:rPr>
          <w:rFonts w:cstheme="minorHAnsi"/>
        </w:rPr>
        <w:t xml:space="preserve">. </w:t>
      </w:r>
    </w:p>
    <w:p w14:paraId="6BAAFE53" w14:textId="77777777" w:rsidR="00F131E6" w:rsidRPr="00F131E6" w:rsidRDefault="00F131E6" w:rsidP="00F131E6">
      <w:pPr>
        <w:pStyle w:val="ListParagraph"/>
        <w:numPr>
          <w:ilvl w:val="0"/>
          <w:numId w:val="17"/>
        </w:numPr>
        <w:rPr>
          <w:rFonts w:cstheme="minorHAnsi"/>
        </w:rPr>
      </w:pPr>
      <w:r w:rsidRPr="00F131E6">
        <w:rPr>
          <w:rFonts w:cstheme="minorHAnsi"/>
        </w:rPr>
        <w:t>Automated Singulators</w:t>
      </w:r>
    </w:p>
    <w:p w14:paraId="19EBB2FC" w14:textId="77777777" w:rsidR="00F131E6" w:rsidRPr="00F131E6" w:rsidRDefault="00F131E6" w:rsidP="00F131E6">
      <w:pPr>
        <w:pStyle w:val="ListParagraph"/>
        <w:numPr>
          <w:ilvl w:val="0"/>
          <w:numId w:val="17"/>
        </w:numPr>
        <w:rPr>
          <w:rFonts w:cstheme="minorHAnsi"/>
        </w:rPr>
      </w:pPr>
      <w:r w:rsidRPr="00F131E6">
        <w:rPr>
          <w:rFonts w:cstheme="minorHAnsi"/>
        </w:rPr>
        <w:t>Fully Automatic Inductions</w:t>
      </w:r>
    </w:p>
    <w:p w14:paraId="023E38B4" w14:textId="77777777" w:rsidR="00F131E6" w:rsidRPr="00F131E6" w:rsidRDefault="00F131E6" w:rsidP="00F131E6">
      <w:pPr>
        <w:pStyle w:val="ListParagraph"/>
        <w:numPr>
          <w:ilvl w:val="0"/>
          <w:numId w:val="17"/>
        </w:numPr>
        <w:rPr>
          <w:rFonts w:cstheme="minorHAnsi"/>
        </w:rPr>
      </w:pPr>
      <w:r w:rsidRPr="00F131E6">
        <w:rPr>
          <w:rFonts w:cstheme="minorHAnsi"/>
        </w:rPr>
        <w:t>Semi-Automatic Inductions</w:t>
      </w:r>
    </w:p>
    <w:p w14:paraId="28120BFD" w14:textId="77777777" w:rsidR="00F131E6" w:rsidRPr="00F131E6" w:rsidRDefault="00F131E6" w:rsidP="00F131E6">
      <w:pPr>
        <w:pStyle w:val="ListParagraph"/>
        <w:numPr>
          <w:ilvl w:val="0"/>
          <w:numId w:val="17"/>
        </w:numPr>
        <w:rPr>
          <w:rFonts w:cstheme="minorHAnsi"/>
        </w:rPr>
      </w:pPr>
      <w:r w:rsidRPr="00F131E6">
        <w:rPr>
          <w:rFonts w:cstheme="minorHAnsi"/>
        </w:rPr>
        <w:t>Telescopic belt conveyors</w:t>
      </w:r>
    </w:p>
    <w:p w14:paraId="57629E09" w14:textId="77777777" w:rsidR="00F131E6" w:rsidRPr="00F131E6" w:rsidRDefault="00F131E6" w:rsidP="00F131E6">
      <w:pPr>
        <w:pStyle w:val="ListParagraph"/>
        <w:numPr>
          <w:ilvl w:val="0"/>
          <w:numId w:val="17"/>
        </w:numPr>
        <w:rPr>
          <w:rFonts w:cstheme="minorHAnsi"/>
        </w:rPr>
      </w:pPr>
      <w:r w:rsidRPr="00F131E6">
        <w:rPr>
          <w:rFonts w:cstheme="minorHAnsi"/>
        </w:rPr>
        <w:t>PVC Belt Conveyors</w:t>
      </w:r>
    </w:p>
    <w:p w14:paraId="7D55A7CB" w14:textId="77777777" w:rsidR="00F131E6" w:rsidRPr="00F131E6" w:rsidRDefault="00F131E6" w:rsidP="00F131E6">
      <w:pPr>
        <w:pStyle w:val="ListParagraph"/>
        <w:numPr>
          <w:ilvl w:val="0"/>
          <w:numId w:val="17"/>
        </w:numPr>
        <w:rPr>
          <w:rFonts w:cstheme="minorHAnsi"/>
        </w:rPr>
      </w:pPr>
      <w:r w:rsidRPr="00F131E6">
        <w:rPr>
          <w:rFonts w:cstheme="minorHAnsi"/>
        </w:rPr>
        <w:t>Modular Belt Conveyors</w:t>
      </w:r>
    </w:p>
    <w:p w14:paraId="5A12FF7F" w14:textId="77777777" w:rsidR="00F131E6" w:rsidRPr="00F131E6" w:rsidRDefault="00F131E6" w:rsidP="00F131E6">
      <w:pPr>
        <w:pStyle w:val="ListParagraph"/>
        <w:numPr>
          <w:ilvl w:val="0"/>
          <w:numId w:val="17"/>
        </w:numPr>
        <w:rPr>
          <w:rFonts w:cstheme="minorHAnsi"/>
        </w:rPr>
      </w:pPr>
      <w:r w:rsidRPr="00F131E6">
        <w:rPr>
          <w:rFonts w:cstheme="minorHAnsi"/>
        </w:rPr>
        <w:t>Spiral Chutes with Braking rollers</w:t>
      </w:r>
    </w:p>
    <w:p w14:paraId="25E08294" w14:textId="77777777" w:rsidR="00F131E6" w:rsidRPr="00F131E6" w:rsidRDefault="00F131E6" w:rsidP="00F131E6">
      <w:pPr>
        <w:pStyle w:val="ListParagraph"/>
        <w:numPr>
          <w:ilvl w:val="0"/>
          <w:numId w:val="17"/>
        </w:numPr>
        <w:rPr>
          <w:rFonts w:cstheme="minorHAnsi"/>
        </w:rPr>
      </w:pPr>
      <w:r w:rsidRPr="00F131E6">
        <w:rPr>
          <w:rFonts w:cstheme="minorHAnsi"/>
        </w:rPr>
        <w:t>5-Sided Scanning Tunnels</w:t>
      </w:r>
    </w:p>
    <w:p w14:paraId="30FE40A2" w14:textId="77777777" w:rsidR="00F131E6" w:rsidRPr="00F131E6" w:rsidRDefault="00F131E6" w:rsidP="00F131E6">
      <w:pPr>
        <w:pStyle w:val="ListParagraph"/>
        <w:numPr>
          <w:ilvl w:val="0"/>
          <w:numId w:val="17"/>
        </w:numPr>
        <w:rPr>
          <w:rFonts w:cstheme="minorHAnsi"/>
        </w:rPr>
      </w:pPr>
      <w:r w:rsidRPr="00F131E6">
        <w:rPr>
          <w:rFonts w:cstheme="minorHAnsi"/>
        </w:rPr>
        <w:t>High speed weighing conveyors</w:t>
      </w:r>
    </w:p>
    <w:p w14:paraId="25024AAA" w14:textId="77777777" w:rsidR="00F131E6" w:rsidRPr="00F131E6" w:rsidRDefault="00F131E6" w:rsidP="00F131E6">
      <w:pPr>
        <w:pStyle w:val="ListParagraph"/>
        <w:numPr>
          <w:ilvl w:val="0"/>
          <w:numId w:val="17"/>
        </w:numPr>
        <w:rPr>
          <w:rFonts w:cstheme="minorHAnsi"/>
        </w:rPr>
      </w:pPr>
      <w:r w:rsidRPr="00F131E6">
        <w:rPr>
          <w:rFonts w:cstheme="minorHAnsi"/>
        </w:rPr>
        <w:t>Direct Bagging Chutes</w:t>
      </w:r>
    </w:p>
    <w:p w14:paraId="63F71DFE" w14:textId="77777777" w:rsidR="00F131E6" w:rsidRPr="00F131E6" w:rsidRDefault="00F131E6" w:rsidP="00F131E6">
      <w:pPr>
        <w:pStyle w:val="ListParagraph"/>
        <w:numPr>
          <w:ilvl w:val="0"/>
          <w:numId w:val="17"/>
        </w:numPr>
        <w:rPr>
          <w:rFonts w:cstheme="minorHAnsi"/>
        </w:rPr>
      </w:pPr>
      <w:r w:rsidRPr="00F131E6">
        <w:rPr>
          <w:rFonts w:cstheme="minorHAnsi"/>
        </w:rPr>
        <w:t>Put to Light Chutes</w:t>
      </w:r>
    </w:p>
    <w:p w14:paraId="1A4688FF" w14:textId="77777777" w:rsidR="00F131E6" w:rsidRPr="00F131E6" w:rsidRDefault="00F131E6" w:rsidP="00F131E6">
      <w:pPr>
        <w:pStyle w:val="ListParagraph"/>
        <w:numPr>
          <w:ilvl w:val="0"/>
          <w:numId w:val="17"/>
        </w:numPr>
        <w:rPr>
          <w:rFonts w:cstheme="minorHAnsi"/>
        </w:rPr>
      </w:pPr>
      <w:r w:rsidRPr="00F131E6">
        <w:rPr>
          <w:rFonts w:cstheme="minorHAnsi"/>
        </w:rPr>
        <w:t>Volume Distribution systems</w:t>
      </w:r>
    </w:p>
    <w:p w14:paraId="1F024B72" w14:textId="77777777" w:rsidR="00F131E6" w:rsidRPr="00F131E6" w:rsidRDefault="00F131E6" w:rsidP="00F131E6">
      <w:pPr>
        <w:pStyle w:val="ListParagraph"/>
        <w:numPr>
          <w:ilvl w:val="0"/>
          <w:numId w:val="17"/>
        </w:numPr>
        <w:rPr>
          <w:rFonts w:cstheme="minorHAnsi"/>
        </w:rPr>
      </w:pPr>
      <w:r w:rsidRPr="00F131E6">
        <w:rPr>
          <w:rFonts w:cstheme="minorHAnsi"/>
        </w:rPr>
        <w:t>High Availability Server Systems</w:t>
      </w:r>
    </w:p>
    <w:p w14:paraId="36151FB8" w14:textId="77777777" w:rsidR="00F131E6" w:rsidRPr="00F131E6" w:rsidRDefault="00F131E6" w:rsidP="00F131E6">
      <w:pPr>
        <w:pStyle w:val="ListParagraph"/>
        <w:numPr>
          <w:ilvl w:val="0"/>
          <w:numId w:val="17"/>
        </w:numPr>
        <w:rPr>
          <w:rFonts w:cstheme="minorHAnsi"/>
        </w:rPr>
      </w:pPr>
      <w:r w:rsidRPr="00F131E6">
        <w:rPr>
          <w:rFonts w:cstheme="minorHAnsi"/>
        </w:rPr>
        <w:t>WCS</w:t>
      </w:r>
    </w:p>
    <w:p w14:paraId="56324D2F" w14:textId="6B77E355" w:rsidR="00F131E6" w:rsidRPr="000509BB" w:rsidRDefault="000505D0" w:rsidP="000505D0">
      <w:pPr>
        <w:rPr>
          <w:rFonts w:ascii="Calibri" w:hAnsi="Calibri" w:cs="Calibri"/>
          <w:b/>
          <w:bCs/>
        </w:rPr>
      </w:pPr>
      <w:r w:rsidRPr="00D63DE1">
        <w:rPr>
          <w:rFonts w:ascii="Arial" w:hAnsi="Arial" w:cs="Arial"/>
          <w:noProof/>
        </w:rPr>
        <w:drawing>
          <wp:anchor distT="0" distB="0" distL="114300" distR="114300" simplePos="0" relativeHeight="251693568" behindDoc="1" locked="0" layoutInCell="1" allowOverlap="1" wp14:anchorId="546832F3" wp14:editId="2F546025">
            <wp:simplePos x="0" y="0"/>
            <wp:positionH relativeFrom="column">
              <wp:posOffset>28575</wp:posOffset>
            </wp:positionH>
            <wp:positionV relativeFrom="paragraph">
              <wp:posOffset>205740</wp:posOffset>
            </wp:positionV>
            <wp:extent cx="5724525" cy="3192684"/>
            <wp:effectExtent l="0" t="0" r="0" b="8255"/>
            <wp:wrapNone/>
            <wp:docPr id="37139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390919" name=""/>
                    <pic:cNvPicPr/>
                  </pic:nvPicPr>
                  <pic:blipFill>
                    <a:blip r:embed="rId30">
                      <a:extLst>
                        <a:ext uri="{28A0092B-C50C-407E-A947-70E740481C1C}">
                          <a14:useLocalDpi xmlns:a14="http://schemas.microsoft.com/office/drawing/2010/main" val="0"/>
                        </a:ext>
                      </a:extLst>
                    </a:blip>
                    <a:stretch>
                      <a:fillRect/>
                    </a:stretch>
                  </pic:blipFill>
                  <pic:spPr>
                    <a:xfrm>
                      <a:off x="0" y="0"/>
                      <a:ext cx="5724525" cy="3192684"/>
                    </a:xfrm>
                    <a:prstGeom prst="rect">
                      <a:avLst/>
                    </a:prstGeom>
                  </pic:spPr>
                </pic:pic>
              </a:graphicData>
            </a:graphic>
            <wp14:sizeRelH relativeFrom="margin">
              <wp14:pctWidth>0</wp14:pctWidth>
            </wp14:sizeRelH>
            <wp14:sizeRelV relativeFrom="margin">
              <wp14:pctHeight>0</wp14:pctHeight>
            </wp14:sizeRelV>
          </wp:anchor>
        </w:drawing>
      </w:r>
      <w:r w:rsidR="00F131E6" w:rsidRPr="000509BB">
        <w:rPr>
          <w:rFonts w:ascii="Calibri" w:hAnsi="Calibri" w:cs="Calibri"/>
          <w:b/>
          <w:bCs/>
        </w:rPr>
        <w:t xml:space="preserve">Layout  - </w:t>
      </w:r>
    </w:p>
    <w:p w14:paraId="62C7D90B" w14:textId="004DBB56" w:rsidR="00F131E6" w:rsidRPr="00F0038F" w:rsidRDefault="00F131E6" w:rsidP="00F131E6">
      <w:pPr>
        <w:ind w:left="720"/>
        <w:rPr>
          <w:rFonts w:ascii="Arial" w:hAnsi="Arial" w:cs="Arial"/>
          <w:sz w:val="24"/>
          <w:szCs w:val="24"/>
        </w:rPr>
      </w:pPr>
    </w:p>
    <w:p w14:paraId="27DE5416" w14:textId="1A22BFD1" w:rsidR="00F131E6" w:rsidRPr="00F0038F" w:rsidRDefault="00F131E6" w:rsidP="00F131E6">
      <w:pPr>
        <w:ind w:left="720"/>
        <w:rPr>
          <w:rFonts w:ascii="Arial" w:hAnsi="Arial" w:cs="Arial"/>
          <w:sz w:val="24"/>
          <w:szCs w:val="24"/>
        </w:rPr>
      </w:pPr>
    </w:p>
    <w:p w14:paraId="174CA8B6" w14:textId="77777777" w:rsidR="00F131E6" w:rsidRPr="00F0038F" w:rsidRDefault="00F131E6" w:rsidP="00F131E6">
      <w:pPr>
        <w:rPr>
          <w:rFonts w:ascii="Arial" w:hAnsi="Arial" w:cs="Arial"/>
        </w:rPr>
      </w:pPr>
    </w:p>
    <w:p w14:paraId="72F103FD" w14:textId="77777777" w:rsidR="00F131E6" w:rsidRPr="00F0038F" w:rsidRDefault="00F131E6" w:rsidP="00F131E6">
      <w:pPr>
        <w:rPr>
          <w:rFonts w:ascii="Arial" w:hAnsi="Arial" w:cs="Arial"/>
        </w:rPr>
      </w:pPr>
    </w:p>
    <w:p w14:paraId="2332F1C1" w14:textId="77777777" w:rsidR="00F131E6" w:rsidRPr="00F0038F" w:rsidRDefault="00F131E6" w:rsidP="00F131E6">
      <w:pPr>
        <w:rPr>
          <w:rFonts w:ascii="Arial" w:hAnsi="Arial" w:cs="Arial"/>
        </w:rPr>
      </w:pPr>
    </w:p>
    <w:p w14:paraId="747141DE" w14:textId="77777777" w:rsidR="00F131E6" w:rsidRPr="00F0038F" w:rsidRDefault="00F131E6" w:rsidP="00F131E6">
      <w:pPr>
        <w:rPr>
          <w:rFonts w:ascii="Arial" w:hAnsi="Arial" w:cs="Arial"/>
        </w:rPr>
      </w:pPr>
    </w:p>
    <w:p w14:paraId="37F8C9CD" w14:textId="3C8712B6" w:rsidR="00F131E6" w:rsidRPr="00F0038F" w:rsidRDefault="00F131E6" w:rsidP="00F131E6">
      <w:pPr>
        <w:rPr>
          <w:rFonts w:ascii="Arial" w:hAnsi="Arial" w:cs="Arial"/>
        </w:rPr>
      </w:pPr>
    </w:p>
    <w:p w14:paraId="2D8C5AFB" w14:textId="2D274322" w:rsidR="00F131E6" w:rsidRDefault="00F131E6" w:rsidP="00975BF0">
      <w:pPr>
        <w:rPr>
          <w:rFonts w:ascii="Arial" w:hAnsi="Arial" w:cs="Arial"/>
        </w:rPr>
      </w:pPr>
    </w:p>
    <w:p w14:paraId="75642F24" w14:textId="77777777" w:rsidR="00AD4F26" w:rsidRDefault="00AD4F26" w:rsidP="00975BF0">
      <w:pPr>
        <w:rPr>
          <w:rFonts w:ascii="Arial" w:hAnsi="Arial" w:cs="Arial"/>
        </w:rPr>
      </w:pPr>
    </w:p>
    <w:p w14:paraId="6C874B76" w14:textId="77777777" w:rsidR="00AD4F26" w:rsidRPr="00F0038F" w:rsidRDefault="00AD4F26" w:rsidP="00975BF0">
      <w:pPr>
        <w:rPr>
          <w:rFonts w:ascii="Arial" w:hAnsi="Arial" w:cs="Arial"/>
        </w:rPr>
      </w:pPr>
    </w:p>
    <w:p w14:paraId="27791D00" w14:textId="4BC40C35" w:rsidR="00975BF0" w:rsidRPr="000509BB" w:rsidRDefault="00975BF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56" w:name="_Toc137923529"/>
      <w:bookmarkStart w:id="57" w:name="_Toc145535590"/>
      <w:bookmarkEnd w:id="54"/>
      <w:r w:rsidRPr="000509BB">
        <w:rPr>
          <w:rFonts w:ascii="Calibri" w:eastAsia="SimSun" w:hAnsi="Calibri" w:cs="Calibri"/>
          <w:b/>
          <w:bCs/>
          <w:color w:val="323E4F" w:themeColor="text2" w:themeShade="BF"/>
          <w:sz w:val="28"/>
          <w:szCs w:val="28"/>
          <w:u w:val="single"/>
          <w:lang w:val="en-GB" w:eastAsia="zh-CN"/>
        </w:rPr>
        <w:lastRenderedPageBreak/>
        <w:t xml:space="preserve">Handled </w:t>
      </w:r>
      <w:r w:rsidR="00FE7C50">
        <w:rPr>
          <w:rFonts w:ascii="Calibri" w:eastAsia="SimSun" w:hAnsi="Calibri" w:cs="Calibri"/>
          <w:b/>
          <w:bCs/>
          <w:color w:val="323E4F" w:themeColor="text2" w:themeShade="BF"/>
          <w:sz w:val="28"/>
          <w:szCs w:val="28"/>
          <w:u w:val="single"/>
          <w:lang w:val="en-GB" w:eastAsia="zh-CN"/>
        </w:rPr>
        <w:t>Shipment</w:t>
      </w:r>
      <w:r w:rsidRPr="000509BB">
        <w:rPr>
          <w:rFonts w:ascii="Calibri" w:eastAsia="SimSun" w:hAnsi="Calibri" w:cs="Calibri"/>
          <w:b/>
          <w:bCs/>
          <w:color w:val="323E4F" w:themeColor="text2" w:themeShade="BF"/>
          <w:sz w:val="28"/>
          <w:szCs w:val="28"/>
          <w:u w:val="single"/>
          <w:lang w:val="en-GB" w:eastAsia="zh-CN"/>
        </w:rPr>
        <w:t xml:space="preserve"> Spectrum</w:t>
      </w:r>
      <w:bookmarkEnd w:id="56"/>
      <w:bookmarkEnd w:id="57"/>
    </w:p>
    <w:p w14:paraId="6C5A5EB7" w14:textId="3877142D" w:rsidR="00975BF0" w:rsidRDefault="00975BF0" w:rsidP="00975BF0">
      <w:pPr>
        <w:rPr>
          <w:lang w:val="en-GB" w:eastAsia="zh-CN"/>
        </w:rPr>
      </w:pPr>
      <w:r>
        <w:rPr>
          <w:lang w:val="en-GB" w:eastAsia="zh-CN"/>
        </w:rPr>
        <w:t xml:space="preserve">As per the </w:t>
      </w:r>
      <w:r w:rsidR="00FE7C50">
        <w:rPr>
          <w:lang w:val="en-GB" w:eastAsia="zh-CN"/>
        </w:rPr>
        <w:t>shipment</w:t>
      </w:r>
      <w:r>
        <w:rPr>
          <w:lang w:val="en-GB" w:eastAsia="zh-CN"/>
        </w:rPr>
        <w:t xml:space="preserve"> spectrum data provided in the R</w:t>
      </w:r>
      <w:r w:rsidR="00E47078">
        <w:rPr>
          <w:lang w:val="en-GB" w:eastAsia="zh-CN"/>
        </w:rPr>
        <w:t>FP</w:t>
      </w:r>
      <w:r>
        <w:rPr>
          <w:lang w:val="en-GB" w:eastAsia="zh-CN"/>
        </w:rPr>
        <w:t xml:space="preserve"> documents, Falcon has studied and analysed the </w:t>
      </w:r>
      <w:r w:rsidR="00FE7C50">
        <w:rPr>
          <w:lang w:val="en-GB" w:eastAsia="zh-CN"/>
        </w:rPr>
        <w:t>shipment</w:t>
      </w:r>
      <w:r>
        <w:rPr>
          <w:lang w:val="en-GB" w:eastAsia="zh-CN"/>
        </w:rPr>
        <w:t xml:space="preserve"> spectrum in detailed. </w:t>
      </w:r>
    </w:p>
    <w:p w14:paraId="66FBC684" w14:textId="63628B5E" w:rsidR="00975BF0" w:rsidRDefault="00975BF0" w:rsidP="00975BF0">
      <w:pPr>
        <w:rPr>
          <w:lang w:val="en-GB" w:eastAsia="zh-CN"/>
        </w:rPr>
      </w:pPr>
      <w:r>
        <w:rPr>
          <w:lang w:val="en-GB" w:eastAsia="zh-CN"/>
        </w:rPr>
        <w:t xml:space="preserve">Falcon purposes to use its </w:t>
      </w:r>
      <w:r w:rsidR="00A47077">
        <w:rPr>
          <w:lang w:val="en-GB" w:eastAsia="zh-CN"/>
        </w:rPr>
        <w:t>“</w:t>
      </w:r>
      <w:r w:rsidR="00390F88">
        <w:rPr>
          <w:lang w:val="en-GB" w:eastAsia="zh-CN"/>
        </w:rPr>
        <w:t>Single</w:t>
      </w:r>
      <w:r>
        <w:rPr>
          <w:lang w:val="en-GB" w:eastAsia="zh-CN"/>
        </w:rPr>
        <w:t xml:space="preserve"> Belt Cross Belt Sorter” to provide the maximum benefits to </w:t>
      </w:r>
      <w:r w:rsidR="00A47077">
        <w:rPr>
          <w:lang w:val="en-GB" w:eastAsia="zh-CN"/>
        </w:rPr>
        <w:t>Flipkart</w:t>
      </w:r>
      <w:r>
        <w:rPr>
          <w:lang w:val="en-GB" w:eastAsia="zh-CN"/>
        </w:rPr>
        <w:t xml:space="preserve"> in-terms of handling large </w:t>
      </w:r>
      <w:r w:rsidR="00FE7C50">
        <w:rPr>
          <w:lang w:val="en-GB" w:eastAsia="zh-CN"/>
        </w:rPr>
        <w:t>shipment</w:t>
      </w:r>
      <w:r>
        <w:rPr>
          <w:lang w:val="en-GB" w:eastAsia="zh-CN"/>
        </w:rPr>
        <w:t xml:space="preserve"> sizes and weight.</w:t>
      </w:r>
    </w:p>
    <w:p w14:paraId="63FBA5D2" w14:textId="45F1674D"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58" w:name="_Toc137923530"/>
      <w:bookmarkStart w:id="59" w:name="_Toc145535591"/>
      <w:r>
        <w:rPr>
          <w:rFonts w:ascii="Calibri" w:eastAsia="SimSun" w:hAnsi="Calibri" w:cs="Calibri"/>
          <w:b/>
          <w:bCs/>
          <w:color w:val="323E4F" w:themeColor="text2" w:themeShade="BF"/>
          <w:sz w:val="24"/>
          <w:szCs w:val="24"/>
          <w:lang w:val="en-GB" w:eastAsia="zh-CN"/>
        </w:rPr>
        <w:t>Shipment</w:t>
      </w:r>
      <w:r w:rsidR="00975BF0" w:rsidRPr="000509BB">
        <w:rPr>
          <w:rFonts w:ascii="Calibri" w:eastAsia="SimSun" w:hAnsi="Calibri" w:cs="Calibri"/>
          <w:b/>
          <w:bCs/>
          <w:color w:val="323E4F" w:themeColor="text2" w:themeShade="BF"/>
          <w:sz w:val="24"/>
          <w:szCs w:val="24"/>
          <w:lang w:val="en-GB" w:eastAsia="zh-CN"/>
        </w:rPr>
        <w:t xml:space="preserve"> size loadable on the sorter</w:t>
      </w:r>
      <w:bookmarkEnd w:id="58"/>
      <w:bookmarkEnd w:id="59"/>
    </w:p>
    <w:p w14:paraId="48154A65" w14:textId="10CFD666" w:rsidR="00975BF0" w:rsidRDefault="00975BF0" w:rsidP="00975BF0">
      <w:pPr>
        <w:autoSpaceDE w:val="0"/>
        <w:autoSpaceDN w:val="0"/>
        <w:adjustRightInd w:val="0"/>
        <w:spacing w:after="0" w:line="240" w:lineRule="auto"/>
        <w:rPr>
          <w:lang w:val="en-GB" w:eastAsia="zh-CN"/>
        </w:rPr>
      </w:pPr>
      <w:r>
        <w:rPr>
          <w:lang w:val="en-GB" w:eastAsia="zh-CN"/>
        </w:rPr>
        <w:t xml:space="preserve">Falcon’s </w:t>
      </w:r>
      <w:r w:rsidR="00AB37C9">
        <w:rPr>
          <w:lang w:val="en-GB" w:eastAsia="zh-CN"/>
        </w:rPr>
        <w:t>C</w:t>
      </w:r>
      <w:r>
        <w:rPr>
          <w:lang w:val="en-GB" w:eastAsia="zh-CN"/>
        </w:rPr>
        <w:t xml:space="preserve">ross belt sorter has a capability to handle the below mentioned </w:t>
      </w:r>
      <w:r w:rsidR="00FE7C50">
        <w:rPr>
          <w:lang w:val="en-GB" w:eastAsia="zh-CN"/>
        </w:rPr>
        <w:t>shipment</w:t>
      </w:r>
      <w:r>
        <w:rPr>
          <w:lang w:val="en-GB" w:eastAsia="zh-CN"/>
        </w:rPr>
        <w:t xml:space="preserve"> sizes and weight.</w:t>
      </w:r>
    </w:p>
    <w:p w14:paraId="09059B7E" w14:textId="77777777" w:rsidR="00A47077" w:rsidRPr="00F0038F" w:rsidRDefault="00A47077" w:rsidP="00975BF0">
      <w:pPr>
        <w:autoSpaceDE w:val="0"/>
        <w:autoSpaceDN w:val="0"/>
        <w:adjustRightInd w:val="0"/>
        <w:spacing w:after="0" w:line="240" w:lineRule="auto"/>
        <w:rPr>
          <w:rFonts w:ascii="Arial" w:hAnsi="Arial" w:cs="Arial"/>
          <w:b/>
          <w:bCs/>
          <w:color w:val="000000"/>
        </w:rPr>
      </w:pPr>
    </w:p>
    <w:tbl>
      <w:tblPr>
        <w:tblStyle w:val="GridTable4-Accent6"/>
        <w:tblW w:w="5940" w:type="dxa"/>
        <w:tblInd w:w="1538" w:type="dxa"/>
        <w:tblLook w:val="04A0" w:firstRow="1" w:lastRow="0" w:firstColumn="1" w:lastColumn="0" w:noHBand="0" w:noVBand="1"/>
      </w:tblPr>
      <w:tblGrid>
        <w:gridCol w:w="2260"/>
        <w:gridCol w:w="950"/>
        <w:gridCol w:w="2730"/>
      </w:tblGrid>
      <w:tr w:rsidR="00975BF0" w:rsidRPr="00173821" w14:paraId="1749BE2D" w14:textId="77777777" w:rsidTr="00E743C6">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shd w:val="clear" w:color="auto" w:fill="2F5496" w:themeFill="accent1" w:themeFillShade="BF"/>
            <w:noWrap/>
          </w:tcPr>
          <w:p w14:paraId="73D3EE1D" w14:textId="77777777" w:rsidR="00975BF0" w:rsidRPr="00614528" w:rsidRDefault="00975BF0" w:rsidP="00044BAC">
            <w:pPr>
              <w:jc w:val="center"/>
              <w:rPr>
                <w:rFonts w:eastAsia="Times New Roman" w:cstheme="minorHAnsi"/>
                <w:b w:val="0"/>
                <w:bCs w:val="0"/>
                <w:lang w:eastAsia="en-IN"/>
              </w:rPr>
            </w:pPr>
            <w:r w:rsidRPr="00614528">
              <w:rPr>
                <w:rFonts w:eastAsia="Times New Roman" w:cstheme="minorHAnsi"/>
                <w:lang w:eastAsia="en-IN"/>
              </w:rPr>
              <w:t>Specification</w:t>
            </w:r>
          </w:p>
        </w:tc>
        <w:tc>
          <w:tcPr>
            <w:tcW w:w="950" w:type="dxa"/>
            <w:shd w:val="clear" w:color="auto" w:fill="2F5496" w:themeFill="accent1" w:themeFillShade="BF"/>
            <w:noWrap/>
          </w:tcPr>
          <w:p w14:paraId="2462BE2E"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Unit</w:t>
            </w:r>
          </w:p>
        </w:tc>
        <w:tc>
          <w:tcPr>
            <w:tcW w:w="2730" w:type="dxa"/>
            <w:shd w:val="clear" w:color="auto" w:fill="2F5496" w:themeFill="accent1" w:themeFillShade="BF"/>
            <w:noWrap/>
          </w:tcPr>
          <w:p w14:paraId="7B26B70F" w14:textId="77777777" w:rsidR="00975BF0" w:rsidRPr="00614528" w:rsidRDefault="00975BF0" w:rsidP="00044BA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614528">
              <w:rPr>
                <w:rFonts w:eastAsia="Times New Roman" w:cstheme="minorHAnsi"/>
                <w:lang w:eastAsia="en-IN"/>
              </w:rPr>
              <w:t>Value</w:t>
            </w:r>
          </w:p>
        </w:tc>
      </w:tr>
      <w:tr w:rsidR="00975BF0" w:rsidRPr="00173821" w14:paraId="5C1F23CA"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0311846A" w14:textId="77777777" w:rsidR="00975BF0" w:rsidRPr="00173821" w:rsidRDefault="00975BF0" w:rsidP="00044BAC">
            <w:pPr>
              <w:jc w:val="center"/>
              <w:rPr>
                <w:rFonts w:eastAsia="Times New Roman" w:cstheme="minorHAnsi"/>
                <w:color w:val="000000"/>
                <w:lang w:eastAsia="en-IN"/>
              </w:rPr>
            </w:pPr>
            <w:bookmarkStart w:id="60" w:name="_Hlk94275943"/>
            <w:r w:rsidRPr="00173821">
              <w:rPr>
                <w:rFonts w:eastAsia="Times New Roman" w:cstheme="minorHAnsi"/>
                <w:color w:val="000000"/>
                <w:lang w:eastAsia="en-IN"/>
              </w:rPr>
              <w:t>Max Length</w:t>
            </w:r>
          </w:p>
        </w:tc>
        <w:tc>
          <w:tcPr>
            <w:tcW w:w="950" w:type="dxa"/>
            <w:noWrap/>
            <w:hideMark/>
          </w:tcPr>
          <w:p w14:paraId="52119599"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07A4E62E" w14:textId="3B933502"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600</w:t>
            </w:r>
          </w:p>
        </w:tc>
      </w:tr>
      <w:tr w:rsidR="00975BF0" w:rsidRPr="00173821" w14:paraId="6804E013"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31ACD54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Width</w:t>
            </w:r>
          </w:p>
        </w:tc>
        <w:tc>
          <w:tcPr>
            <w:tcW w:w="950" w:type="dxa"/>
            <w:noWrap/>
            <w:hideMark/>
          </w:tcPr>
          <w:p w14:paraId="4E7DBC0F"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48A4740D" w14:textId="07A83FC1"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400</w:t>
            </w:r>
          </w:p>
        </w:tc>
      </w:tr>
      <w:tr w:rsidR="00975BF0" w:rsidRPr="00173821" w14:paraId="30ED8F1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153270"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Height</w:t>
            </w:r>
          </w:p>
        </w:tc>
        <w:tc>
          <w:tcPr>
            <w:tcW w:w="950" w:type="dxa"/>
            <w:noWrap/>
            <w:hideMark/>
          </w:tcPr>
          <w:p w14:paraId="2E3CBDFE"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B5181CD" w14:textId="26EA0FBF" w:rsidR="00975BF0" w:rsidRPr="00453EEE" w:rsidRDefault="00453EEE"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300</w:t>
            </w:r>
          </w:p>
        </w:tc>
      </w:tr>
      <w:tr w:rsidR="00975BF0" w:rsidRPr="00173821" w14:paraId="29A663AB"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2496EAFA"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Max Weight</w:t>
            </w:r>
          </w:p>
        </w:tc>
        <w:tc>
          <w:tcPr>
            <w:tcW w:w="950" w:type="dxa"/>
            <w:noWrap/>
            <w:hideMark/>
          </w:tcPr>
          <w:p w14:paraId="4CC1443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Kg</w:t>
            </w:r>
          </w:p>
        </w:tc>
        <w:tc>
          <w:tcPr>
            <w:tcW w:w="2730" w:type="dxa"/>
            <w:noWrap/>
            <w:hideMark/>
          </w:tcPr>
          <w:p w14:paraId="2D622807" w14:textId="4F405AE8" w:rsidR="00975BF0" w:rsidRPr="00453EEE" w:rsidRDefault="00453EEE"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10</w:t>
            </w:r>
          </w:p>
        </w:tc>
      </w:tr>
      <w:tr w:rsidR="00975BF0" w:rsidRPr="00173821" w14:paraId="110B4CAF" w14:textId="77777777" w:rsidTr="00E743C6">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2260" w:type="dxa"/>
            <w:noWrap/>
            <w:hideMark/>
          </w:tcPr>
          <w:p w14:paraId="6F4A69C4"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length</w:t>
            </w:r>
          </w:p>
        </w:tc>
        <w:tc>
          <w:tcPr>
            <w:tcW w:w="950" w:type="dxa"/>
            <w:noWrap/>
            <w:hideMark/>
          </w:tcPr>
          <w:p w14:paraId="14C86B75"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67CF26AB" w14:textId="77777777" w:rsidR="00975BF0" w:rsidRPr="00453EEE"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3FD308C8"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798991E3"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Width</w:t>
            </w:r>
          </w:p>
        </w:tc>
        <w:tc>
          <w:tcPr>
            <w:tcW w:w="950" w:type="dxa"/>
            <w:noWrap/>
            <w:hideMark/>
          </w:tcPr>
          <w:p w14:paraId="2DAEBA23"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2327902E" w14:textId="77777777" w:rsidR="00975BF0" w:rsidRPr="00453EEE"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tr w:rsidR="00975BF0" w:rsidRPr="00173821" w14:paraId="783D2365" w14:textId="77777777" w:rsidTr="00E743C6">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2260" w:type="dxa"/>
            <w:noWrap/>
            <w:hideMark/>
          </w:tcPr>
          <w:p w14:paraId="1E04B2DB"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Min Height</w:t>
            </w:r>
          </w:p>
        </w:tc>
        <w:tc>
          <w:tcPr>
            <w:tcW w:w="950" w:type="dxa"/>
            <w:noWrap/>
            <w:hideMark/>
          </w:tcPr>
          <w:p w14:paraId="354E3900" w14:textId="77777777" w:rsidR="00975BF0" w:rsidRPr="00173821" w:rsidRDefault="00975BF0"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mm</w:t>
            </w:r>
          </w:p>
        </w:tc>
        <w:tc>
          <w:tcPr>
            <w:tcW w:w="2730" w:type="dxa"/>
            <w:noWrap/>
            <w:hideMark/>
          </w:tcPr>
          <w:p w14:paraId="14ED8CBE" w14:textId="5C282A1B" w:rsidR="00975BF0" w:rsidRPr="00453EEE" w:rsidRDefault="00EB17B7" w:rsidP="00044BA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3</w:t>
            </w:r>
          </w:p>
        </w:tc>
      </w:tr>
      <w:tr w:rsidR="00975BF0" w:rsidRPr="00173821" w14:paraId="62682E8E" w14:textId="77777777" w:rsidTr="00E743C6">
        <w:trPr>
          <w:trHeight w:val="346"/>
        </w:trPr>
        <w:tc>
          <w:tcPr>
            <w:cnfStyle w:val="001000000000" w:firstRow="0" w:lastRow="0" w:firstColumn="1" w:lastColumn="0" w:oddVBand="0" w:evenVBand="0" w:oddHBand="0" w:evenHBand="0" w:firstRowFirstColumn="0" w:firstRowLastColumn="0" w:lastRowFirstColumn="0" w:lastRowLastColumn="0"/>
            <w:tcW w:w="2260" w:type="dxa"/>
            <w:noWrap/>
          </w:tcPr>
          <w:p w14:paraId="5C83D9BE" w14:textId="77777777" w:rsidR="00975BF0" w:rsidRPr="00173821" w:rsidRDefault="00975BF0" w:rsidP="00044BAC">
            <w:pPr>
              <w:jc w:val="center"/>
              <w:rPr>
                <w:rFonts w:eastAsia="Times New Roman" w:cstheme="minorHAnsi"/>
                <w:color w:val="000000"/>
                <w:lang w:eastAsia="en-IN"/>
              </w:rPr>
            </w:pPr>
            <w:r w:rsidRPr="00173821">
              <w:rPr>
                <w:rFonts w:eastAsia="Times New Roman" w:cstheme="minorHAnsi"/>
                <w:color w:val="000000"/>
                <w:lang w:eastAsia="en-IN"/>
              </w:rPr>
              <w:t xml:space="preserve">Min Weight </w:t>
            </w:r>
          </w:p>
        </w:tc>
        <w:tc>
          <w:tcPr>
            <w:tcW w:w="950" w:type="dxa"/>
            <w:noWrap/>
          </w:tcPr>
          <w:p w14:paraId="49453832" w14:textId="77777777" w:rsidR="00975BF0" w:rsidRPr="00173821" w:rsidRDefault="00975BF0"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73821">
              <w:rPr>
                <w:rFonts w:eastAsia="Times New Roman" w:cstheme="minorHAnsi"/>
                <w:color w:val="000000"/>
                <w:lang w:eastAsia="en-IN"/>
              </w:rPr>
              <w:t>gm</w:t>
            </w:r>
          </w:p>
        </w:tc>
        <w:tc>
          <w:tcPr>
            <w:tcW w:w="2730" w:type="dxa"/>
            <w:noWrap/>
          </w:tcPr>
          <w:p w14:paraId="7F89BEC3" w14:textId="6021D0FC" w:rsidR="00975BF0" w:rsidRPr="00453EEE" w:rsidRDefault="00614528" w:rsidP="00044BA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453EEE">
              <w:rPr>
                <w:rFonts w:eastAsia="Times New Roman" w:cstheme="minorHAnsi"/>
                <w:color w:val="000000"/>
                <w:lang w:eastAsia="en-IN"/>
              </w:rPr>
              <w:t>100</w:t>
            </w:r>
          </w:p>
        </w:tc>
      </w:tr>
      <w:bookmarkEnd w:id="60"/>
    </w:tbl>
    <w:p w14:paraId="51CEF732"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28C06EB4" w14:textId="6A11A2E1" w:rsidR="00975BF0" w:rsidRPr="000509BB"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r w:rsidRPr="000509BB">
        <w:rPr>
          <w:rFonts w:ascii="Calibri" w:eastAsia="SimSun" w:hAnsi="Calibri" w:cs="Calibri"/>
          <w:b/>
          <w:bCs/>
          <w:color w:val="323E4F" w:themeColor="text2" w:themeShade="BF"/>
          <w:sz w:val="24"/>
          <w:szCs w:val="24"/>
          <w:lang w:val="en-GB" w:eastAsia="zh-CN"/>
        </w:rPr>
        <w:t xml:space="preserve">   </w:t>
      </w:r>
      <w:bookmarkStart w:id="61" w:name="_Toc137923531"/>
      <w:bookmarkStart w:id="62" w:name="_Toc145535592"/>
      <w:r w:rsidR="00FE7C50">
        <w:rPr>
          <w:rFonts w:ascii="Calibri" w:eastAsia="SimSun" w:hAnsi="Calibri" w:cs="Calibri"/>
          <w:b/>
          <w:bCs/>
          <w:color w:val="323E4F" w:themeColor="text2" w:themeShade="BF"/>
          <w:sz w:val="24"/>
          <w:szCs w:val="24"/>
          <w:lang w:val="en-GB" w:eastAsia="zh-CN"/>
        </w:rPr>
        <w:t>Shipment</w:t>
      </w:r>
      <w:r w:rsidRPr="000509BB">
        <w:rPr>
          <w:rFonts w:ascii="Calibri" w:eastAsia="SimSun" w:hAnsi="Calibri" w:cs="Calibri"/>
          <w:b/>
          <w:bCs/>
          <w:color w:val="323E4F" w:themeColor="text2" w:themeShade="BF"/>
          <w:sz w:val="24"/>
          <w:szCs w:val="24"/>
          <w:lang w:val="en-GB" w:eastAsia="zh-CN"/>
        </w:rPr>
        <w:t>s to be loaded on Sorter shall have the following characteristics:</w:t>
      </w:r>
      <w:bookmarkEnd w:id="61"/>
      <w:bookmarkEnd w:id="62"/>
    </w:p>
    <w:p w14:paraId="7963BE23"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02824140"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Centre of Gravity of item must not move during conveyance or sorting.</w:t>
      </w:r>
    </w:p>
    <w:p w14:paraId="5A0DE387" w14:textId="0FF473B5"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Item must not have magnetic content, otherwise behavior of </w:t>
      </w:r>
      <w:r w:rsidR="00FE7C50">
        <w:rPr>
          <w:rFonts w:cstheme="minorHAnsi"/>
          <w:color w:val="000000"/>
        </w:rPr>
        <w:t>shipment</w:t>
      </w:r>
      <w:r w:rsidRPr="00173821">
        <w:rPr>
          <w:rFonts w:cstheme="minorHAnsi"/>
          <w:color w:val="000000"/>
        </w:rPr>
        <w:t xml:space="preserve"> cannot be guaranteed.</w:t>
      </w:r>
    </w:p>
    <w:p w14:paraId="61DEA37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Liquid or fragile material, to avoid breaking, spillage or leakage, such as wine bottles, metal cans of paint are designated as non- conveyable items.</w:t>
      </w:r>
    </w:p>
    <w:p w14:paraId="3532BD0A" w14:textId="2F1EF652" w:rsidR="00975BF0" w:rsidRPr="00173821" w:rsidRDefault="00FE7C50" w:rsidP="00975BF0">
      <w:pPr>
        <w:pStyle w:val="ListParagraph"/>
        <w:numPr>
          <w:ilvl w:val="0"/>
          <w:numId w:val="1"/>
        </w:numPr>
        <w:autoSpaceDE w:val="0"/>
        <w:autoSpaceDN w:val="0"/>
        <w:adjustRightInd w:val="0"/>
        <w:spacing w:after="0" w:line="240" w:lineRule="auto"/>
        <w:rPr>
          <w:rFonts w:cstheme="minorHAnsi"/>
          <w:color w:val="000000"/>
        </w:rPr>
      </w:pPr>
      <w:r>
        <w:rPr>
          <w:rFonts w:cstheme="minorHAnsi"/>
          <w:color w:val="000000"/>
        </w:rPr>
        <w:t>Shipment</w:t>
      </w:r>
      <w:r w:rsidR="00975BF0" w:rsidRPr="00173821">
        <w:rPr>
          <w:rFonts w:cstheme="minorHAnsi"/>
          <w:color w:val="000000"/>
        </w:rPr>
        <w:t>s shall be perfectly and safely packaged: protrusion or open surfaces are not allowed.</w:t>
      </w:r>
    </w:p>
    <w:p w14:paraId="768AFF2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Plastic ropes shall be perfectly adherent to the surface of the package.</w:t>
      </w:r>
    </w:p>
    <w:p w14:paraId="4D6C3352"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items with the risk of being damaged during the transport on an automatic sorting system or</w:t>
      </w:r>
    </w:p>
    <w:p w14:paraId="4AF99FD7" w14:textId="77777777" w:rsidR="00975BF0" w:rsidRPr="00173821" w:rsidRDefault="00975BF0" w:rsidP="00975BF0">
      <w:pPr>
        <w:autoSpaceDE w:val="0"/>
        <w:autoSpaceDN w:val="0"/>
        <w:adjustRightInd w:val="0"/>
        <w:spacing w:after="0" w:line="240" w:lineRule="auto"/>
        <w:ind w:left="450"/>
        <w:rPr>
          <w:rFonts w:cstheme="minorHAnsi"/>
          <w:color w:val="000000"/>
        </w:rPr>
      </w:pPr>
      <w:r w:rsidRPr="00173821">
        <w:rPr>
          <w:rFonts w:cstheme="minorHAnsi"/>
          <w:color w:val="000000"/>
        </w:rPr>
        <w:t>damaging the sorting system.  They must be robust enough to avoid disintegration of container material and loose of contents in the sorting process.</w:t>
      </w:r>
    </w:p>
    <w:p w14:paraId="6575C6C8"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 packaging shall have enough grip to be handled on the belts during the acceleration and</w:t>
      </w:r>
    </w:p>
    <w:p w14:paraId="7257D207" w14:textId="77777777" w:rsidR="00975BF0" w:rsidRPr="00173821" w:rsidRDefault="00975BF0" w:rsidP="00975BF0">
      <w:pPr>
        <w:autoSpaceDE w:val="0"/>
        <w:autoSpaceDN w:val="0"/>
        <w:adjustRightInd w:val="0"/>
        <w:spacing w:after="0" w:line="240" w:lineRule="auto"/>
        <w:ind w:firstLine="450"/>
        <w:rPr>
          <w:rFonts w:cstheme="minorHAnsi"/>
          <w:color w:val="000000"/>
        </w:rPr>
      </w:pPr>
      <w:r w:rsidRPr="00173821">
        <w:rPr>
          <w:rFonts w:cstheme="minorHAnsi"/>
          <w:color w:val="000000"/>
        </w:rPr>
        <w:t>referencing phases.</w:t>
      </w:r>
    </w:p>
    <w:p w14:paraId="2E213B8C"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Items shall not have slippery surfaces and must be able to withstand acceleration of the items on the belt during the start-stop phases (accelerations up to 0.5 g shall be assured without any sliding or tumbling of the items on the belt conveyor).</w:t>
      </w:r>
    </w:p>
    <w:p w14:paraId="4BF63E01" w14:textId="1379EE42"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 xml:space="preserve">The </w:t>
      </w:r>
      <w:r w:rsidR="00FE7C50">
        <w:rPr>
          <w:rFonts w:cstheme="minorHAnsi"/>
          <w:color w:val="000000"/>
        </w:rPr>
        <w:t>shipment</w:t>
      </w:r>
      <w:r w:rsidRPr="00173821">
        <w:rPr>
          <w:rFonts w:cstheme="minorHAnsi"/>
          <w:color w:val="000000"/>
        </w:rPr>
        <w:t>s must have at least one flat and regular surface providing enough stability during conveyance.</w:t>
      </w:r>
    </w:p>
    <w:p w14:paraId="40B58587" w14:textId="77777777" w:rsidR="00975BF0" w:rsidRPr="00173821"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shapes are permitted except spherical, cylindrical, or alike unstable items &amp; shapes.</w:t>
      </w:r>
    </w:p>
    <w:p w14:paraId="0ED06BBB" w14:textId="77777777" w:rsidR="00975BF0" w:rsidRDefault="00975BF0" w:rsidP="00975BF0">
      <w:pPr>
        <w:pStyle w:val="ListParagraph"/>
        <w:numPr>
          <w:ilvl w:val="0"/>
          <w:numId w:val="1"/>
        </w:numPr>
        <w:autoSpaceDE w:val="0"/>
        <w:autoSpaceDN w:val="0"/>
        <w:adjustRightInd w:val="0"/>
        <w:spacing w:after="0" w:line="240" w:lineRule="auto"/>
        <w:rPr>
          <w:rFonts w:cstheme="minorHAnsi"/>
          <w:color w:val="000000"/>
        </w:rPr>
      </w:pPr>
      <w:r w:rsidRPr="00173821">
        <w:rPr>
          <w:rFonts w:cstheme="minorHAnsi"/>
          <w:color w:val="000000"/>
        </w:rPr>
        <w:t>All usual packaging materials are permitted (including paper, carton, plastics, plastic foil, rope, tape, textile, and wood)</w:t>
      </w:r>
    </w:p>
    <w:p w14:paraId="04F5B0AE" w14:textId="77777777" w:rsidR="000D3F26" w:rsidRDefault="000D3F26" w:rsidP="000D3F26">
      <w:pPr>
        <w:pStyle w:val="ListParagraph"/>
        <w:autoSpaceDE w:val="0"/>
        <w:autoSpaceDN w:val="0"/>
        <w:adjustRightInd w:val="0"/>
        <w:spacing w:after="0" w:line="240" w:lineRule="auto"/>
        <w:ind w:left="450"/>
        <w:rPr>
          <w:rFonts w:cstheme="minorHAnsi"/>
          <w:color w:val="000000"/>
        </w:rPr>
      </w:pPr>
    </w:p>
    <w:p w14:paraId="53C59519" w14:textId="77777777" w:rsidR="000D3F26" w:rsidRPr="00173821" w:rsidRDefault="000D3F26" w:rsidP="000D3F26">
      <w:pPr>
        <w:pStyle w:val="ListParagraph"/>
        <w:autoSpaceDE w:val="0"/>
        <w:autoSpaceDN w:val="0"/>
        <w:adjustRightInd w:val="0"/>
        <w:spacing w:after="0" w:line="240" w:lineRule="auto"/>
        <w:ind w:left="450"/>
        <w:rPr>
          <w:rFonts w:cstheme="minorHAnsi"/>
          <w:color w:val="000000"/>
        </w:rPr>
      </w:pPr>
    </w:p>
    <w:p w14:paraId="6CC196AF" w14:textId="77777777" w:rsidR="00975BF0" w:rsidRDefault="00975BF0" w:rsidP="00975BF0">
      <w:pPr>
        <w:autoSpaceDE w:val="0"/>
        <w:autoSpaceDN w:val="0"/>
        <w:adjustRightInd w:val="0"/>
        <w:spacing w:after="0" w:line="240" w:lineRule="auto"/>
        <w:rPr>
          <w:rFonts w:ascii="Arial" w:hAnsi="Arial" w:cs="Arial"/>
          <w:color w:val="000000"/>
        </w:rPr>
      </w:pPr>
    </w:p>
    <w:p w14:paraId="7846470C" w14:textId="77777777" w:rsidR="002B5303" w:rsidRPr="00F0038F" w:rsidRDefault="002B5303" w:rsidP="00975BF0">
      <w:pPr>
        <w:autoSpaceDE w:val="0"/>
        <w:autoSpaceDN w:val="0"/>
        <w:adjustRightInd w:val="0"/>
        <w:spacing w:after="0" w:line="240" w:lineRule="auto"/>
        <w:rPr>
          <w:rFonts w:ascii="Arial" w:hAnsi="Arial" w:cs="Arial"/>
          <w:color w:val="000000"/>
        </w:rPr>
      </w:pPr>
    </w:p>
    <w:p w14:paraId="59BEA8CA" w14:textId="2F8ABD2A" w:rsidR="00975BF0" w:rsidRPr="000509BB" w:rsidRDefault="00FE7C5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63" w:name="_Toc137923532"/>
      <w:bookmarkStart w:id="64" w:name="_Toc145535593"/>
      <w:r>
        <w:rPr>
          <w:rFonts w:ascii="Calibri" w:eastAsia="SimSun" w:hAnsi="Calibri" w:cs="Calibri"/>
          <w:b/>
          <w:bCs/>
          <w:color w:val="323E4F" w:themeColor="text2" w:themeShade="BF"/>
          <w:sz w:val="24"/>
          <w:szCs w:val="24"/>
          <w:lang w:val="en-GB" w:eastAsia="zh-CN"/>
        </w:rPr>
        <w:lastRenderedPageBreak/>
        <w:t>Shipment</w:t>
      </w:r>
      <w:r w:rsidR="00975BF0" w:rsidRPr="000509BB">
        <w:rPr>
          <w:rFonts w:ascii="Calibri" w:eastAsia="SimSun" w:hAnsi="Calibri" w:cs="Calibri"/>
          <w:b/>
          <w:bCs/>
          <w:color w:val="323E4F" w:themeColor="text2" w:themeShade="BF"/>
          <w:sz w:val="24"/>
          <w:szCs w:val="24"/>
          <w:lang w:val="en-GB" w:eastAsia="zh-CN"/>
        </w:rPr>
        <w:t xml:space="preserve"> not loadable on the sorter</w:t>
      </w:r>
      <w:bookmarkEnd w:id="63"/>
      <w:bookmarkEnd w:id="64"/>
    </w:p>
    <w:p w14:paraId="025E38E9" w14:textId="77777777" w:rsidR="00975BF0" w:rsidRPr="00F0038F" w:rsidRDefault="00975BF0" w:rsidP="00975BF0">
      <w:pPr>
        <w:autoSpaceDE w:val="0"/>
        <w:autoSpaceDN w:val="0"/>
        <w:adjustRightInd w:val="0"/>
        <w:spacing w:after="0" w:line="240" w:lineRule="auto"/>
        <w:rPr>
          <w:rFonts w:ascii="Arial" w:hAnsi="Arial" w:cs="Arial"/>
          <w:b/>
          <w:bCs/>
          <w:color w:val="000000"/>
        </w:rPr>
      </w:pPr>
    </w:p>
    <w:p w14:paraId="73B9E8DB" w14:textId="77777777" w:rsidR="00975BF0" w:rsidRPr="00173821" w:rsidRDefault="00975BF0" w:rsidP="00975BF0">
      <w:pPr>
        <w:autoSpaceDE w:val="0"/>
        <w:autoSpaceDN w:val="0"/>
        <w:adjustRightInd w:val="0"/>
        <w:spacing w:after="0" w:line="240" w:lineRule="auto"/>
        <w:rPr>
          <w:rFonts w:cstheme="minorHAnsi"/>
          <w:color w:val="000000"/>
        </w:rPr>
      </w:pPr>
      <w:r w:rsidRPr="00173821">
        <w:rPr>
          <w:rFonts w:cstheme="minorHAnsi"/>
          <w:color w:val="000000"/>
        </w:rPr>
        <w:t>All products that are not within the range as described here, are considered non- conveyable products, and must be taken out of the main sorter flow by the operators.</w:t>
      </w:r>
    </w:p>
    <w:p w14:paraId="3E270BD4" w14:textId="77777777" w:rsidR="00975BF0" w:rsidRPr="00173821" w:rsidRDefault="00975BF0" w:rsidP="00975BF0">
      <w:pPr>
        <w:autoSpaceDE w:val="0"/>
        <w:autoSpaceDN w:val="0"/>
        <w:adjustRightInd w:val="0"/>
        <w:spacing w:after="0" w:line="240" w:lineRule="auto"/>
        <w:rPr>
          <w:rFonts w:cstheme="minorHAnsi"/>
          <w:color w:val="000000"/>
        </w:rPr>
      </w:pPr>
    </w:p>
    <w:p w14:paraId="7AFD8E91" w14:textId="1681DFA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Unstable items with a risk to roll or tumble on the sorting system, such as spherical or cylindrical </w:t>
      </w:r>
      <w:r w:rsidR="00F04D93" w:rsidRPr="00173821">
        <w:rPr>
          <w:rFonts w:cstheme="minorHAnsi"/>
          <w:color w:val="000000"/>
        </w:rPr>
        <w:t>items.</w:t>
      </w:r>
    </w:p>
    <w:p w14:paraId="6C5346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a spherical or cylindrical shape.</w:t>
      </w:r>
    </w:p>
    <w:p w14:paraId="51C8CB4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are packed in material that can damage the conveyors or the sorter.</w:t>
      </w:r>
    </w:p>
    <w:p w14:paraId="1F2B3F55" w14:textId="411357BB"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sharp points (</w:t>
      </w:r>
      <w:r w:rsidR="00F04D93" w:rsidRPr="00173821">
        <w:rPr>
          <w:rFonts w:cstheme="minorHAnsi"/>
          <w:color w:val="000000"/>
        </w:rPr>
        <w:t>e.g.,</w:t>
      </w:r>
      <w:r w:rsidRPr="00173821">
        <w:rPr>
          <w:rFonts w:cstheme="minorHAnsi"/>
          <w:color w:val="000000"/>
        </w:rPr>
        <w:t xml:space="preserve"> Nails) or sharp edges, that can damage the conveyors or the sorter.</w:t>
      </w:r>
    </w:p>
    <w:p w14:paraId="59295FDE" w14:textId="0CEC076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 xml:space="preserve">Fragile </w:t>
      </w:r>
      <w:r w:rsidR="00FE7C50">
        <w:rPr>
          <w:rFonts w:cstheme="minorHAnsi"/>
          <w:color w:val="000000"/>
        </w:rPr>
        <w:t>shipment</w:t>
      </w:r>
      <w:r w:rsidRPr="00173821">
        <w:rPr>
          <w:rFonts w:cstheme="minorHAnsi"/>
          <w:color w:val="000000"/>
        </w:rPr>
        <w:t xml:space="preserve">s with contents not sufficiently </w:t>
      </w:r>
      <w:r w:rsidR="00F04D93" w:rsidRPr="00173821">
        <w:rPr>
          <w:rFonts w:cstheme="minorHAnsi"/>
          <w:color w:val="000000"/>
        </w:rPr>
        <w:t>secured.</w:t>
      </w:r>
    </w:p>
    <w:p w14:paraId="234FA623"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that have been classified as dangerous are designated.</w:t>
      </w:r>
    </w:p>
    <w:p w14:paraId="41A5421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Wet items are designated.</w:t>
      </w:r>
    </w:p>
    <w:p w14:paraId="7BE4463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anti-slip treatment.</w:t>
      </w:r>
    </w:p>
    <w:p w14:paraId="7F67779C"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protruding parts.</w:t>
      </w:r>
    </w:p>
    <w:p w14:paraId="3F6499C7"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Items with sharp edges.</w:t>
      </w:r>
    </w:p>
    <w:p w14:paraId="116C35BF"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Inadequately packed items that could be damaged during automatic transportation.</w:t>
      </w:r>
    </w:p>
    <w:p w14:paraId="7F569AAD"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Electrostatically loaded items.</w:t>
      </w:r>
    </w:p>
    <w:p w14:paraId="3878EB30" w14:textId="77777777" w:rsidR="00975BF0" w:rsidRPr="00173821" w:rsidRDefault="00975BF0">
      <w:pPr>
        <w:pStyle w:val="ListParagraph"/>
        <w:numPr>
          <w:ilvl w:val="0"/>
          <w:numId w:val="14"/>
        </w:numPr>
        <w:autoSpaceDE w:val="0"/>
        <w:autoSpaceDN w:val="0"/>
        <w:adjustRightInd w:val="0"/>
        <w:spacing w:after="0" w:line="240" w:lineRule="auto"/>
        <w:rPr>
          <w:rFonts w:cstheme="minorHAnsi"/>
          <w:color w:val="000000"/>
        </w:rPr>
      </w:pPr>
      <w:r w:rsidRPr="00173821">
        <w:rPr>
          <w:rFonts w:cstheme="minorHAnsi"/>
          <w:color w:val="000000"/>
        </w:rPr>
        <w:t>Loose parts on loads and load carriers, such as adhesive tape, stickers, slips of paper, straps, wrap foil etc. are designated as non- conveyable items.</w:t>
      </w:r>
    </w:p>
    <w:p w14:paraId="11E37286" w14:textId="77777777" w:rsidR="00975BF0" w:rsidRDefault="00975BF0" w:rsidP="00975BF0">
      <w:pPr>
        <w:autoSpaceDE w:val="0"/>
        <w:autoSpaceDN w:val="0"/>
        <w:adjustRightInd w:val="0"/>
        <w:spacing w:after="0" w:line="240" w:lineRule="auto"/>
        <w:rPr>
          <w:rFonts w:ascii="Arial" w:hAnsi="Arial" w:cs="Arial"/>
          <w:b/>
          <w:bCs/>
          <w:color w:val="002060"/>
          <w:sz w:val="24"/>
          <w:szCs w:val="24"/>
        </w:rPr>
      </w:pPr>
    </w:p>
    <w:p w14:paraId="06758F65"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210E5F3B" w14:textId="77777777" w:rsidR="00560035" w:rsidRDefault="00560035" w:rsidP="00975BF0">
      <w:pPr>
        <w:autoSpaceDE w:val="0"/>
        <w:autoSpaceDN w:val="0"/>
        <w:adjustRightInd w:val="0"/>
        <w:spacing w:after="0" w:line="240" w:lineRule="auto"/>
        <w:rPr>
          <w:rFonts w:ascii="Arial" w:hAnsi="Arial" w:cs="Arial"/>
          <w:b/>
          <w:bCs/>
          <w:color w:val="002060"/>
          <w:sz w:val="24"/>
          <w:szCs w:val="24"/>
        </w:rPr>
      </w:pPr>
    </w:p>
    <w:p w14:paraId="12F81154"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DCDE7EC"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2F88239"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397A286"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71421565" w14:textId="77777777" w:rsidR="00173821" w:rsidRDefault="00173821" w:rsidP="00975BF0">
      <w:pPr>
        <w:autoSpaceDE w:val="0"/>
        <w:autoSpaceDN w:val="0"/>
        <w:adjustRightInd w:val="0"/>
        <w:spacing w:after="0" w:line="240" w:lineRule="auto"/>
        <w:rPr>
          <w:rFonts w:ascii="Arial" w:hAnsi="Arial" w:cs="Arial"/>
          <w:b/>
          <w:bCs/>
          <w:color w:val="002060"/>
          <w:sz w:val="24"/>
          <w:szCs w:val="24"/>
        </w:rPr>
      </w:pPr>
    </w:p>
    <w:p w14:paraId="65CF3963" w14:textId="43F818F2" w:rsidR="00173821" w:rsidRPr="00781493" w:rsidRDefault="00975BF0">
      <w:pPr>
        <w:pStyle w:val="Heading1"/>
        <w:numPr>
          <w:ilvl w:val="1"/>
          <w:numId w:val="12"/>
        </w:numPr>
        <w:ind w:left="142" w:hanging="142"/>
        <w:rPr>
          <w:rFonts w:ascii="Calibri" w:eastAsia="SimSun" w:hAnsi="Calibri" w:cs="Calibri"/>
          <w:b/>
          <w:bCs/>
          <w:color w:val="323E4F" w:themeColor="text2" w:themeShade="BF"/>
          <w:sz w:val="24"/>
          <w:szCs w:val="24"/>
          <w:lang w:val="en-GB" w:eastAsia="zh-CN"/>
        </w:rPr>
      </w:pPr>
      <w:bookmarkStart w:id="65" w:name="_Toc137923533"/>
      <w:bookmarkStart w:id="66" w:name="_Toc145535594"/>
      <w:r w:rsidRPr="00781493">
        <w:rPr>
          <w:rFonts w:ascii="Calibri" w:eastAsia="SimSun" w:hAnsi="Calibri" w:cs="Calibri"/>
          <w:b/>
          <w:bCs/>
          <w:color w:val="323E4F" w:themeColor="text2" w:themeShade="BF"/>
          <w:sz w:val="24"/>
          <w:szCs w:val="24"/>
          <w:lang w:val="en-GB" w:eastAsia="zh-CN"/>
        </w:rPr>
        <w:lastRenderedPageBreak/>
        <w:t xml:space="preserve">Pictures of Sortable </w:t>
      </w:r>
      <w:r w:rsidR="00FE7C50">
        <w:rPr>
          <w:rFonts w:ascii="Calibri" w:eastAsia="SimSun" w:hAnsi="Calibri" w:cs="Calibri"/>
          <w:b/>
          <w:bCs/>
          <w:color w:val="323E4F" w:themeColor="text2" w:themeShade="BF"/>
          <w:sz w:val="24"/>
          <w:szCs w:val="24"/>
          <w:lang w:val="en-GB" w:eastAsia="zh-CN"/>
        </w:rPr>
        <w:t>Shipment</w:t>
      </w:r>
      <w:r w:rsidRPr="00781493">
        <w:rPr>
          <w:rFonts w:ascii="Calibri" w:eastAsia="SimSun" w:hAnsi="Calibri" w:cs="Calibri"/>
          <w:b/>
          <w:bCs/>
          <w:color w:val="323E4F" w:themeColor="text2" w:themeShade="BF"/>
          <w:sz w:val="24"/>
          <w:szCs w:val="24"/>
          <w:lang w:val="en-GB" w:eastAsia="zh-CN"/>
        </w:rPr>
        <w:t>s</w:t>
      </w:r>
      <w:bookmarkEnd w:id="65"/>
      <w:bookmarkEnd w:id="66"/>
      <w:r w:rsidRPr="00781493">
        <w:rPr>
          <w:rFonts w:ascii="Calibri" w:eastAsia="SimSun" w:hAnsi="Calibri" w:cs="Calibri"/>
          <w:b/>
          <w:bCs/>
          <w:color w:val="323E4F" w:themeColor="text2" w:themeShade="BF"/>
          <w:sz w:val="24"/>
          <w:szCs w:val="24"/>
          <w:lang w:val="en-GB" w:eastAsia="zh-CN"/>
        </w:rPr>
        <w:t xml:space="preserve"> </w:t>
      </w:r>
    </w:p>
    <w:p w14:paraId="5713E997" w14:textId="77777777" w:rsidR="00975BF0" w:rsidRPr="00F0038F" w:rsidRDefault="00975BF0" w:rsidP="00173821">
      <w:pPr>
        <w:autoSpaceDE w:val="0"/>
        <w:autoSpaceDN w:val="0"/>
        <w:adjustRightInd w:val="0"/>
        <w:spacing w:after="0" w:line="240" w:lineRule="auto"/>
        <w:jc w:val="center"/>
        <w:rPr>
          <w:rFonts w:ascii="Arial" w:hAnsi="Arial" w:cs="Arial"/>
          <w:b/>
          <w:bCs/>
          <w:color w:val="002060"/>
          <w:sz w:val="24"/>
          <w:szCs w:val="24"/>
        </w:rPr>
      </w:pPr>
      <w:r w:rsidRPr="00F0038F">
        <w:rPr>
          <w:rFonts w:ascii="Arial" w:hAnsi="Arial" w:cs="Arial"/>
          <w:noProof/>
          <w:lang w:eastAsia="en-IN"/>
        </w:rPr>
        <w:drawing>
          <wp:inline distT="0" distB="0" distL="0" distR="0" wp14:anchorId="13DE2C2F" wp14:editId="2366E72E">
            <wp:extent cx="5719760" cy="7810500"/>
            <wp:effectExtent l="0" t="0" r="0" b="0"/>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767927" cy="7876273"/>
                    </a:xfrm>
                    <a:prstGeom prst="rect">
                      <a:avLst/>
                    </a:prstGeom>
                  </pic:spPr>
                </pic:pic>
              </a:graphicData>
            </a:graphic>
          </wp:inline>
        </w:drawing>
      </w:r>
    </w:p>
    <w:p w14:paraId="31F53D4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283D2E4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4E243C71"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F2FAA2B" w14:textId="77777777" w:rsidR="00975BF0" w:rsidRPr="00F0038F" w:rsidRDefault="00975BF0" w:rsidP="00975BF0">
      <w:pPr>
        <w:autoSpaceDE w:val="0"/>
        <w:autoSpaceDN w:val="0"/>
        <w:adjustRightInd w:val="0"/>
        <w:spacing w:after="0" w:line="240" w:lineRule="auto"/>
        <w:rPr>
          <w:rFonts w:ascii="Arial" w:hAnsi="Arial" w:cs="Arial"/>
          <w:b/>
          <w:bCs/>
          <w:color w:val="002060"/>
          <w:sz w:val="24"/>
          <w:szCs w:val="24"/>
        </w:rPr>
      </w:pPr>
    </w:p>
    <w:p w14:paraId="57B3958D" w14:textId="6DACC1B3" w:rsidR="00C45790" w:rsidRPr="00781493" w:rsidRDefault="00C45790">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67" w:name="_Toc145535595"/>
      <w:r w:rsidRPr="00781493">
        <w:rPr>
          <w:rFonts w:ascii="Calibri" w:eastAsia="SimSun" w:hAnsi="Calibri" w:cs="Calibri"/>
          <w:b/>
          <w:bCs/>
          <w:color w:val="323E4F" w:themeColor="text2" w:themeShade="BF"/>
          <w:sz w:val="28"/>
          <w:szCs w:val="28"/>
          <w:lang w:val="en-GB" w:eastAsia="zh-CN"/>
        </w:rPr>
        <w:lastRenderedPageBreak/>
        <w:t>Proposed System Description</w:t>
      </w:r>
      <w:bookmarkEnd w:id="15"/>
      <w:bookmarkEnd w:id="67"/>
    </w:p>
    <w:p w14:paraId="1F7D34DE" w14:textId="77777777" w:rsidR="00C45790" w:rsidRPr="00F0038F" w:rsidRDefault="00C45790" w:rsidP="00C45790">
      <w:pPr>
        <w:rPr>
          <w:rFonts w:ascii="Arial" w:hAnsi="Arial" w:cs="Arial"/>
          <w:lang w:val="en-GB" w:eastAsia="zh-CN"/>
        </w:rPr>
      </w:pPr>
    </w:p>
    <w:p w14:paraId="5666FB07" w14:textId="0B96897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sidRPr="00781493">
        <w:rPr>
          <w:rFonts w:ascii="Calibri" w:eastAsia="SimSun" w:hAnsi="Calibri" w:cs="Calibri"/>
          <w:b/>
          <w:bCs/>
          <w:color w:val="323E4F" w:themeColor="text2" w:themeShade="BF"/>
          <w:sz w:val="24"/>
          <w:szCs w:val="24"/>
          <w:lang w:val="en-GB" w:eastAsia="zh-CN"/>
        </w:rPr>
        <w:t xml:space="preserve"> </w:t>
      </w:r>
      <w:bookmarkStart w:id="68" w:name="_Toc40053400"/>
      <w:bookmarkStart w:id="69" w:name="_Toc145535596"/>
      <w:r w:rsidRPr="00781493">
        <w:rPr>
          <w:rFonts w:ascii="Calibri" w:eastAsia="SimSun" w:hAnsi="Calibri" w:cs="Calibri"/>
          <w:b/>
          <w:bCs/>
          <w:color w:val="323E4F" w:themeColor="text2" w:themeShade="BF"/>
          <w:sz w:val="24"/>
          <w:szCs w:val="24"/>
          <w:lang w:val="en-GB" w:eastAsia="zh-CN"/>
        </w:rPr>
        <w:t>Objective</w:t>
      </w:r>
      <w:bookmarkEnd w:id="68"/>
      <w:bookmarkEnd w:id="69"/>
    </w:p>
    <w:p w14:paraId="34E363C6" w14:textId="477E045C" w:rsidR="00F04D93" w:rsidRPr="00857A3F" w:rsidRDefault="00C62B77" w:rsidP="00F04D93">
      <w:pPr>
        <w:autoSpaceDE w:val="0"/>
        <w:autoSpaceDN w:val="0"/>
        <w:adjustRightInd w:val="0"/>
        <w:spacing w:after="0" w:line="240" w:lineRule="auto"/>
        <w:ind w:left="360"/>
        <w:rPr>
          <w:rFonts w:cstheme="minorHAnsi"/>
        </w:rPr>
      </w:pPr>
      <w:r w:rsidRPr="00173821">
        <w:rPr>
          <w:rFonts w:cstheme="minorHAnsi"/>
        </w:rPr>
        <w:t xml:space="preserve">The purpose of this proposal is to present the design, manufacturing, installation, </w:t>
      </w:r>
      <w:r w:rsidR="005F2789">
        <w:rPr>
          <w:rFonts w:cstheme="minorHAnsi"/>
        </w:rPr>
        <w:t>c</w:t>
      </w:r>
      <w:r w:rsidRPr="00173821">
        <w:rPr>
          <w:rFonts w:cstheme="minorHAnsi"/>
        </w:rPr>
        <w:t xml:space="preserve">ommissioning, </w:t>
      </w:r>
      <w:r w:rsidR="00705AEE" w:rsidRPr="00173821">
        <w:rPr>
          <w:rFonts w:cstheme="minorHAnsi"/>
        </w:rPr>
        <w:t>testing,</w:t>
      </w:r>
      <w:r w:rsidRPr="00173821">
        <w:rPr>
          <w:rFonts w:cstheme="minorHAnsi"/>
        </w:rPr>
        <w:t xml:space="preserve"> and acceptance testing of the Loop CBS for sorting </w:t>
      </w:r>
      <w:r w:rsidR="00BF01A9">
        <w:rPr>
          <w:rFonts w:cstheme="minorHAnsi"/>
        </w:rPr>
        <w:t>shipment as per Flipkart’s logic</w:t>
      </w:r>
      <w:r w:rsidR="00F04D93" w:rsidRPr="00857A3F">
        <w:rPr>
          <w:rFonts w:cstheme="minorHAnsi"/>
        </w:rPr>
        <w:t xml:space="preserve">. </w:t>
      </w:r>
    </w:p>
    <w:p w14:paraId="7A2E91C0" w14:textId="0453EAE4" w:rsidR="00BD212B" w:rsidRPr="00F0038F" w:rsidRDefault="00DA15F2" w:rsidP="00F04D93">
      <w:pPr>
        <w:autoSpaceDE w:val="0"/>
        <w:autoSpaceDN w:val="0"/>
        <w:adjustRightInd w:val="0"/>
        <w:spacing w:after="0" w:line="240" w:lineRule="auto"/>
        <w:ind w:left="360"/>
        <w:rPr>
          <w:rFonts w:ascii="Arial" w:hAnsi="Arial" w:cs="Arial"/>
        </w:rPr>
      </w:pPr>
      <w:r w:rsidRPr="00DA15F2">
        <w:rPr>
          <w:noProof/>
          <w:lang w:val="en-GB" w:eastAsia="zh-CN"/>
        </w:rPr>
        <w:drawing>
          <wp:anchor distT="0" distB="0" distL="114300" distR="114300" simplePos="0" relativeHeight="251712000" behindDoc="1" locked="0" layoutInCell="1" allowOverlap="1" wp14:anchorId="50C5EC57" wp14:editId="61B23DB0">
            <wp:simplePos x="0" y="0"/>
            <wp:positionH relativeFrom="column">
              <wp:posOffset>-923925</wp:posOffset>
            </wp:positionH>
            <wp:positionV relativeFrom="paragraph">
              <wp:posOffset>140335</wp:posOffset>
            </wp:positionV>
            <wp:extent cx="7579360" cy="3914775"/>
            <wp:effectExtent l="0" t="0" r="2540" b="9525"/>
            <wp:wrapNone/>
            <wp:docPr id="1732962619" name="Picture 1" descr="A diagram of a yellow and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2619" name="Picture 1" descr="A diagram of a yellow and blue circuit board&#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7579360" cy="3914775"/>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zh-CN"/>
        </w:rPr>
        <mc:AlternateContent>
          <mc:Choice Requires="wps">
            <w:drawing>
              <wp:anchor distT="0" distB="0" distL="114300" distR="114300" simplePos="0" relativeHeight="251681280" behindDoc="0" locked="0" layoutInCell="1" allowOverlap="1" wp14:anchorId="7ADEBFBA" wp14:editId="5ACED156">
                <wp:simplePos x="0" y="0"/>
                <wp:positionH relativeFrom="column">
                  <wp:posOffset>5686425</wp:posOffset>
                </wp:positionH>
                <wp:positionV relativeFrom="paragraph">
                  <wp:posOffset>140335</wp:posOffset>
                </wp:positionV>
                <wp:extent cx="904875" cy="923925"/>
                <wp:effectExtent l="0" t="0" r="9525" b="9525"/>
                <wp:wrapNone/>
                <wp:docPr id="809325422" name="Oval 1"/>
                <wp:cNvGraphicFramePr/>
                <a:graphic xmlns:a="http://schemas.openxmlformats.org/drawingml/2006/main">
                  <a:graphicData uri="http://schemas.microsoft.com/office/word/2010/wordprocessingShape">
                    <wps:wsp>
                      <wps:cNvSpPr/>
                      <wps:spPr>
                        <a:xfrm>
                          <a:off x="0" y="0"/>
                          <a:ext cx="904875" cy="923925"/>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B09694" id="Oval 1" o:spid="_x0000_s1026" style="position:absolute;margin-left:447.75pt;margin-top:11.05pt;width:71.25pt;height:72.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" fillcolor="white [3212]" stroked="f" strokeweight="1pt">
                <v:stroke joinstyle="miter"/>
              </v:oval>
            </w:pict>
          </mc:Fallback>
        </mc:AlternateContent>
      </w:r>
    </w:p>
    <w:bookmarkStart w:id="70" w:name="_Toc40053401"/>
    <w:bookmarkStart w:id="71" w:name="_Toc145535597"/>
    <w:p w14:paraId="517B1282" w14:textId="20E58A14" w:rsidR="00C45790" w:rsidRDefault="00233454">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r>
        <w:rPr>
          <w:noProof/>
          <w:lang w:val="en-GB" w:eastAsia="zh-CN"/>
        </w:rPr>
        <mc:AlternateContent>
          <mc:Choice Requires="wps">
            <w:drawing>
              <wp:anchor distT="0" distB="0" distL="114300" distR="114300" simplePos="0" relativeHeight="251676160" behindDoc="0" locked="0" layoutInCell="1" allowOverlap="1" wp14:anchorId="61058A35" wp14:editId="46EB9E77">
                <wp:simplePos x="0" y="0"/>
                <wp:positionH relativeFrom="column">
                  <wp:posOffset>6134100</wp:posOffset>
                </wp:positionH>
                <wp:positionV relativeFrom="paragraph">
                  <wp:posOffset>227330</wp:posOffset>
                </wp:positionV>
                <wp:extent cx="771525" cy="971550"/>
                <wp:effectExtent l="0" t="0" r="9525" b="0"/>
                <wp:wrapNone/>
                <wp:docPr id="1133172228" name="Oval 1"/>
                <wp:cNvGraphicFramePr/>
                <a:graphic xmlns:a="http://schemas.openxmlformats.org/drawingml/2006/main">
                  <a:graphicData uri="http://schemas.microsoft.com/office/word/2010/wordprocessingShape">
                    <wps:wsp>
                      <wps:cNvSpPr/>
                      <wps:spPr>
                        <a:xfrm>
                          <a:off x="0" y="0"/>
                          <a:ext cx="771525" cy="971550"/>
                        </a:xfrm>
                        <a:prstGeom prst="ellips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F7AC8C" id="Oval 1" o:spid="_x0000_s1026" style="position:absolute;margin-left:483pt;margin-top:17.9pt;width:60.75pt;height:76.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" fillcolor="white [3212]" stroked="f" strokeweight="1pt">
                <v:stroke joinstyle="miter"/>
              </v:oval>
            </w:pict>
          </mc:Fallback>
        </mc:AlternateContent>
      </w:r>
      <w:r w:rsidR="00C45790" w:rsidRPr="00781493">
        <w:rPr>
          <w:rFonts w:ascii="Calibri" w:eastAsia="SimSun" w:hAnsi="Calibri" w:cs="Calibri"/>
          <w:b/>
          <w:bCs/>
          <w:color w:val="323E4F" w:themeColor="text2" w:themeShade="BF"/>
          <w:sz w:val="24"/>
          <w:szCs w:val="24"/>
          <w:lang w:val="en-GB" w:eastAsia="zh-CN"/>
        </w:rPr>
        <w:t>Summary of the System</w:t>
      </w:r>
      <w:bookmarkEnd w:id="70"/>
      <w:bookmarkEnd w:id="71"/>
      <w:r w:rsidR="00C45790" w:rsidRPr="00781493">
        <w:rPr>
          <w:rFonts w:ascii="Calibri" w:eastAsia="SimSun" w:hAnsi="Calibri" w:cs="Calibri"/>
          <w:b/>
          <w:bCs/>
          <w:color w:val="323E4F" w:themeColor="text2" w:themeShade="BF"/>
          <w:sz w:val="24"/>
          <w:szCs w:val="24"/>
          <w:lang w:val="en-GB" w:eastAsia="zh-CN"/>
        </w:rPr>
        <w:t xml:space="preserve"> </w:t>
      </w:r>
    </w:p>
    <w:p w14:paraId="6D94A1DD" w14:textId="100A5EC4" w:rsidR="00CB73A7" w:rsidRDefault="00CB73A7" w:rsidP="00CB73A7">
      <w:pPr>
        <w:rPr>
          <w:lang w:val="en-GB" w:eastAsia="zh-CN"/>
        </w:rPr>
      </w:pPr>
    </w:p>
    <w:p w14:paraId="32ED29E3" w14:textId="01A19D59" w:rsidR="00CB73A7" w:rsidRDefault="00CB73A7" w:rsidP="00CB73A7">
      <w:pPr>
        <w:rPr>
          <w:lang w:val="en-GB" w:eastAsia="zh-CN"/>
        </w:rPr>
      </w:pPr>
    </w:p>
    <w:p w14:paraId="1660091F" w14:textId="2F4880FC" w:rsidR="00CB73A7" w:rsidRDefault="00CB73A7" w:rsidP="00CB73A7">
      <w:pPr>
        <w:rPr>
          <w:lang w:val="en-GB" w:eastAsia="zh-CN"/>
        </w:rPr>
      </w:pPr>
    </w:p>
    <w:p w14:paraId="324770B2" w14:textId="2DDDAC5C" w:rsidR="00CB73A7" w:rsidRDefault="00CB73A7" w:rsidP="00CB73A7">
      <w:pPr>
        <w:rPr>
          <w:lang w:val="en-GB" w:eastAsia="zh-CN"/>
        </w:rPr>
      </w:pPr>
    </w:p>
    <w:p w14:paraId="1CE4D306" w14:textId="12743B31" w:rsidR="00CB73A7" w:rsidRDefault="00CB73A7" w:rsidP="00CB73A7">
      <w:pPr>
        <w:rPr>
          <w:lang w:val="en-GB" w:eastAsia="zh-CN"/>
        </w:rPr>
      </w:pPr>
    </w:p>
    <w:p w14:paraId="005FBD28" w14:textId="6B2FFB2D" w:rsidR="00CB73A7" w:rsidRDefault="00CB73A7" w:rsidP="00CB73A7">
      <w:pPr>
        <w:rPr>
          <w:lang w:val="en-GB" w:eastAsia="zh-CN"/>
        </w:rPr>
      </w:pPr>
    </w:p>
    <w:p w14:paraId="323D8151" w14:textId="06D65B0D" w:rsidR="00CB73A7" w:rsidRDefault="00CB73A7" w:rsidP="00CB73A7">
      <w:pPr>
        <w:rPr>
          <w:lang w:val="en-GB" w:eastAsia="zh-CN"/>
        </w:rPr>
      </w:pPr>
    </w:p>
    <w:p w14:paraId="41B63A95" w14:textId="156CF372" w:rsidR="00CB73A7" w:rsidRDefault="00CB73A7" w:rsidP="00CB73A7">
      <w:pPr>
        <w:rPr>
          <w:lang w:val="en-GB" w:eastAsia="zh-CN"/>
        </w:rPr>
      </w:pPr>
    </w:p>
    <w:p w14:paraId="176754F1" w14:textId="746CBC11" w:rsidR="00CB73A7" w:rsidRDefault="00CB73A7" w:rsidP="00CB73A7">
      <w:pPr>
        <w:rPr>
          <w:lang w:val="en-GB" w:eastAsia="zh-CN"/>
        </w:rPr>
      </w:pPr>
    </w:p>
    <w:p w14:paraId="0EF20ADC" w14:textId="0B214CE2" w:rsidR="00CB73A7" w:rsidRDefault="00CB73A7" w:rsidP="00CB73A7">
      <w:pPr>
        <w:rPr>
          <w:lang w:val="en-GB" w:eastAsia="zh-CN"/>
        </w:rPr>
      </w:pPr>
    </w:p>
    <w:p w14:paraId="23872A7D" w14:textId="476B1FD8" w:rsidR="00CB73A7" w:rsidRDefault="00CB73A7" w:rsidP="00CB73A7">
      <w:pPr>
        <w:rPr>
          <w:lang w:val="en-GB" w:eastAsia="zh-CN"/>
        </w:rPr>
      </w:pPr>
    </w:p>
    <w:p w14:paraId="2A3A0AA6" w14:textId="17077382" w:rsidR="00CB73A7" w:rsidRDefault="00CB73A7" w:rsidP="00CB73A7">
      <w:pPr>
        <w:rPr>
          <w:lang w:val="en-GB" w:eastAsia="zh-CN"/>
        </w:rPr>
      </w:pPr>
    </w:p>
    <w:p w14:paraId="1578C2F2" w14:textId="026EB9A6" w:rsidR="00CB73A7" w:rsidRPr="00CB73A7" w:rsidRDefault="00CB73A7" w:rsidP="00CB73A7">
      <w:pPr>
        <w:rPr>
          <w:lang w:val="en-GB" w:eastAsia="zh-CN"/>
        </w:rPr>
      </w:pPr>
    </w:p>
    <w:p w14:paraId="0A45D896" w14:textId="7C1D8ED7" w:rsidR="00857A3F" w:rsidRPr="00857A3F" w:rsidRDefault="00857A3F" w:rsidP="000F5FCF">
      <w:pPr>
        <w:rPr>
          <w:rFonts w:ascii="Arial" w:hAnsi="Arial" w:cs="Arial"/>
          <w:lang w:val="en-GB" w:eastAsia="zh-CN"/>
        </w:rPr>
      </w:pPr>
      <w:r w:rsidRPr="00857A3F">
        <w:rPr>
          <w:lang w:val="en-GB" w:eastAsia="zh-CN"/>
        </w:rPr>
        <w:t>Process flow of the</w:t>
      </w:r>
      <w:r w:rsidR="00705AEE">
        <w:rPr>
          <w:lang w:val="en-GB" w:eastAsia="zh-CN"/>
        </w:rPr>
        <w:t xml:space="preserve"> Loop</w:t>
      </w:r>
      <w:r w:rsidRPr="00857A3F">
        <w:rPr>
          <w:lang w:val="en-GB" w:eastAsia="zh-CN"/>
        </w:rPr>
        <w:t xml:space="preserve"> CBS System-</w:t>
      </w:r>
    </w:p>
    <w:p w14:paraId="30417932" w14:textId="24A74249" w:rsidR="007A169C" w:rsidRDefault="007E798C">
      <w:pPr>
        <w:pStyle w:val="ListParagraph"/>
        <w:numPr>
          <w:ilvl w:val="0"/>
          <w:numId w:val="19"/>
        </w:numPr>
        <w:rPr>
          <w:rFonts w:cstheme="minorHAnsi"/>
          <w:lang w:val="en-GB" w:eastAsia="zh-CN"/>
        </w:rPr>
      </w:pPr>
      <w:r w:rsidRPr="00173821">
        <w:rPr>
          <w:rFonts w:cstheme="minorHAnsi"/>
          <w:b/>
          <w:bCs/>
          <w:lang w:val="en-GB" w:eastAsia="zh-CN"/>
        </w:rPr>
        <w:t xml:space="preserve">Infeed </w:t>
      </w:r>
      <w:r w:rsidR="00C77592" w:rsidRPr="00173821">
        <w:rPr>
          <w:rFonts w:cstheme="minorHAnsi"/>
          <w:b/>
          <w:bCs/>
          <w:lang w:val="en-GB" w:eastAsia="zh-CN"/>
        </w:rPr>
        <w:t>System: -</w:t>
      </w:r>
      <w:r w:rsidRPr="00173821">
        <w:rPr>
          <w:rFonts w:cstheme="minorHAnsi"/>
          <w:b/>
          <w:bCs/>
          <w:lang w:val="en-GB" w:eastAsia="zh-CN"/>
        </w:rPr>
        <w:t xml:space="preserve"> </w:t>
      </w:r>
      <w:r w:rsidR="00F86EFC" w:rsidRPr="00F86EFC">
        <w:rPr>
          <w:rFonts w:cstheme="minorHAnsi"/>
          <w:lang w:val="en-GB" w:eastAsia="zh-CN"/>
        </w:rPr>
        <w:t>Shipments enclosed in bags are manually placed onto the belt conveyors, which then convey the bags from a lower level (below the mezzanine) to the inbound staging area located on the mezzanine</w:t>
      </w:r>
      <w:r w:rsidR="007A169C">
        <w:rPr>
          <w:rFonts w:cstheme="minorHAnsi"/>
          <w:lang w:val="en-GB" w:eastAsia="zh-CN"/>
        </w:rPr>
        <w:t>.</w:t>
      </w:r>
    </w:p>
    <w:p w14:paraId="00D5554E" w14:textId="3969678B" w:rsidR="007A597D" w:rsidRPr="00173821" w:rsidRDefault="00F86EFC" w:rsidP="007A169C">
      <w:pPr>
        <w:pStyle w:val="ListParagraph"/>
        <w:rPr>
          <w:rFonts w:cstheme="minorHAnsi"/>
          <w:lang w:val="en-GB" w:eastAsia="zh-CN"/>
        </w:rPr>
      </w:pPr>
      <w:r w:rsidRPr="00F86EFC">
        <w:rPr>
          <w:rFonts w:cstheme="minorHAnsi"/>
          <w:lang w:val="en-GB" w:eastAsia="zh-CN"/>
        </w:rPr>
        <w:t xml:space="preserve">The bags are unsealed, and the shipments are </w:t>
      </w:r>
      <w:r>
        <w:rPr>
          <w:rFonts w:cstheme="minorHAnsi"/>
          <w:lang w:val="en-GB" w:eastAsia="zh-CN"/>
        </w:rPr>
        <w:t>dumped</w:t>
      </w:r>
      <w:r w:rsidRPr="00F86EFC">
        <w:rPr>
          <w:rFonts w:cstheme="minorHAnsi"/>
          <w:lang w:val="en-GB" w:eastAsia="zh-CN"/>
        </w:rPr>
        <w:t xml:space="preserve"> in bulk onto the infeed lines of the VDS system. Subsequently, the bulk shipments ascend to a higher level and arrive at the VDS system. Once the shipments are within the VDS loop, they are evenly distributed among all inducts.</w:t>
      </w:r>
      <w:r w:rsidR="0099655B">
        <w:rPr>
          <w:rFonts w:cstheme="minorHAnsi"/>
          <w:lang w:val="en-GB" w:eastAsia="zh-CN"/>
        </w:rPr>
        <w:t xml:space="preserve"> In this solution one of the induct zone of each Loop is linked directly from below level via Infeed conveyors.</w:t>
      </w:r>
    </w:p>
    <w:p w14:paraId="60BF44AE" w14:textId="294F0135" w:rsidR="007E798C" w:rsidRDefault="00B61631">
      <w:pPr>
        <w:pStyle w:val="ListParagraph"/>
        <w:numPr>
          <w:ilvl w:val="0"/>
          <w:numId w:val="19"/>
        </w:numPr>
        <w:rPr>
          <w:rFonts w:cstheme="minorHAnsi"/>
          <w:lang w:val="en-GB" w:eastAsia="zh-CN"/>
        </w:rPr>
      </w:pPr>
      <w:r>
        <w:rPr>
          <w:rFonts w:cstheme="minorHAnsi"/>
          <w:b/>
          <w:bCs/>
          <w:lang w:val="en-GB" w:eastAsia="zh-CN"/>
        </w:rPr>
        <w:t>Inducts</w:t>
      </w:r>
      <w:r w:rsidR="00C77592" w:rsidRPr="00173821">
        <w:rPr>
          <w:rFonts w:cstheme="minorHAnsi"/>
          <w:b/>
          <w:bCs/>
          <w:lang w:val="en-GB" w:eastAsia="zh-CN"/>
        </w:rPr>
        <w:t>: -</w:t>
      </w:r>
      <w:r w:rsidR="007E798C" w:rsidRPr="00173821">
        <w:rPr>
          <w:rFonts w:cstheme="minorHAnsi"/>
          <w:b/>
          <w:bCs/>
          <w:lang w:val="en-GB" w:eastAsia="zh-CN"/>
        </w:rPr>
        <w:t xml:space="preserve"> </w:t>
      </w:r>
      <w:r w:rsidR="00F86EFC" w:rsidRPr="00F86EFC">
        <w:rPr>
          <w:rFonts w:cstheme="minorHAnsi"/>
          <w:lang w:val="en-GB" w:eastAsia="zh-CN"/>
        </w:rPr>
        <w:t xml:space="preserve">After the shipments are </w:t>
      </w:r>
      <w:r w:rsidR="00F86EFC">
        <w:rPr>
          <w:rFonts w:cstheme="minorHAnsi"/>
          <w:lang w:val="en-GB" w:eastAsia="zh-CN"/>
        </w:rPr>
        <w:t>collected</w:t>
      </w:r>
      <w:r w:rsidR="00F86EFC" w:rsidRPr="00F86EFC">
        <w:rPr>
          <w:rFonts w:cstheme="minorHAnsi"/>
          <w:lang w:val="en-GB" w:eastAsia="zh-CN"/>
        </w:rPr>
        <w:t xml:space="preserve"> in the VDS chute, an operator </w:t>
      </w:r>
      <w:r w:rsidR="00F86EFC">
        <w:rPr>
          <w:rFonts w:cstheme="minorHAnsi"/>
          <w:lang w:val="en-GB" w:eastAsia="zh-CN"/>
        </w:rPr>
        <w:t>picks</w:t>
      </w:r>
      <w:r w:rsidR="00F86EFC" w:rsidRPr="00F86EFC">
        <w:rPr>
          <w:rFonts w:cstheme="minorHAnsi"/>
          <w:lang w:val="en-GB" w:eastAsia="zh-CN"/>
        </w:rPr>
        <w:t xml:space="preserve"> and positions each shipment on the induct line, ensuring that the shipment is properly aligned and that its barcode is facing upwards. The feedlines then automatically in</w:t>
      </w:r>
      <w:r w:rsidR="00F86EFC">
        <w:rPr>
          <w:rFonts w:cstheme="minorHAnsi"/>
          <w:lang w:val="en-GB" w:eastAsia="zh-CN"/>
        </w:rPr>
        <w:t>duct</w:t>
      </w:r>
      <w:r w:rsidR="00F86EFC" w:rsidRPr="00F86EFC">
        <w:rPr>
          <w:rFonts w:cstheme="minorHAnsi"/>
          <w:lang w:val="en-GB" w:eastAsia="zh-CN"/>
        </w:rPr>
        <w:t xml:space="preserve"> the shipments onto the Cross-Belt Sorter Loop.</w:t>
      </w:r>
    </w:p>
    <w:p w14:paraId="0B2660E5" w14:textId="5E01B937" w:rsidR="00947009" w:rsidRPr="00947009" w:rsidRDefault="00947009" w:rsidP="00947009">
      <w:pPr>
        <w:pStyle w:val="ListParagraph"/>
        <w:rPr>
          <w:rFonts w:cstheme="minorHAnsi"/>
          <w:lang w:val="en-GB" w:eastAsia="zh-CN"/>
        </w:rPr>
      </w:pPr>
      <w:r w:rsidRPr="00947009">
        <w:rPr>
          <w:rFonts w:cstheme="minorHAnsi"/>
          <w:lang w:val="en-GB" w:eastAsia="zh-CN"/>
        </w:rPr>
        <w:t>No</w:t>
      </w:r>
      <w:r w:rsidR="00050D65">
        <w:rPr>
          <w:rFonts w:cstheme="minorHAnsi"/>
          <w:lang w:val="en-GB" w:eastAsia="zh-CN"/>
        </w:rPr>
        <w:t>n-</w:t>
      </w:r>
      <w:r>
        <w:rPr>
          <w:rFonts w:cstheme="minorHAnsi"/>
          <w:lang w:val="en-GB" w:eastAsia="zh-CN"/>
        </w:rPr>
        <w:t>Conveyable</w:t>
      </w:r>
      <w:r w:rsidRPr="00947009">
        <w:rPr>
          <w:rFonts w:cstheme="minorHAnsi"/>
          <w:lang w:val="en-GB" w:eastAsia="zh-CN"/>
        </w:rPr>
        <w:t xml:space="preserve"> Shipments are placed in the Non-Con chute, which is located beneath each operator position. The Non-Con chute is connected to the conveyor, which transports the shipment out of the induct mezzanine as needed by Flipkart.</w:t>
      </w:r>
    </w:p>
    <w:p w14:paraId="561DF33D" w14:textId="7B022657" w:rsidR="007A597D" w:rsidRPr="00173821" w:rsidRDefault="007E798C">
      <w:pPr>
        <w:pStyle w:val="ListParagraph"/>
        <w:numPr>
          <w:ilvl w:val="0"/>
          <w:numId w:val="19"/>
        </w:numPr>
        <w:rPr>
          <w:rFonts w:cstheme="minorHAnsi"/>
          <w:lang w:val="en-GB" w:eastAsia="zh-CN"/>
        </w:rPr>
      </w:pPr>
      <w:r w:rsidRPr="00173821">
        <w:rPr>
          <w:rFonts w:cstheme="minorHAnsi"/>
          <w:b/>
          <w:bCs/>
          <w:lang w:val="en-GB" w:eastAsia="zh-CN"/>
        </w:rPr>
        <w:lastRenderedPageBreak/>
        <w:t xml:space="preserve">Loop </w:t>
      </w:r>
      <w:r w:rsidR="00C77592" w:rsidRPr="00173821">
        <w:rPr>
          <w:rFonts w:cstheme="minorHAnsi"/>
          <w:b/>
          <w:bCs/>
          <w:lang w:val="en-GB" w:eastAsia="zh-CN"/>
        </w:rPr>
        <w:t>CBS:</w:t>
      </w:r>
      <w:r w:rsidR="00C77592" w:rsidRPr="00173821">
        <w:rPr>
          <w:rFonts w:cstheme="minorHAnsi"/>
          <w:lang w:val="en-GB" w:eastAsia="zh-CN"/>
        </w:rPr>
        <w:t xml:space="preserve"> -</w:t>
      </w:r>
      <w:r w:rsidRPr="00173821">
        <w:rPr>
          <w:rFonts w:cstheme="minorHAnsi"/>
          <w:lang w:val="en-GB" w:eastAsia="zh-CN"/>
        </w:rPr>
        <w:t xml:space="preserve"> </w:t>
      </w:r>
      <w:r w:rsidR="00F86EFC" w:rsidRPr="00F86EFC">
        <w:rPr>
          <w:rFonts w:cstheme="minorHAnsi"/>
          <w:lang w:val="en-GB" w:eastAsia="zh-CN"/>
        </w:rPr>
        <w:t xml:space="preserve">Once the shipments have entered the main loop, the Cross-Belt Sorter (CBS) efficiently </w:t>
      </w:r>
      <w:r w:rsidR="00F86EFC">
        <w:rPr>
          <w:rFonts w:cstheme="minorHAnsi"/>
          <w:lang w:val="en-GB" w:eastAsia="zh-CN"/>
        </w:rPr>
        <w:t>sorts</w:t>
      </w:r>
      <w:r w:rsidR="00F86EFC" w:rsidRPr="00F86EFC">
        <w:rPr>
          <w:rFonts w:cstheme="minorHAnsi"/>
          <w:lang w:val="en-GB" w:eastAsia="zh-CN"/>
        </w:rPr>
        <w:t xml:space="preserve"> the shipments into their respective output chutes by utilizing the data provided by Flipkart's sorting logic.</w:t>
      </w:r>
    </w:p>
    <w:p w14:paraId="56095CB7" w14:textId="0146DCE1" w:rsidR="007A597D" w:rsidRPr="00173821" w:rsidRDefault="00B61631">
      <w:pPr>
        <w:pStyle w:val="ListParagraph"/>
        <w:numPr>
          <w:ilvl w:val="0"/>
          <w:numId w:val="19"/>
        </w:numPr>
        <w:rPr>
          <w:rFonts w:cstheme="minorHAnsi"/>
          <w:lang w:val="en-GB" w:eastAsia="zh-CN"/>
        </w:rPr>
      </w:pPr>
      <w:r>
        <w:rPr>
          <w:rFonts w:cstheme="minorHAnsi"/>
          <w:b/>
          <w:bCs/>
          <w:lang w:val="en-GB" w:eastAsia="zh-CN"/>
        </w:rPr>
        <w:t>Output Chutes</w:t>
      </w:r>
      <w:r w:rsidR="00173821" w:rsidRPr="00173821">
        <w:rPr>
          <w:rFonts w:cstheme="minorHAnsi"/>
          <w:b/>
          <w:bCs/>
          <w:lang w:val="en-GB" w:eastAsia="zh-CN"/>
        </w:rPr>
        <w:t>: -</w:t>
      </w:r>
      <w:r w:rsidR="007E798C" w:rsidRPr="00173821">
        <w:rPr>
          <w:rFonts w:cstheme="minorHAnsi"/>
          <w:b/>
          <w:bCs/>
          <w:lang w:val="en-GB" w:eastAsia="zh-CN"/>
        </w:rPr>
        <w:t xml:space="preserve"> </w:t>
      </w:r>
      <w:r w:rsidR="007A597D" w:rsidRPr="00173821">
        <w:rPr>
          <w:rFonts w:cstheme="minorHAnsi"/>
          <w:lang w:val="en-GB" w:eastAsia="zh-CN"/>
        </w:rPr>
        <w:t xml:space="preserve">The shipments are discharged into </w:t>
      </w:r>
      <w:r w:rsidR="00C90219">
        <w:rPr>
          <w:rFonts w:cstheme="minorHAnsi"/>
          <w:lang w:val="en-GB" w:eastAsia="zh-CN"/>
        </w:rPr>
        <w:t>two</w:t>
      </w:r>
      <w:r w:rsidR="007E798C" w:rsidRPr="00173821">
        <w:rPr>
          <w:rFonts w:cstheme="minorHAnsi"/>
          <w:lang w:val="en-GB" w:eastAsia="zh-CN"/>
        </w:rPr>
        <w:t xml:space="preserve"> </w:t>
      </w:r>
      <w:r w:rsidR="00781493" w:rsidRPr="00173821">
        <w:rPr>
          <w:rFonts w:cstheme="minorHAnsi"/>
          <w:lang w:val="en-GB" w:eastAsia="zh-CN"/>
        </w:rPr>
        <w:t>types</w:t>
      </w:r>
      <w:r w:rsidR="007E798C" w:rsidRPr="00173821">
        <w:rPr>
          <w:rFonts w:cstheme="minorHAnsi"/>
          <w:lang w:val="en-GB" w:eastAsia="zh-CN"/>
        </w:rPr>
        <w:t xml:space="preserve"> of chutes.</w:t>
      </w:r>
    </w:p>
    <w:p w14:paraId="62E938D0" w14:textId="7503D980" w:rsidR="007E798C" w:rsidRPr="00173821" w:rsidRDefault="00C90219">
      <w:pPr>
        <w:pStyle w:val="ListParagraph"/>
        <w:numPr>
          <w:ilvl w:val="1"/>
          <w:numId w:val="19"/>
        </w:numPr>
        <w:rPr>
          <w:rFonts w:cstheme="minorHAnsi"/>
          <w:b/>
          <w:bCs/>
          <w:lang w:val="en-GB" w:eastAsia="zh-CN"/>
        </w:rPr>
      </w:pPr>
      <w:r>
        <w:rPr>
          <w:rFonts w:cstheme="minorHAnsi"/>
          <w:b/>
          <w:bCs/>
          <w:lang w:val="en-GB" w:eastAsia="zh-CN"/>
        </w:rPr>
        <w:t>Secondary</w:t>
      </w:r>
      <w:r w:rsidR="00B5435C">
        <w:rPr>
          <w:rFonts w:cstheme="minorHAnsi"/>
          <w:b/>
          <w:bCs/>
          <w:lang w:val="en-GB" w:eastAsia="zh-CN"/>
        </w:rPr>
        <w:t xml:space="preserve"> </w:t>
      </w:r>
      <w:r w:rsidR="007E798C" w:rsidRPr="00173821">
        <w:rPr>
          <w:rFonts w:cstheme="minorHAnsi"/>
          <w:b/>
          <w:bCs/>
          <w:lang w:val="en-GB" w:eastAsia="zh-CN"/>
        </w:rPr>
        <w:t>Chute</w:t>
      </w:r>
      <w:r>
        <w:rPr>
          <w:rFonts w:cstheme="minorHAnsi"/>
          <w:b/>
          <w:bCs/>
          <w:lang w:val="en-GB" w:eastAsia="zh-CN"/>
        </w:rPr>
        <w:t xml:space="preserve"> (L-type) </w:t>
      </w:r>
      <w:r w:rsidR="007E798C" w:rsidRPr="00173821">
        <w:rPr>
          <w:rFonts w:cstheme="minorHAnsi"/>
          <w:b/>
          <w:bCs/>
          <w:lang w:val="en-GB" w:eastAsia="zh-CN"/>
        </w:rPr>
        <w:t xml:space="preserve">- </w:t>
      </w:r>
      <w:r w:rsidR="00F86EFC" w:rsidRPr="00F86EFC">
        <w:rPr>
          <w:rFonts w:cstheme="minorHAnsi"/>
          <w:lang w:val="en-GB" w:eastAsia="zh-CN"/>
        </w:rPr>
        <w:t xml:space="preserve">Within a single-loop CBS system, there are a total of </w:t>
      </w:r>
      <w:r w:rsidR="00390F88">
        <w:rPr>
          <w:rFonts w:cstheme="minorHAnsi"/>
          <w:lang w:val="en-GB" w:eastAsia="zh-CN"/>
        </w:rPr>
        <w:t>40</w:t>
      </w:r>
      <w:r w:rsidR="00F86EFC" w:rsidRPr="00F86EFC">
        <w:rPr>
          <w:rFonts w:cstheme="minorHAnsi"/>
          <w:lang w:val="en-GB" w:eastAsia="zh-CN"/>
        </w:rPr>
        <w:t xml:space="preserve"> </w:t>
      </w:r>
      <w:r w:rsidR="00390F88">
        <w:rPr>
          <w:rFonts w:cstheme="minorHAnsi"/>
          <w:lang w:val="en-GB" w:eastAsia="zh-CN"/>
        </w:rPr>
        <w:t>L</w:t>
      </w:r>
      <w:r w:rsidR="00F86EFC" w:rsidRPr="00F86EFC">
        <w:rPr>
          <w:rFonts w:cstheme="minorHAnsi"/>
          <w:lang w:val="en-GB" w:eastAsia="zh-CN"/>
        </w:rPr>
        <w:t>-type</w:t>
      </w:r>
      <w:r w:rsidR="00390F88">
        <w:rPr>
          <w:rFonts w:cstheme="minorHAnsi"/>
          <w:lang w:val="en-GB" w:eastAsia="zh-CN"/>
        </w:rPr>
        <w:t xml:space="preserve"> collection</w:t>
      </w:r>
      <w:r w:rsidR="00F86EFC" w:rsidRPr="00F86EFC">
        <w:rPr>
          <w:rFonts w:cstheme="minorHAnsi"/>
          <w:lang w:val="en-GB" w:eastAsia="zh-CN"/>
        </w:rPr>
        <w:t xml:space="preserve"> chutes. Shipments collected within these secondary chutes undergo further sorting through the PTL setup</w:t>
      </w:r>
      <w:r w:rsidR="008E2EA6">
        <w:rPr>
          <w:rFonts w:cstheme="minorHAnsi"/>
          <w:lang w:val="en-GB" w:eastAsia="zh-CN"/>
        </w:rPr>
        <w:t xml:space="preserve"> (In </w:t>
      </w:r>
      <w:r w:rsidR="00F86EFC" w:rsidRPr="00F86EFC">
        <w:rPr>
          <w:rFonts w:cstheme="minorHAnsi"/>
          <w:lang w:val="en-GB" w:eastAsia="zh-CN"/>
        </w:rPr>
        <w:t>Flipkart's scope</w:t>
      </w:r>
      <w:r w:rsidR="008E2EA6">
        <w:rPr>
          <w:rFonts w:cstheme="minorHAnsi"/>
          <w:lang w:val="en-GB" w:eastAsia="zh-CN"/>
        </w:rPr>
        <w:t>).</w:t>
      </w:r>
    </w:p>
    <w:p w14:paraId="65040563" w14:textId="627A670F" w:rsidR="00FD6006" w:rsidRPr="00453EEE" w:rsidRDefault="00EE0111">
      <w:pPr>
        <w:pStyle w:val="ListParagraph"/>
        <w:numPr>
          <w:ilvl w:val="1"/>
          <w:numId w:val="19"/>
        </w:numPr>
        <w:rPr>
          <w:rFonts w:cstheme="minorHAnsi"/>
          <w:b/>
          <w:bCs/>
          <w:lang w:val="en-GB" w:eastAsia="zh-CN"/>
        </w:rPr>
      </w:pPr>
      <w:r>
        <w:rPr>
          <w:rFonts w:cstheme="minorHAnsi"/>
          <w:b/>
          <w:bCs/>
          <w:lang w:val="en-GB" w:eastAsia="zh-CN"/>
        </w:rPr>
        <w:t>Rejection</w:t>
      </w:r>
      <w:r w:rsidR="00324C66" w:rsidRPr="00173821">
        <w:rPr>
          <w:rFonts w:cstheme="minorHAnsi"/>
          <w:b/>
          <w:bCs/>
          <w:lang w:val="en-GB" w:eastAsia="zh-CN"/>
        </w:rPr>
        <w:t xml:space="preserve"> Chute</w:t>
      </w:r>
      <w:r w:rsidR="00C77592" w:rsidRPr="00173821">
        <w:rPr>
          <w:rFonts w:cstheme="minorHAnsi"/>
          <w:b/>
          <w:bCs/>
          <w:lang w:val="en-GB" w:eastAsia="zh-CN"/>
        </w:rPr>
        <w:t xml:space="preserve">- </w:t>
      </w:r>
      <w:r w:rsidR="00FE7C50" w:rsidRPr="00FE7C50">
        <w:rPr>
          <w:rFonts w:cstheme="minorHAnsi"/>
          <w:lang w:val="en-GB" w:eastAsia="zh-CN"/>
        </w:rPr>
        <w:t>Four</w:t>
      </w:r>
      <w:r>
        <w:rPr>
          <w:rFonts w:cstheme="minorHAnsi"/>
          <w:lang w:val="en-GB" w:eastAsia="zh-CN"/>
        </w:rPr>
        <w:t xml:space="preserve"> rejection </w:t>
      </w:r>
      <w:r w:rsidR="00882829" w:rsidRPr="00173821">
        <w:rPr>
          <w:rFonts w:cstheme="minorHAnsi"/>
          <w:lang w:val="en-GB" w:eastAsia="zh-CN"/>
        </w:rPr>
        <w:t>chute is</w:t>
      </w:r>
      <w:r>
        <w:rPr>
          <w:rFonts w:cstheme="minorHAnsi"/>
          <w:lang w:val="en-GB" w:eastAsia="zh-CN"/>
        </w:rPr>
        <w:t xml:space="preserve"> </w:t>
      </w:r>
      <w:r w:rsidR="00B37316">
        <w:rPr>
          <w:rFonts w:cstheme="minorHAnsi"/>
          <w:lang w:val="en-GB" w:eastAsia="zh-CN"/>
        </w:rPr>
        <w:t xml:space="preserve">present to handle rejected </w:t>
      </w:r>
      <w:r w:rsidR="00FE7C50">
        <w:rPr>
          <w:rFonts w:cstheme="minorHAnsi"/>
          <w:lang w:val="en-GB" w:eastAsia="zh-CN"/>
        </w:rPr>
        <w:t>Shipments</w:t>
      </w:r>
      <w:r w:rsidR="00B37316">
        <w:rPr>
          <w:rFonts w:cstheme="minorHAnsi"/>
          <w:lang w:val="en-GB" w:eastAsia="zh-CN"/>
        </w:rPr>
        <w:t>.</w:t>
      </w:r>
      <w:bookmarkStart w:id="72" w:name="_Toc40053402"/>
    </w:p>
    <w:p w14:paraId="44B76BA2" w14:textId="7FC48DF1" w:rsidR="00525DD6" w:rsidRPr="008E2EA6" w:rsidRDefault="00453EEE" w:rsidP="002542DD">
      <w:pPr>
        <w:pStyle w:val="ListParagraph"/>
        <w:numPr>
          <w:ilvl w:val="0"/>
          <w:numId w:val="19"/>
        </w:numPr>
        <w:rPr>
          <w:rFonts w:cstheme="minorHAnsi"/>
          <w:b/>
          <w:bCs/>
          <w:lang w:val="en-GB" w:eastAsia="zh-CN"/>
        </w:rPr>
      </w:pPr>
      <w:r w:rsidRPr="008E2EA6">
        <w:rPr>
          <w:rFonts w:cstheme="minorHAnsi"/>
          <w:b/>
          <w:bCs/>
          <w:lang w:val="en-GB" w:eastAsia="zh-CN"/>
        </w:rPr>
        <w:t xml:space="preserve">Bag Takeaway Conveyor:- </w:t>
      </w:r>
      <w:r w:rsidR="008E2EA6" w:rsidRPr="008E2EA6">
        <w:rPr>
          <w:rFonts w:cstheme="minorHAnsi"/>
          <w:lang w:val="en-GB" w:eastAsia="zh-CN"/>
        </w:rPr>
        <w:t xml:space="preserve">Following the secondary sorting process, the shipments are placed into bags and then manually loaded onto a bag takeaway conveyor located beneath the CBS loop. This conveyor transports the bags </w:t>
      </w:r>
      <w:r w:rsidR="00810B29">
        <w:rPr>
          <w:rFonts w:cstheme="minorHAnsi"/>
          <w:lang w:val="en-GB" w:eastAsia="zh-CN"/>
        </w:rPr>
        <w:t>out of CBS footprint to a free space on same level</w:t>
      </w:r>
      <w:r w:rsidR="008E2EA6">
        <w:rPr>
          <w:rFonts w:cstheme="minorHAnsi"/>
          <w:lang w:val="en-GB" w:eastAsia="zh-CN"/>
        </w:rPr>
        <w:t>.</w:t>
      </w:r>
    </w:p>
    <w:p w14:paraId="596D3548" w14:textId="77777777" w:rsidR="008E2EA6" w:rsidRDefault="008E2EA6" w:rsidP="008E2EA6">
      <w:pPr>
        <w:pStyle w:val="ListParagraph"/>
        <w:rPr>
          <w:rFonts w:cstheme="minorHAnsi"/>
          <w:b/>
          <w:bCs/>
          <w:lang w:val="en-GB" w:eastAsia="zh-CN"/>
        </w:rPr>
      </w:pPr>
    </w:p>
    <w:p w14:paraId="03802DE3" w14:textId="77777777" w:rsidR="008E2EA6" w:rsidRPr="008E2EA6" w:rsidRDefault="008E2EA6" w:rsidP="008E2EA6">
      <w:pPr>
        <w:pStyle w:val="ListParagraph"/>
        <w:rPr>
          <w:rFonts w:cstheme="minorHAnsi"/>
          <w:b/>
          <w:bCs/>
          <w:lang w:val="en-GB" w:eastAsia="zh-CN"/>
        </w:rPr>
      </w:pPr>
    </w:p>
    <w:p w14:paraId="6BD2FAEB" w14:textId="71E53B6D" w:rsidR="00C45790" w:rsidRPr="00781493" w:rsidRDefault="00C45790">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73" w:name="_Toc145535598"/>
      <w:r w:rsidRPr="00781493">
        <w:rPr>
          <w:rFonts w:ascii="Calibri" w:eastAsia="SimSun" w:hAnsi="Calibri" w:cs="Calibri"/>
          <w:b/>
          <w:bCs/>
          <w:color w:val="323E4F" w:themeColor="text2" w:themeShade="BF"/>
          <w:sz w:val="24"/>
          <w:szCs w:val="24"/>
          <w:lang w:val="en-GB" w:eastAsia="zh-CN"/>
        </w:rPr>
        <w:t>Main benefits of the proposed solution</w:t>
      </w:r>
      <w:bookmarkEnd w:id="72"/>
      <w:bookmarkEnd w:id="73"/>
    </w:p>
    <w:p w14:paraId="17F10036" w14:textId="77777777" w:rsidR="00C45790" w:rsidRPr="00173821" w:rsidRDefault="00C45790" w:rsidP="00C45790">
      <w:pPr>
        <w:autoSpaceDE w:val="0"/>
        <w:autoSpaceDN w:val="0"/>
        <w:adjustRightInd w:val="0"/>
        <w:spacing w:after="0" w:line="240" w:lineRule="auto"/>
        <w:ind w:firstLine="360"/>
        <w:jc w:val="both"/>
        <w:rPr>
          <w:rFonts w:cstheme="minorHAnsi"/>
        </w:rPr>
      </w:pPr>
      <w:r w:rsidRPr="00173821">
        <w:rPr>
          <w:rFonts w:cstheme="minorHAnsi"/>
        </w:rPr>
        <w:t>The proposed solution has the following advantages:</w:t>
      </w:r>
    </w:p>
    <w:p w14:paraId="13A1CE65" w14:textId="77777777" w:rsidR="00C45790" w:rsidRPr="00173821" w:rsidRDefault="00C45790" w:rsidP="00C45790">
      <w:pPr>
        <w:autoSpaceDE w:val="0"/>
        <w:autoSpaceDN w:val="0"/>
        <w:adjustRightInd w:val="0"/>
        <w:spacing w:after="0" w:line="240" w:lineRule="auto"/>
        <w:jc w:val="both"/>
        <w:rPr>
          <w:rFonts w:cstheme="minorHAnsi"/>
        </w:rPr>
      </w:pPr>
    </w:p>
    <w:p w14:paraId="25CFEDE9" w14:textId="2430E158" w:rsidR="00C45790" w:rsidRPr="00781493" w:rsidRDefault="00C45790" w:rsidP="00781493">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High operational throughput </w:t>
      </w:r>
    </w:p>
    <w:p w14:paraId="56AC6462" w14:textId="068C2891"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Good </w:t>
      </w:r>
      <w:r w:rsidR="00FE7C50">
        <w:rPr>
          <w:rFonts w:cstheme="minorHAnsi"/>
        </w:rPr>
        <w:t>Shipment</w:t>
      </w:r>
      <w:r w:rsidR="00D913FF" w:rsidRPr="00173821">
        <w:rPr>
          <w:rFonts w:cstheme="minorHAnsi"/>
        </w:rPr>
        <w:t>s</w:t>
      </w:r>
      <w:r w:rsidRPr="00173821">
        <w:rPr>
          <w:rFonts w:cstheme="minorHAnsi"/>
        </w:rPr>
        <w:t xml:space="preserve"> conveying quality for the entire range of conveyable </w:t>
      </w:r>
      <w:r w:rsidR="00FE7C50">
        <w:rPr>
          <w:rFonts w:cstheme="minorHAnsi"/>
        </w:rPr>
        <w:t>Shipment</w:t>
      </w:r>
      <w:r w:rsidR="00D913FF" w:rsidRPr="00173821">
        <w:rPr>
          <w:rFonts w:cstheme="minorHAnsi"/>
        </w:rPr>
        <w:t>s</w:t>
      </w:r>
      <w:r w:rsidRPr="00173821">
        <w:rPr>
          <w:rFonts w:cstheme="minorHAnsi"/>
        </w:rPr>
        <w:t xml:space="preserve"> with a sorting conveyor speed </w:t>
      </w:r>
      <w:r w:rsidR="00B0460A">
        <w:rPr>
          <w:rFonts w:cstheme="minorHAnsi"/>
        </w:rPr>
        <w:t xml:space="preserve">of </w:t>
      </w:r>
      <w:r w:rsidRPr="00173821">
        <w:rPr>
          <w:rFonts w:cstheme="minorHAnsi"/>
        </w:rPr>
        <w:t>up to 2</w:t>
      </w:r>
      <w:r w:rsidR="00453EEE">
        <w:rPr>
          <w:rFonts w:cstheme="minorHAnsi"/>
        </w:rPr>
        <w:t>.1</w:t>
      </w:r>
      <w:r w:rsidRPr="00173821">
        <w:rPr>
          <w:rFonts w:cstheme="minorHAnsi"/>
        </w:rPr>
        <w:t xml:space="preserve"> m/s.</w:t>
      </w:r>
    </w:p>
    <w:p w14:paraId="7D7A1D7D" w14:textId="3D6447C2" w:rsidR="00C45790" w:rsidRPr="00781493" w:rsidRDefault="00C45790" w:rsidP="00C45790">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Low occupancy of floor space in the building</w:t>
      </w:r>
      <w:r w:rsidR="005A40CD">
        <w:rPr>
          <w:rFonts w:cstheme="minorHAnsi"/>
        </w:rPr>
        <w:t>.</w:t>
      </w:r>
      <w:r w:rsidRPr="00173821">
        <w:rPr>
          <w:rFonts w:cstheme="minorHAnsi"/>
        </w:rPr>
        <w:t xml:space="preserve"> </w:t>
      </w:r>
    </w:p>
    <w:p w14:paraId="64EF3D1F" w14:textId="25FBB36B" w:rsidR="00C45790" w:rsidRPr="00781493" w:rsidRDefault="00C45790" w:rsidP="00C77592">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Narrow discharge centers for </w:t>
      </w:r>
      <w:r w:rsidR="00B0460A">
        <w:rPr>
          <w:rFonts w:cstheme="minorHAnsi"/>
        </w:rPr>
        <w:t xml:space="preserve">the </w:t>
      </w:r>
      <w:r w:rsidRPr="00173821">
        <w:rPr>
          <w:rFonts w:cstheme="minorHAnsi"/>
        </w:rPr>
        <w:t>increased numb</w:t>
      </w:r>
      <w:r w:rsidR="008B6AA7" w:rsidRPr="00173821">
        <w:rPr>
          <w:rFonts w:cstheme="minorHAnsi"/>
        </w:rPr>
        <w:t>er of splits in limited space</w:t>
      </w:r>
      <w:r w:rsidR="005A40CD">
        <w:rPr>
          <w:rFonts w:cstheme="minorHAnsi"/>
        </w:rPr>
        <w:t>.</w:t>
      </w:r>
    </w:p>
    <w:p w14:paraId="4908C579" w14:textId="473B7807" w:rsidR="00C45790" w:rsidRPr="00173821" w:rsidRDefault="00C45790" w:rsidP="006E2691">
      <w:pPr>
        <w:pStyle w:val="ListParagraph"/>
        <w:numPr>
          <w:ilvl w:val="0"/>
          <w:numId w:val="8"/>
        </w:numPr>
        <w:autoSpaceDE w:val="0"/>
        <w:autoSpaceDN w:val="0"/>
        <w:adjustRightInd w:val="0"/>
        <w:spacing w:after="0" w:line="240" w:lineRule="auto"/>
        <w:jc w:val="both"/>
        <w:rPr>
          <w:rFonts w:cstheme="minorHAnsi"/>
        </w:rPr>
      </w:pPr>
      <w:r w:rsidRPr="00173821">
        <w:rPr>
          <w:rFonts w:cstheme="minorHAnsi"/>
        </w:rPr>
        <w:t xml:space="preserve">FALCON’s CBS can adapt </w:t>
      </w:r>
      <w:r w:rsidR="00B0460A">
        <w:rPr>
          <w:rFonts w:cstheme="minorHAnsi"/>
        </w:rPr>
        <w:t>to</w:t>
      </w:r>
      <w:r w:rsidR="00B0460A" w:rsidRPr="00173821">
        <w:rPr>
          <w:rFonts w:cstheme="minorHAnsi"/>
        </w:rPr>
        <w:t xml:space="preserve"> </w:t>
      </w:r>
      <w:r w:rsidRPr="00173821">
        <w:rPr>
          <w:rFonts w:cstheme="minorHAnsi"/>
        </w:rPr>
        <w:t xml:space="preserve">changing business requirements by adjusting its </w:t>
      </w:r>
      <w:r w:rsidR="005A40CD" w:rsidRPr="00173821">
        <w:rPr>
          <w:rFonts w:cstheme="minorHAnsi"/>
        </w:rPr>
        <w:t>speed.</w:t>
      </w:r>
    </w:p>
    <w:p w14:paraId="708C8C6B" w14:textId="77777777" w:rsidR="00C45790" w:rsidRPr="00173821" w:rsidRDefault="00C45790" w:rsidP="00C45790">
      <w:pPr>
        <w:autoSpaceDE w:val="0"/>
        <w:autoSpaceDN w:val="0"/>
        <w:adjustRightInd w:val="0"/>
        <w:spacing w:after="0" w:line="240" w:lineRule="auto"/>
        <w:ind w:left="360" w:firstLine="360"/>
        <w:jc w:val="both"/>
        <w:rPr>
          <w:rFonts w:cstheme="minorHAnsi"/>
          <w:lang w:val="en-US"/>
        </w:rPr>
      </w:pPr>
      <w:r w:rsidRPr="00173821">
        <w:rPr>
          <w:rFonts w:cstheme="minorHAnsi"/>
          <w:lang w:val="en-US"/>
        </w:rPr>
        <w:t>to match the operational throughput requirement, thereby leading to Power Savings</w:t>
      </w:r>
    </w:p>
    <w:p w14:paraId="6D0905D6" w14:textId="4586A753" w:rsidR="00BD212B" w:rsidRPr="00173821" w:rsidRDefault="00C45790" w:rsidP="002E293E">
      <w:pPr>
        <w:pStyle w:val="ListParagraph"/>
        <w:autoSpaceDE w:val="0"/>
        <w:autoSpaceDN w:val="0"/>
        <w:adjustRightInd w:val="0"/>
        <w:spacing w:after="0" w:line="240" w:lineRule="auto"/>
        <w:jc w:val="both"/>
        <w:rPr>
          <w:rFonts w:cstheme="minorHAnsi"/>
        </w:rPr>
      </w:pPr>
      <w:r w:rsidRPr="00173821">
        <w:rPr>
          <w:rFonts w:cstheme="minorHAnsi"/>
        </w:rPr>
        <w:t>and reduced syst</w:t>
      </w:r>
      <w:r w:rsidR="008B6AA7" w:rsidRPr="00173821">
        <w:rPr>
          <w:rFonts w:cstheme="minorHAnsi"/>
        </w:rPr>
        <w:t>em W</w:t>
      </w:r>
      <w:r w:rsidRPr="00173821">
        <w:rPr>
          <w:rFonts w:cstheme="minorHAnsi"/>
        </w:rPr>
        <w:t>ear</w:t>
      </w:r>
      <w:r w:rsidR="008B6AA7" w:rsidRPr="00173821">
        <w:rPr>
          <w:rFonts w:cstheme="minorHAnsi"/>
        </w:rPr>
        <w:t xml:space="preserve"> &amp; Tea</w:t>
      </w:r>
      <w:r w:rsidR="00D50A3B" w:rsidRPr="00173821">
        <w:rPr>
          <w:rFonts w:cstheme="minorHAnsi"/>
        </w:rPr>
        <w:t>r</w:t>
      </w:r>
      <w:r w:rsidR="002E293E" w:rsidRPr="00173821">
        <w:rPr>
          <w:rFonts w:cstheme="minorHAnsi"/>
        </w:rPr>
        <w:t>.</w:t>
      </w:r>
    </w:p>
    <w:p w14:paraId="5E9DB1B9" w14:textId="77777777" w:rsidR="000F745E" w:rsidRDefault="000F745E" w:rsidP="002E293E">
      <w:pPr>
        <w:pStyle w:val="ListParagraph"/>
        <w:autoSpaceDE w:val="0"/>
        <w:autoSpaceDN w:val="0"/>
        <w:adjustRightInd w:val="0"/>
        <w:spacing w:after="0" w:line="240" w:lineRule="auto"/>
        <w:jc w:val="both"/>
        <w:rPr>
          <w:rFonts w:ascii="Arial" w:hAnsi="Arial" w:cs="Arial"/>
        </w:rPr>
      </w:pPr>
    </w:p>
    <w:p w14:paraId="25DE935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BEB9221"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BB6651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D38348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FE9167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A13358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36059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5910561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2BFC28"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DCB68E"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C440F5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C11713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0B06ACC"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2513B25"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02530F9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469BA4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6E3A42B"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10381627"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21BB59F3"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7762D5F"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B1A9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355A13CA"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66C321D9" w14:textId="77777777" w:rsidR="00FE7C50" w:rsidRDefault="00FE7C50" w:rsidP="002E293E">
      <w:pPr>
        <w:pStyle w:val="ListParagraph"/>
        <w:autoSpaceDE w:val="0"/>
        <w:autoSpaceDN w:val="0"/>
        <w:adjustRightInd w:val="0"/>
        <w:spacing w:after="0" w:line="240" w:lineRule="auto"/>
        <w:jc w:val="both"/>
        <w:rPr>
          <w:rFonts w:ascii="Arial" w:hAnsi="Arial" w:cs="Arial"/>
        </w:rPr>
      </w:pPr>
    </w:p>
    <w:p w14:paraId="7EE8C460" w14:textId="05319A76" w:rsidR="003B78B0" w:rsidRDefault="003B78B0">
      <w:pPr>
        <w:pStyle w:val="Heading1"/>
        <w:numPr>
          <w:ilvl w:val="0"/>
          <w:numId w:val="12"/>
        </w:numPr>
        <w:ind w:left="0"/>
        <w:rPr>
          <w:rFonts w:ascii="Calibri" w:eastAsia="SimSun" w:hAnsi="Calibri" w:cs="Calibri"/>
          <w:b/>
          <w:bCs/>
          <w:color w:val="323E4F" w:themeColor="text2" w:themeShade="BF"/>
          <w:sz w:val="28"/>
          <w:szCs w:val="28"/>
          <w:u w:val="single"/>
          <w:lang w:val="en-GB" w:eastAsia="zh-CN"/>
        </w:rPr>
      </w:pPr>
      <w:bookmarkStart w:id="74" w:name="_Toc40053403"/>
      <w:bookmarkStart w:id="75" w:name="_Toc87941782"/>
      <w:bookmarkStart w:id="76" w:name="_Toc145535599"/>
      <w:r w:rsidRPr="006141AB">
        <w:rPr>
          <w:rFonts w:ascii="Calibri" w:eastAsia="SimSun" w:hAnsi="Calibri" w:cs="Calibri"/>
          <w:b/>
          <w:bCs/>
          <w:color w:val="323E4F" w:themeColor="text2" w:themeShade="BF"/>
          <w:sz w:val="28"/>
          <w:szCs w:val="28"/>
          <w:u w:val="single"/>
          <w:lang w:val="en-GB" w:eastAsia="zh-CN"/>
        </w:rPr>
        <w:lastRenderedPageBreak/>
        <w:t xml:space="preserve">Concept </w:t>
      </w:r>
      <w:r w:rsidR="00781493" w:rsidRPr="006141AB">
        <w:rPr>
          <w:rFonts w:ascii="Calibri" w:eastAsia="SimSun" w:hAnsi="Calibri" w:cs="Calibri"/>
          <w:b/>
          <w:bCs/>
          <w:color w:val="323E4F" w:themeColor="text2" w:themeShade="BF"/>
          <w:sz w:val="28"/>
          <w:szCs w:val="28"/>
          <w:u w:val="single"/>
          <w:lang w:val="en-GB" w:eastAsia="zh-CN"/>
        </w:rPr>
        <w:t>D</w:t>
      </w:r>
      <w:r w:rsidRPr="006141AB">
        <w:rPr>
          <w:rFonts w:ascii="Calibri" w:eastAsia="SimSun" w:hAnsi="Calibri" w:cs="Calibri"/>
          <w:b/>
          <w:bCs/>
          <w:color w:val="323E4F" w:themeColor="text2" w:themeShade="BF"/>
          <w:sz w:val="28"/>
          <w:szCs w:val="28"/>
          <w:u w:val="single"/>
          <w:lang w:val="en-GB" w:eastAsia="zh-CN"/>
        </w:rPr>
        <w:t>escription</w:t>
      </w:r>
      <w:bookmarkEnd w:id="74"/>
      <w:bookmarkEnd w:id="75"/>
      <w:bookmarkEnd w:id="76"/>
      <w:r w:rsidRPr="006141AB">
        <w:rPr>
          <w:rFonts w:ascii="Calibri" w:eastAsia="SimSun" w:hAnsi="Calibri" w:cs="Calibri"/>
          <w:b/>
          <w:bCs/>
          <w:color w:val="323E4F" w:themeColor="text2" w:themeShade="BF"/>
          <w:sz w:val="28"/>
          <w:szCs w:val="28"/>
          <w:u w:val="single"/>
          <w:lang w:val="en-GB" w:eastAsia="zh-CN"/>
        </w:rPr>
        <w:t xml:space="preserve"> </w:t>
      </w:r>
    </w:p>
    <w:p w14:paraId="5B6F63D5" w14:textId="4069F268" w:rsidR="00FD6006" w:rsidRDefault="00123D8E" w:rsidP="00FD6006">
      <w:pPr>
        <w:rPr>
          <w:lang w:val="en-GB" w:eastAsia="zh-CN"/>
        </w:rPr>
      </w:pPr>
      <w:r>
        <w:rPr>
          <w:rFonts w:ascii="Calibri" w:eastAsia="SimSun" w:hAnsi="Calibri" w:cs="Calibri"/>
          <w:b/>
          <w:bCs/>
          <w:noProof/>
          <w:color w:val="323E4F" w:themeColor="text2" w:themeShade="BF"/>
          <w:sz w:val="28"/>
          <w:szCs w:val="28"/>
          <w:u w:val="single"/>
          <w:lang w:val="en-GB" w:eastAsia="zh-CN"/>
        </w:rPr>
        <mc:AlternateContent>
          <mc:Choice Requires="wpg">
            <w:drawing>
              <wp:anchor distT="0" distB="0" distL="114300" distR="114300" simplePos="0" relativeHeight="251654656" behindDoc="0" locked="0" layoutInCell="1" allowOverlap="1" wp14:anchorId="08884452" wp14:editId="58B6726F">
                <wp:simplePos x="0" y="0"/>
                <wp:positionH relativeFrom="column">
                  <wp:posOffset>1228725</wp:posOffset>
                </wp:positionH>
                <wp:positionV relativeFrom="paragraph">
                  <wp:posOffset>146685</wp:posOffset>
                </wp:positionV>
                <wp:extent cx="3352165" cy="7367905"/>
                <wp:effectExtent l="0" t="0" r="19685" b="23495"/>
                <wp:wrapNone/>
                <wp:docPr id="114920403" name="Group 1"/>
                <wp:cNvGraphicFramePr/>
                <a:graphic xmlns:a="http://schemas.openxmlformats.org/drawingml/2006/main">
                  <a:graphicData uri="http://schemas.microsoft.com/office/word/2010/wordprocessingGroup">
                    <wpg:wgp>
                      <wpg:cNvGrpSpPr/>
                      <wpg:grpSpPr>
                        <a:xfrm>
                          <a:off x="0" y="0"/>
                          <a:ext cx="3352165" cy="7367905"/>
                          <a:chOff x="-95259" y="433714"/>
                          <a:chExt cx="3353109" cy="7369184"/>
                        </a:xfrm>
                      </wpg:grpSpPr>
                      <wps:wsp>
                        <wps:cNvPr id="119" name="Oval 119"/>
                        <wps:cNvSpPr/>
                        <wps:spPr>
                          <a:xfrm>
                            <a:off x="649369" y="3556488"/>
                            <a:ext cx="1578610" cy="689610"/>
                          </a:xfrm>
                          <a:prstGeom prst="ellipse">
                            <a:avLst/>
                          </a:prstGeom>
                        </wps:spPr>
                        <wps:style>
                          <a:lnRef idx="3">
                            <a:schemeClr val="lt1"/>
                          </a:lnRef>
                          <a:fillRef idx="1">
                            <a:schemeClr val="accent1"/>
                          </a:fillRef>
                          <a:effectRef idx="1">
                            <a:schemeClr val="accent1"/>
                          </a:effectRef>
                          <a:fontRef idx="minor">
                            <a:schemeClr val="lt1"/>
                          </a:fontRef>
                        </wps:style>
                        <wps:txbx>
                          <w:txbxContent>
                            <w:p w14:paraId="11A400C5" w14:textId="2F1D63DF" w:rsidR="00FD6006" w:rsidRPr="00CF06BD" w:rsidRDefault="00FD6006" w:rsidP="00FD6006">
                              <w:pPr>
                                <w:jc w:val="center"/>
                                <w:rPr>
                                  <w:lang w:val="en-US"/>
                                </w:rPr>
                              </w:pPr>
                              <w:r>
                                <w:rPr>
                                  <w:lang w:val="en-US"/>
                                </w:rPr>
                                <w:t>Loop CBS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Flowchart: Connector 130"/>
                        <wps:cNvSpPr/>
                        <wps:spPr>
                          <a:xfrm>
                            <a:off x="1802920" y="4934458"/>
                            <a:ext cx="1120775" cy="60960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7470510" name="Straight Arrow Connector 387470510"/>
                        <wps:cNvCnPr/>
                        <wps:spPr>
                          <a:xfrm>
                            <a:off x="1802958" y="4347713"/>
                            <a:ext cx="460531" cy="508959"/>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975911978" name="Flowchart: Connector 975911978"/>
                        <wps:cNvSpPr/>
                        <wps:spPr>
                          <a:xfrm>
                            <a:off x="-95259" y="4897183"/>
                            <a:ext cx="1054100" cy="632460"/>
                          </a:xfrm>
                          <a:prstGeom prst="flowChartConnector">
                            <a:avLst/>
                          </a:prstGeom>
                        </wps:spPr>
                        <wps:style>
                          <a:lnRef idx="1">
                            <a:schemeClr val="accent4"/>
                          </a:lnRef>
                          <a:fillRef idx="2">
                            <a:schemeClr val="accent4"/>
                          </a:fillRef>
                          <a:effectRef idx="1">
                            <a:schemeClr val="accent4"/>
                          </a:effectRef>
                          <a:fontRef idx="minor">
                            <a:schemeClr val="dk1"/>
                          </a:fontRef>
                        </wps:style>
                        <wps:txbx>
                          <w:txbxContent>
                            <w:p w14:paraId="786B9F55" w14:textId="77777777" w:rsidR="00FD6006" w:rsidRPr="00452D58" w:rsidRDefault="00FD6006" w:rsidP="00FD6006">
                              <w:pPr>
                                <w:jc w:val="center"/>
                                <w:rPr>
                                  <w:lang w:val="en-US"/>
                                </w:rPr>
                              </w:pPr>
                              <w:r>
                                <w:rPr>
                                  <w:lang w:val="en-US"/>
                                </w:rPr>
                                <w:t>Rejection Chutes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116121" name="Straight Arrow Connector 1243116121"/>
                        <wps:cNvCnPr/>
                        <wps:spPr>
                          <a:xfrm flipH="1">
                            <a:off x="1358099" y="1228245"/>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559694001" name="Straight Arrow Connector 1559694001"/>
                        <wps:cNvCnPr/>
                        <wps:spPr>
                          <a:xfrm flipH="1">
                            <a:off x="511059" y="4347713"/>
                            <a:ext cx="477927" cy="465827"/>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1383446531" name="Flowchart: Connector 1383446531"/>
                        <wps:cNvSpPr/>
                        <wps:spPr>
                          <a:xfrm>
                            <a:off x="1687462" y="6136496"/>
                            <a:ext cx="1350633" cy="64770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Oval 108"/>
                        <wps:cNvSpPr/>
                        <wps:spPr>
                          <a:xfrm>
                            <a:off x="574533" y="433714"/>
                            <a:ext cx="1543050" cy="742950"/>
                          </a:xfrm>
                          <a:prstGeom prst="ellipse">
                            <a:avLst/>
                          </a:prstGeom>
                          <a:solidFill>
                            <a:schemeClr val="accent6">
                              <a:lumMod val="75000"/>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2" name="Rectangle: Rounded Corners 502"/>
                        <wps:cNvSpPr/>
                        <wps:spPr>
                          <a:xfrm>
                            <a:off x="476800" y="1618235"/>
                            <a:ext cx="1858010" cy="349250"/>
                          </a:xfrm>
                          <a:prstGeom prst="roundRect">
                            <a:avLst/>
                          </a:prstGeom>
                        </wps:spPr>
                        <wps:style>
                          <a:lnRef idx="1">
                            <a:schemeClr val="dk1"/>
                          </a:lnRef>
                          <a:fillRef idx="2">
                            <a:schemeClr val="dk1"/>
                          </a:fillRef>
                          <a:effectRef idx="1">
                            <a:schemeClr val="dk1"/>
                          </a:effectRef>
                          <a:fontRef idx="minor">
                            <a:schemeClr val="dk1"/>
                          </a:fontRef>
                        </wps:style>
                        <wps:txb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1348223" name="Rectangle: Rounded Corners 281348223"/>
                        <wps:cNvSpPr/>
                        <wps:spPr>
                          <a:xfrm>
                            <a:off x="1584325" y="7187308"/>
                            <a:ext cx="1673525" cy="61559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492EA18A" w14:textId="49FCF2EE" w:rsidR="00FD6006" w:rsidRDefault="00AB2279" w:rsidP="00FD6006">
                              <w:pPr>
                                <w:jc w:val="center"/>
                                <w:rPr>
                                  <w:lang w:val="en-US"/>
                                </w:rPr>
                              </w:pPr>
                              <w:r>
                                <w:rPr>
                                  <w:lang w:val="en-US"/>
                                </w:rPr>
                                <w:t>Bag takeaway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9741086" name="Straight Arrow Connector 2129741086"/>
                        <wps:cNvCnPr/>
                        <wps:spPr>
                          <a:xfrm>
                            <a:off x="2403361" y="5698206"/>
                            <a:ext cx="0" cy="3657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53431732" name="Straight Arrow Connector 553431732"/>
                        <wps:cNvCnPr/>
                        <wps:spPr>
                          <a:xfrm flipH="1">
                            <a:off x="2396709" y="6859648"/>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s:wsp>
                        <wps:cNvPr id="531075303" name="Straight Arrow Connector 531075303"/>
                        <wps:cNvCnPr/>
                        <wps:spPr>
                          <a:xfrm flipH="1">
                            <a:off x="1415255" y="3181426"/>
                            <a:ext cx="0" cy="327660"/>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8884452" id="Group 1" o:spid="_x0000_s1030" style="position:absolute;margin-left:96.75pt;margin-top:11.55pt;width:263.95pt;height:580.15pt;z-index:251654656;mso-width-relative:margin;mso-height-relative:margin" coordorigin="-952,4337" coordsize="33531,73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">
                <v:oval id="Oval 119" o:spid="_x0000_s1031" style="position:absolute;left:6493;top:35564;width:15786;height:68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" fillcolor="#4472c4 [3204]" strokecolor="white [3201]" strokeweight="1.5pt">
                  <v:stroke joinstyle="miter"/>
                  <v:textbox>
                    <w:txbxContent>
                      <w:p w14:paraId="11A400C5" w14:textId="2F1D63DF" w:rsidR="00FD6006" w:rsidRPr="00CF06BD" w:rsidRDefault="00FD6006" w:rsidP="00FD6006">
                        <w:pPr>
                          <w:jc w:val="center"/>
                          <w:rPr>
                            <w:lang w:val="en-US"/>
                          </w:rPr>
                        </w:pPr>
                        <w:r>
                          <w:rPr>
                            <w:lang w:val="en-US"/>
                          </w:rPr>
                          <w:t>Loop CBS</w:t>
                        </w:r>
                      </w:p>
                    </w:txbxContent>
                  </v:textbox>
                </v:oval>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30" o:spid="_x0000_s1032" type="#_x0000_t120" style="position:absolute;left:18029;top:49344;width:11207;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" fillcolor="#ffd555 [2167]" strokecolor="#ffc000 [3207]" strokeweight=".5pt">
                  <v:fill color2="#ffcc31 [2615]" rotate="t" colors="0 #ffdd9c;.5 #ffd78e;1 #ffd479" focus="100%" type="gradient">
                    <o:fill v:ext="view" type="gradientUnscaled"/>
                  </v:fill>
                  <v:stroke joinstyle="miter"/>
                  <v:textbox>
                    <w:txbxContent>
                      <w:p w14:paraId="2EB888FA" w14:textId="2D84BDCC" w:rsidR="00FD6006" w:rsidRPr="00452D58" w:rsidRDefault="00525DD6" w:rsidP="00FD6006">
                        <w:pPr>
                          <w:jc w:val="center"/>
                          <w:rPr>
                            <w:lang w:val="en-US"/>
                          </w:rPr>
                        </w:pPr>
                        <w:r>
                          <w:rPr>
                            <w:lang w:val="en-US"/>
                          </w:rPr>
                          <w:t>Secondary</w:t>
                        </w:r>
                        <w:r w:rsidR="00FD6006">
                          <w:rPr>
                            <w:lang w:val="en-US"/>
                          </w:rPr>
                          <w:t xml:space="preserve"> Chutes</w:t>
                        </w:r>
                      </w:p>
                    </w:txbxContent>
                  </v:textbox>
                </v:shape>
                <v:shapetype id="_x0000_t32" coordsize="21600,21600" o:spt="32" o:oned="t" path="m,l21600,21600e" filled="f">
                  <v:path arrowok="t" fillok="f" o:connecttype="none"/>
                  <o:lock v:ext="edit" shapetype="t"/>
                </v:shapetype>
                <v:shape id="Straight Arrow Connector 387470510" o:spid="_x0000_s1033" type="#_x0000_t32" style="position:absolute;left:18029;top:43477;width:4605;height:50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" strokecolor="#4472c4 [3204]" strokeweight="1.5pt">
                  <v:stroke endarrow="block" joinstyle="miter"/>
                </v:shape>
                <v:shape id="Flowchart: Connector 975911978" o:spid="_x0000_s1034" type="#_x0000_t120" style="position:absolute;left:-952;top:48971;width:10540;height:63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" fillcolor="#ffd555 [2167]" strokecolor="#ffc000 [3207]" strokeweight=".5pt">
                  <v:fill color2="#ffcc31 [2615]" rotate="t" colors="0 #ffdd9c;.5 #ffd78e;1 #ffd479" focus="100%" type="gradient">
                    <o:fill v:ext="view" type="gradientUnscaled"/>
                  </v:fill>
                  <v:stroke joinstyle="miter"/>
                  <v:textbox>
                    <w:txbxContent>
                      <w:p w14:paraId="786B9F55" w14:textId="77777777" w:rsidR="00FD6006" w:rsidRPr="00452D58" w:rsidRDefault="00FD6006" w:rsidP="00FD6006">
                        <w:pPr>
                          <w:jc w:val="center"/>
                          <w:rPr>
                            <w:lang w:val="en-US"/>
                          </w:rPr>
                        </w:pPr>
                        <w:r>
                          <w:rPr>
                            <w:lang w:val="en-US"/>
                          </w:rPr>
                          <w:t>Rejection Chutes</w:t>
                        </w:r>
                      </w:p>
                    </w:txbxContent>
                  </v:textbox>
                </v:shape>
                <v:shape id="Straight Arrow Connector 1243116121" o:spid="_x0000_s1035" type="#_x0000_t32" style="position:absolute;left:13580;top:12282;width:0;height:3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" strokecolor="#4472c4 [3204]" strokeweight="1.5pt">
                  <v:stroke endarrow="block" joinstyle="miter"/>
                </v:shape>
                <v:shape id="Straight Arrow Connector 1559694001" o:spid="_x0000_s1036" type="#_x0000_t32" style="position:absolute;left:5110;top:43477;width:4779;height:46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" strokecolor="#4472c4 [3204]" strokeweight="1.5pt">
                  <v:stroke endarrow="block" joinstyle="miter"/>
                </v:shape>
                <v:shape id="Flowchart: Connector 1383446531" o:spid="_x0000_s1037" type="#_x0000_t120" style="position:absolute;left:16874;top:61364;width:13506;height:6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" fillcolor="#ed7d31 [3205]" strokecolor="#ffc000 [3207]" strokeweight=".5pt">
                  <v:stroke joinstyle="miter"/>
                  <v:textbox>
                    <w:txbxContent>
                      <w:p w14:paraId="272ADE82" w14:textId="6C946FB0" w:rsidR="00FD6006" w:rsidRPr="00452D58" w:rsidRDefault="00FD6006" w:rsidP="00FD6006">
                        <w:pPr>
                          <w:jc w:val="center"/>
                          <w:rPr>
                            <w:lang w:val="en-US"/>
                          </w:rPr>
                        </w:pPr>
                        <w:r>
                          <w:rPr>
                            <w:lang w:val="en-US"/>
                          </w:rPr>
                          <w:t xml:space="preserve">PTL </w:t>
                        </w:r>
                        <w:r w:rsidR="00AB2279">
                          <w:rPr>
                            <w:lang w:val="en-US"/>
                          </w:rPr>
                          <w:t>system (In FK scope)</w:t>
                        </w:r>
                      </w:p>
                    </w:txbxContent>
                  </v:textbox>
                </v:shape>
                <v:oval id="Oval 108" o:spid="_x0000_s1038" style="position:absolute;left:5745;top:4337;width:15430;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" fillcolor="#538135 [2409]" stroked="f">
                  <v:fill opacity="32896f"/>
                  <v:textbox>
                    <w:txbxContent>
                      <w:p w14:paraId="744AD796" w14:textId="7CBEA328" w:rsidR="00FD6006" w:rsidRPr="006141AB" w:rsidRDefault="00FE7C50" w:rsidP="00FD6006">
                        <w:pPr>
                          <w:jc w:val="center"/>
                          <w:rPr>
                            <w:color w:val="000000" w:themeColor="text1"/>
                            <w:lang w:val="en-US"/>
                          </w:rPr>
                        </w:pPr>
                        <w:r>
                          <w:rPr>
                            <w:color w:val="000000" w:themeColor="text1"/>
                            <w:lang w:val="en-US"/>
                          </w:rPr>
                          <w:t xml:space="preserve">Infeed </w:t>
                        </w:r>
                        <w:r w:rsidR="000808F5">
                          <w:rPr>
                            <w:color w:val="000000" w:themeColor="text1"/>
                            <w:lang w:val="en-US"/>
                          </w:rPr>
                          <w:t>System</w:t>
                        </w:r>
                        <w:r>
                          <w:rPr>
                            <w:color w:val="000000" w:themeColor="text1"/>
                            <w:lang w:val="en-US"/>
                          </w:rPr>
                          <w:t xml:space="preserve"> </w:t>
                        </w:r>
                      </w:p>
                    </w:txbxContent>
                  </v:textbox>
                </v:oval>
                <v:roundrect id="Rectangle: Rounded Corners 502" o:spid="_x0000_s1039" style="position:absolute;left:4768;top:16182;width:18580;height:34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" fillcolor="#555 [2160]" strokecolor="black [3200]" strokeweight=".5pt">
                  <v:fill color2="#313131 [2608]" rotate="t" colors="0 #9b9b9b;.5 #8e8e8e;1 #797979" focus="100%" type="gradient">
                    <o:fill v:ext="view" type="gradientUnscaled"/>
                  </v:fill>
                  <v:stroke joinstyle="miter"/>
                  <v:textbox>
                    <w:txbxContent>
                      <w:p w14:paraId="3103FDAD" w14:textId="1887E798" w:rsidR="00FD6006" w:rsidRPr="00DA7D65" w:rsidRDefault="00FE7C50" w:rsidP="00FD6006">
                        <w:pPr>
                          <w:jc w:val="center"/>
                          <w:rPr>
                            <w:color w:val="FFFFFF" w:themeColor="background1"/>
                            <w:lang w:val="en-US"/>
                          </w:rPr>
                        </w:pPr>
                        <w:r>
                          <w:rPr>
                            <w:color w:val="FFFFFF" w:themeColor="background1"/>
                            <w:lang w:val="en-US"/>
                          </w:rPr>
                          <w:t>Volume distribution system</w:t>
                        </w:r>
                      </w:p>
                      <w:p w14:paraId="0127952B" w14:textId="77777777" w:rsidR="00FD6006" w:rsidRPr="00DA7D65" w:rsidRDefault="00FD6006" w:rsidP="00FD6006">
                        <w:pPr>
                          <w:jc w:val="center"/>
                          <w:rPr>
                            <w:color w:val="FFFFFF" w:themeColor="background1"/>
                            <w:lang w:val="en-US"/>
                          </w:rPr>
                        </w:pPr>
                      </w:p>
                    </w:txbxContent>
                  </v:textbox>
                </v:roundrect>
                <v:roundrect id="Rectangle: Rounded Corners 281348223" o:spid="_x0000_s1040" style="position:absolute;left:15843;top:71873;width:16735;height:615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" fillcolor="#9ecb81 [2169]" strokecolor="#70ad47 [3209]" strokeweight=".5pt">
                  <v:fill color2="#8ac066 [2617]" rotate="t" colors="0 #b5d5a7;.5 #aace99;1 #9cca86" focus="100%" type="gradient">
                    <o:fill v:ext="view" type="gradientUnscaled"/>
                  </v:fill>
                  <v:stroke joinstyle="miter"/>
                  <v:textbox>
                    <w:txbxContent>
                      <w:p w14:paraId="492EA18A" w14:textId="49FCF2EE" w:rsidR="00FD6006" w:rsidRDefault="00AB2279" w:rsidP="00FD6006">
                        <w:pPr>
                          <w:jc w:val="center"/>
                          <w:rPr>
                            <w:lang w:val="en-US"/>
                          </w:rPr>
                        </w:pPr>
                        <w:r>
                          <w:rPr>
                            <w:lang w:val="en-US"/>
                          </w:rPr>
                          <w:t>Bag takeaway conveyor</w:t>
                        </w:r>
                      </w:p>
                    </w:txbxContent>
                  </v:textbox>
                </v:roundrect>
                <v:shape id="Straight Arrow Connector 2129741086" o:spid="_x0000_s1041" type="#_x0000_t32" style="position:absolute;left:24033;top:56982;width:0;height:36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" strokecolor="#4472c4 [3204]" strokeweight="1.5pt">
                  <v:stroke endarrow="block" joinstyle="miter"/>
                </v:shape>
                <v:shape id="Straight Arrow Connector 553431732" o:spid="_x0000_s1042" type="#_x0000_t32" style="position:absolute;left:23967;top:68596;width:0;height:32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" strokecolor="#4472c4 [3204]" strokeweight="1.5pt">
                  <v:stroke endarrow="block" joinstyle="miter"/>
                </v:shape>
                <v:shape id="Straight Arrow Connector 531075303" o:spid="_x0000_s1043" type="#_x0000_t32" style="position:absolute;left:14152;top:31814;width:0;height:327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" strokecolor="#4472c4 [3204]" strokeweight="1.5pt">
                  <v:stroke endarrow="block" joinstyle="miter"/>
                </v:shape>
              </v:group>
            </w:pict>
          </mc:Fallback>
        </mc:AlternateContent>
      </w:r>
    </w:p>
    <w:p w14:paraId="310AA771" w14:textId="1740486D" w:rsidR="00FD6006" w:rsidRPr="00F0038F" w:rsidRDefault="00FD6006" w:rsidP="00FD6006">
      <w:pPr>
        <w:rPr>
          <w:rFonts w:ascii="Arial" w:hAnsi="Arial" w:cs="Arial"/>
        </w:rPr>
      </w:pPr>
    </w:p>
    <w:p w14:paraId="00C672B2" w14:textId="3221209B" w:rsidR="00FD6006" w:rsidRPr="00F0038F" w:rsidRDefault="00FD6006" w:rsidP="00FD6006">
      <w:pPr>
        <w:rPr>
          <w:rFonts w:ascii="Arial" w:hAnsi="Arial" w:cs="Arial"/>
        </w:rPr>
      </w:pPr>
    </w:p>
    <w:p w14:paraId="582AC591" w14:textId="6AF95484" w:rsidR="00FD6006" w:rsidRPr="00F0038F" w:rsidRDefault="00FD6006" w:rsidP="00FD6006">
      <w:pPr>
        <w:rPr>
          <w:rFonts w:ascii="Arial" w:hAnsi="Arial" w:cs="Arial"/>
        </w:rPr>
      </w:pPr>
    </w:p>
    <w:p w14:paraId="7BEA40A3" w14:textId="7DB0C55F" w:rsidR="00FD6006" w:rsidRPr="00F0038F" w:rsidRDefault="00FD6006" w:rsidP="00FD6006">
      <w:pPr>
        <w:rPr>
          <w:rFonts w:ascii="Arial" w:hAnsi="Arial" w:cs="Arial"/>
        </w:rPr>
      </w:pPr>
      <w:r w:rsidRPr="00F0038F">
        <w:rPr>
          <w:rFonts w:ascii="Arial" w:hAnsi="Arial" w:cs="Arial"/>
        </w:rPr>
        <w:t xml:space="preserve">                          </w:t>
      </w:r>
    </w:p>
    <w:p w14:paraId="64BEA745" w14:textId="1CB00B46" w:rsidR="00FD6006" w:rsidRPr="00F0038F" w:rsidRDefault="00FD6006" w:rsidP="00FD6006">
      <w:pPr>
        <w:rPr>
          <w:rFonts w:ascii="Arial" w:hAnsi="Arial" w:cs="Arial"/>
        </w:rPr>
      </w:pPr>
    </w:p>
    <w:p w14:paraId="0123FE3A" w14:textId="3B855BDE" w:rsidR="00FD6006" w:rsidRPr="00F0038F" w:rsidRDefault="00123D8E" w:rsidP="00FD6006">
      <w:pPr>
        <w:rPr>
          <w:rFonts w:ascii="Arial" w:hAnsi="Arial" w:cs="Arial"/>
        </w:rPr>
      </w:pPr>
      <w:r>
        <w:rPr>
          <w:noProof/>
        </w:rPr>
        <mc:AlternateContent>
          <mc:Choice Requires="wps">
            <w:drawing>
              <wp:anchor distT="0" distB="0" distL="114300" distR="114300" simplePos="0" relativeHeight="251685376" behindDoc="0" locked="0" layoutInCell="1" allowOverlap="1" wp14:anchorId="0CB33335" wp14:editId="7C0A3129">
                <wp:simplePos x="0" y="0"/>
                <wp:positionH relativeFrom="column">
                  <wp:posOffset>2681674</wp:posOffset>
                </wp:positionH>
                <wp:positionV relativeFrom="paragraph">
                  <wp:posOffset>19664</wp:posOffset>
                </wp:positionV>
                <wp:extent cx="0" cy="327603"/>
                <wp:effectExtent l="0" t="0" r="0" b="0"/>
                <wp:wrapNone/>
                <wp:docPr id="1647190209" name="Straight Arrow Connector 1"/>
                <wp:cNvGraphicFramePr/>
                <a:graphic xmlns:a="http://schemas.openxmlformats.org/drawingml/2006/main">
                  <a:graphicData uri="http://schemas.microsoft.com/office/word/2010/wordprocessingShape">
                    <wps:wsp>
                      <wps:cNvCnPr/>
                      <wps:spPr>
                        <a:xfrm flipH="1">
                          <a:off x="0" y="0"/>
                          <a:ext cx="0" cy="327603"/>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shape w14:anchorId="06ABDEFD" id="Straight Arrow Connector 1" o:spid="_x0000_s1026" type="#_x0000_t32" style="position:absolute;margin-left:211.15pt;margin-top:1.55pt;width:0;height:25.8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" strokecolor="#4472c4 [3204]" strokeweight="1.5pt">
                <v:stroke endarrow="block" joinstyle="miter"/>
              </v:shape>
            </w:pict>
          </mc:Fallback>
        </mc:AlternateContent>
      </w:r>
    </w:p>
    <w:p w14:paraId="5CDCA9B8" w14:textId="3028A9F7" w:rsidR="00FD6006" w:rsidRPr="00F0038F" w:rsidRDefault="00BF6538" w:rsidP="00FD6006">
      <w:pPr>
        <w:rPr>
          <w:rFonts w:ascii="Arial" w:hAnsi="Arial" w:cs="Arial"/>
        </w:rPr>
      </w:pPr>
      <w:r>
        <w:rPr>
          <w:noProof/>
        </w:rPr>
        <mc:AlternateContent>
          <mc:Choice Requires="wps">
            <w:drawing>
              <wp:anchor distT="0" distB="0" distL="114300" distR="114300" simplePos="0" relativeHeight="251683328" behindDoc="0" locked="0" layoutInCell="1" allowOverlap="1" wp14:anchorId="05D9F06B" wp14:editId="31C4D230">
                <wp:simplePos x="0" y="0"/>
                <wp:positionH relativeFrom="column">
                  <wp:posOffset>-476250</wp:posOffset>
                </wp:positionH>
                <wp:positionV relativeFrom="paragraph">
                  <wp:posOffset>320040</wp:posOffset>
                </wp:positionV>
                <wp:extent cx="1857375" cy="348615"/>
                <wp:effectExtent l="0" t="0" r="28575" b="13335"/>
                <wp:wrapNone/>
                <wp:docPr id="1062565628" name="Rectangle: Rounded Corners 1"/>
                <wp:cNvGraphicFramePr/>
                <a:graphic xmlns:a="http://schemas.openxmlformats.org/drawingml/2006/main">
                  <a:graphicData uri="http://schemas.microsoft.com/office/word/2010/wordprocessingShape">
                    <wps:wsp>
                      <wps:cNvSpPr/>
                      <wps:spPr>
                        <a:xfrm>
                          <a:off x="0" y="0"/>
                          <a:ext cx="1857375" cy="348615"/>
                        </a:xfrm>
                        <a:prstGeom prst="roundRect">
                          <a:avLst/>
                        </a:prstGeom>
                        <a:solidFill>
                          <a:schemeClr val="accent2"/>
                        </a:solidFill>
                      </wps:spPr>
                      <wps:style>
                        <a:lnRef idx="1">
                          <a:schemeClr val="dk1"/>
                        </a:lnRef>
                        <a:fillRef idx="2">
                          <a:schemeClr val="dk1"/>
                        </a:fillRef>
                        <a:effectRef idx="1">
                          <a:schemeClr val="dk1"/>
                        </a:effectRef>
                        <a:fontRef idx="minor">
                          <a:schemeClr val="dk1"/>
                        </a:fontRef>
                      </wps:style>
                      <wps:txbx>
                        <w:txbxContent>
                          <w:p w14:paraId="53E13F3E" w14:textId="77777777" w:rsidR="00123D8E" w:rsidRPr="00DA7D65" w:rsidRDefault="00123D8E" w:rsidP="00123D8E">
                            <w:pPr>
                              <w:jc w:val="center"/>
                              <w:rPr>
                                <w:color w:val="FFFFFF" w:themeColor="background1"/>
                                <w:lang w:val="en-US"/>
                              </w:rPr>
                            </w:pPr>
                            <w:r>
                              <w:rPr>
                                <w:color w:val="FFFFFF" w:themeColor="background1"/>
                                <w:lang w:val="en-US"/>
                              </w:rPr>
                              <w:t>Irregular Takeout conveyor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5D9F06B" id="Rectangle: Rounded Corners 1" o:spid="_x0000_s1044" style="position:absolute;margin-left:-37.5pt;margin-top:25.2pt;width:146.25pt;height:27.45pt;z-index:2516833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" fillcolor="#ed7d31 [3205]" strokecolor="black [3200]" strokeweight=".5pt">
                <v:stroke joinstyle="miter"/>
                <v:textbox>
                  <w:txbxContent>
                    <w:p w14:paraId="53E13F3E" w14:textId="77777777" w:rsidR="00123D8E" w:rsidRPr="00DA7D65" w:rsidRDefault="00123D8E" w:rsidP="00123D8E">
                      <w:pPr>
                        <w:jc w:val="center"/>
                        <w:rPr>
                          <w:color w:val="FFFFFF" w:themeColor="background1"/>
                          <w:lang w:val="en-US"/>
                        </w:rPr>
                      </w:pPr>
                      <w:r>
                        <w:rPr>
                          <w:color w:val="FFFFFF" w:themeColor="background1"/>
                          <w:lang w:val="en-US"/>
                        </w:rPr>
                        <w:t>Irregular Takeout conveyor</w:t>
                      </w:r>
                    </w:p>
                  </w:txbxContent>
                </v:textbox>
              </v:roundrect>
            </w:pict>
          </mc:Fallback>
        </mc:AlternateContent>
      </w:r>
      <w:r w:rsidR="00123D8E">
        <w:rPr>
          <w:noProof/>
        </w:rPr>
        <mc:AlternateContent>
          <mc:Choice Requires="wps">
            <w:drawing>
              <wp:anchor distT="0" distB="0" distL="114300" distR="114300" simplePos="0" relativeHeight="251682304" behindDoc="0" locked="0" layoutInCell="1" allowOverlap="1" wp14:anchorId="63069606" wp14:editId="4B41AE34">
                <wp:simplePos x="0" y="0"/>
                <wp:positionH relativeFrom="column">
                  <wp:posOffset>1972945</wp:posOffset>
                </wp:positionH>
                <wp:positionV relativeFrom="paragraph">
                  <wp:posOffset>140970</wp:posOffset>
                </wp:positionV>
                <wp:extent cx="1542415" cy="742315"/>
                <wp:effectExtent l="0" t="0" r="635" b="635"/>
                <wp:wrapNone/>
                <wp:docPr id="1347241924" name="Oval 1"/>
                <wp:cNvGraphicFramePr/>
                <a:graphic xmlns:a="http://schemas.openxmlformats.org/drawingml/2006/main">
                  <a:graphicData uri="http://schemas.microsoft.com/office/word/2010/wordprocessingShape">
                    <wps:wsp>
                      <wps:cNvSpPr/>
                      <wps:spPr>
                        <a:xfrm>
                          <a:off x="0" y="0"/>
                          <a:ext cx="1542415" cy="742315"/>
                        </a:xfrm>
                        <a:prstGeom prst="ellipse">
                          <a:avLst/>
                        </a:prstGeom>
                        <a:solidFill>
                          <a:srgbClr val="92D050">
                            <a:alpha val="50000"/>
                          </a:srgbClr>
                        </a:solidFill>
                        <a:ln>
                          <a:noFill/>
                        </a:ln>
                      </wps:spPr>
                      <wps:style>
                        <a:lnRef idx="0">
                          <a:scrgbClr r="0" g="0" b="0"/>
                        </a:lnRef>
                        <a:fillRef idx="0">
                          <a:scrgbClr r="0" g="0" b="0"/>
                        </a:fillRef>
                        <a:effectRef idx="0">
                          <a:scrgbClr r="0" g="0" b="0"/>
                        </a:effectRef>
                        <a:fontRef idx="minor">
                          <a:schemeClr val="lt1"/>
                        </a:fontRef>
                      </wps:style>
                      <wps:txbx>
                        <w:txbxContent>
                          <w:p w14:paraId="1211E740" w14:textId="77777777" w:rsidR="00123D8E" w:rsidRPr="006141AB" w:rsidRDefault="00123D8E" w:rsidP="00123D8E">
                            <w:pPr>
                              <w:jc w:val="center"/>
                              <w:rPr>
                                <w:color w:val="000000" w:themeColor="text1"/>
                                <w:lang w:val="en-US"/>
                              </w:rPr>
                            </w:pPr>
                            <w:r>
                              <w:rPr>
                                <w:color w:val="000000" w:themeColor="text1"/>
                                <w:lang w:val="en-US"/>
                              </w:rPr>
                              <w:t xml:space="preserve">Induct Lines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3069606" id="Oval 1" o:spid="_x0000_s1045" style="position:absolute;margin-left:155.35pt;margin-top:11.1pt;width:121.45pt;height:58.45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" fillcolor="#92d050" stroked="f">
                <v:fill opacity="32896f"/>
                <v:textbox>
                  <w:txbxContent>
                    <w:p w14:paraId="1211E740" w14:textId="77777777" w:rsidR="00123D8E" w:rsidRPr="006141AB" w:rsidRDefault="00123D8E" w:rsidP="00123D8E">
                      <w:pPr>
                        <w:jc w:val="center"/>
                        <w:rPr>
                          <w:color w:val="000000" w:themeColor="text1"/>
                          <w:lang w:val="en-US"/>
                        </w:rPr>
                      </w:pPr>
                      <w:r>
                        <w:rPr>
                          <w:color w:val="000000" w:themeColor="text1"/>
                          <w:lang w:val="en-US"/>
                        </w:rPr>
                        <w:t xml:space="preserve">Induct Lines </w:t>
                      </w:r>
                    </w:p>
                  </w:txbxContent>
                </v:textbox>
              </v:oval>
            </w:pict>
          </mc:Fallback>
        </mc:AlternateContent>
      </w:r>
    </w:p>
    <w:p w14:paraId="1867EFF5" w14:textId="04F36C6A" w:rsidR="00FD6006" w:rsidRPr="00F0038F" w:rsidRDefault="00123D8E" w:rsidP="00FD6006">
      <w:pPr>
        <w:rPr>
          <w:rFonts w:ascii="Arial" w:hAnsi="Arial" w:cs="Arial"/>
        </w:rPr>
      </w:pPr>
      <w:r>
        <w:rPr>
          <w:rFonts w:ascii="Arial" w:hAnsi="Arial" w:cs="Arial"/>
          <w:noProof/>
        </w:rPr>
        <mc:AlternateContent>
          <mc:Choice Requires="wps">
            <w:drawing>
              <wp:anchor distT="0" distB="0" distL="114300" distR="114300" simplePos="0" relativeHeight="251684352" behindDoc="0" locked="0" layoutInCell="1" allowOverlap="1" wp14:anchorId="47D6B776" wp14:editId="66C05859">
                <wp:simplePos x="0" y="0"/>
                <wp:positionH relativeFrom="column">
                  <wp:posOffset>1406203</wp:posOffset>
                </wp:positionH>
                <wp:positionV relativeFrom="paragraph">
                  <wp:posOffset>197485</wp:posOffset>
                </wp:positionV>
                <wp:extent cx="493200" cy="0"/>
                <wp:effectExtent l="38100" t="76200" r="0" b="95250"/>
                <wp:wrapNone/>
                <wp:docPr id="790489764" name="Straight Arrow Connector 1"/>
                <wp:cNvGraphicFramePr/>
                <a:graphic xmlns:a="http://schemas.openxmlformats.org/drawingml/2006/main">
                  <a:graphicData uri="http://schemas.microsoft.com/office/word/2010/wordprocessingShape">
                    <wps:wsp>
                      <wps:cNvCnPr/>
                      <wps:spPr>
                        <a:xfrm rot="10800000">
                          <a:off x="0" y="0"/>
                          <a:ext cx="493200"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5C1D8230" id="Straight Arrow Connector 1" o:spid="_x0000_s1026" type="#_x0000_t32" style="position:absolute;margin-left:110.7pt;margin-top:15.55pt;width:38.85pt;height:0;rotation:180;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" strokecolor="#4472c4 [3204]" strokeweight="1.5pt">
                <v:stroke endarrow="block" joinstyle="miter"/>
              </v:shape>
            </w:pict>
          </mc:Fallback>
        </mc:AlternateContent>
      </w:r>
    </w:p>
    <w:p w14:paraId="666D4F76" w14:textId="0FEA9532" w:rsidR="00FD6006" w:rsidRPr="00F0038F" w:rsidRDefault="00FD6006" w:rsidP="00FD6006">
      <w:pPr>
        <w:rPr>
          <w:rFonts w:ascii="Arial" w:hAnsi="Arial" w:cs="Arial"/>
        </w:rPr>
      </w:pPr>
    </w:p>
    <w:p w14:paraId="0A8E4A52" w14:textId="2BCD1F18" w:rsidR="00FD6006" w:rsidRPr="00F0038F" w:rsidRDefault="00FD6006" w:rsidP="00FD6006">
      <w:pPr>
        <w:rPr>
          <w:rFonts w:ascii="Arial" w:hAnsi="Arial" w:cs="Arial"/>
        </w:rPr>
      </w:pPr>
    </w:p>
    <w:p w14:paraId="0FC5E736" w14:textId="22268AFA" w:rsidR="00FD6006" w:rsidRPr="00F0038F" w:rsidRDefault="00FD6006" w:rsidP="00FD6006">
      <w:pPr>
        <w:rPr>
          <w:rFonts w:ascii="Arial" w:hAnsi="Arial" w:cs="Arial"/>
        </w:rPr>
      </w:pPr>
    </w:p>
    <w:p w14:paraId="3643B7AB" w14:textId="4AEB0515" w:rsidR="00FD6006" w:rsidRPr="00F0038F" w:rsidRDefault="00FD6006" w:rsidP="00FD6006">
      <w:pPr>
        <w:rPr>
          <w:rFonts w:ascii="Arial" w:hAnsi="Arial" w:cs="Arial"/>
          <w:b/>
          <w:bCs/>
        </w:rPr>
      </w:pPr>
    </w:p>
    <w:p w14:paraId="5EE9E5AC" w14:textId="6EAF2601"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E1CED6C" w14:textId="230D2832" w:rsidR="00FD6006" w:rsidRPr="00F0038F" w:rsidRDefault="00BF6538" w:rsidP="00FD6006">
      <w:pPr>
        <w:rPr>
          <w:rFonts w:ascii="Arial" w:hAnsi="Arial" w:cs="Arial"/>
        </w:rPr>
      </w:pPr>
      <w:r>
        <w:rPr>
          <w:rFonts w:ascii="Arial" w:hAnsi="Arial" w:cs="Arial"/>
          <w:b/>
          <w:bCs/>
          <w:noProof/>
        </w:rPr>
        <mc:AlternateContent>
          <mc:Choice Requires="wps">
            <w:drawing>
              <wp:anchor distT="0" distB="0" distL="114300" distR="114300" simplePos="0" relativeHeight="251694592" behindDoc="0" locked="0" layoutInCell="1" allowOverlap="1" wp14:anchorId="631C5A97" wp14:editId="52F9450E">
                <wp:simplePos x="0" y="0"/>
                <wp:positionH relativeFrom="column">
                  <wp:posOffset>-1088390</wp:posOffset>
                </wp:positionH>
                <wp:positionV relativeFrom="paragraph">
                  <wp:posOffset>361950</wp:posOffset>
                </wp:positionV>
                <wp:extent cx="3409950" cy="612140"/>
                <wp:effectExtent l="8255" t="0" r="8255" b="8255"/>
                <wp:wrapNone/>
                <wp:docPr id="528011937" name="Arrow: Bent-Up 2"/>
                <wp:cNvGraphicFramePr/>
                <a:graphic xmlns:a="http://schemas.openxmlformats.org/drawingml/2006/main">
                  <a:graphicData uri="http://schemas.microsoft.com/office/word/2010/wordprocessingShape">
                    <wps:wsp>
                      <wps:cNvSpPr/>
                      <wps:spPr>
                        <a:xfrm rot="5400000">
                          <a:off x="0" y="0"/>
                          <a:ext cx="3409950" cy="612140"/>
                        </a:xfrm>
                        <a:prstGeom prst="bentUpArrow">
                          <a:avLst>
                            <a:gd name="adj1" fmla="val 3641"/>
                            <a:gd name="adj2" fmla="val 6730"/>
                            <a:gd name="adj3" fmla="val 11028"/>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F38F8" id="Arrow: Bent-Up 2" o:spid="_x0000_s1026" style="position:absolute;margin-left:-85.7pt;margin-top:28.5pt;width:268.5pt;height:48.2pt;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09950,61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" path="m,589852r3357609,l3357609,67507r-30053,l3368753,r41197,67507l3379897,67507r,544633l,612140,,589852xe" fillcolor="#4472c4 [3204]" stroked="f" strokeweight="1pt">
                <v:stroke joinstyle="miter"/>
                <v:path arrowok="t" o:connecttype="custom" o:connectlocs="0,589852;3357609,589852;3357609,67507;3327556,67507;3368753,0;3409950,67507;3379897,67507;3379897,612140;0,612140;0,589852" o:connectangles="0,0,0,0,0,0,0,0,0,0"/>
              </v:shape>
            </w:pict>
          </mc:Fallback>
        </mc:AlternateContent>
      </w:r>
    </w:p>
    <w:p w14:paraId="46CD1E54" w14:textId="13B46DEE" w:rsidR="00FD6006" w:rsidRPr="00F0038F" w:rsidRDefault="00FD6006" w:rsidP="00FD6006">
      <w:pPr>
        <w:rPr>
          <w:rFonts w:ascii="Arial" w:hAnsi="Arial" w:cs="Arial"/>
        </w:rPr>
      </w:pPr>
    </w:p>
    <w:p w14:paraId="46114B0A" w14:textId="6D0CCDC0" w:rsidR="00FD6006" w:rsidRPr="00F0038F" w:rsidRDefault="00FD6006" w:rsidP="00FD6006">
      <w:pPr>
        <w:rPr>
          <w:rFonts w:ascii="Arial" w:hAnsi="Arial" w:cs="Arial"/>
        </w:rPr>
      </w:pPr>
    </w:p>
    <w:p w14:paraId="2078A643" w14:textId="00003D9B" w:rsidR="00FD6006" w:rsidRPr="00F0038F" w:rsidRDefault="00FD6006" w:rsidP="00FD600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4F8F13D5" w14:textId="347DA801" w:rsidR="00FD6006" w:rsidRPr="00F0038F" w:rsidRDefault="00FD6006" w:rsidP="00FD6006">
      <w:pPr>
        <w:rPr>
          <w:rFonts w:ascii="Arial" w:hAnsi="Arial" w:cs="Arial"/>
        </w:rPr>
      </w:pPr>
    </w:p>
    <w:p w14:paraId="3EF8B4C3" w14:textId="24481A03" w:rsidR="00FD6006" w:rsidRPr="00F0038F" w:rsidRDefault="00123D8E" w:rsidP="00FD6006">
      <w:pPr>
        <w:rPr>
          <w:rFonts w:ascii="Arial" w:hAnsi="Arial" w:cs="Arial"/>
        </w:rPr>
      </w:pPr>
      <w:r>
        <w:rPr>
          <w:noProof/>
        </w:rPr>
        <mc:AlternateContent>
          <mc:Choice Requires="wps">
            <w:drawing>
              <wp:anchor distT="0" distB="0" distL="114300" distR="114300" simplePos="0" relativeHeight="251656704" behindDoc="0" locked="0" layoutInCell="1" allowOverlap="1" wp14:anchorId="1A3FFD3A" wp14:editId="3E46F7A9">
                <wp:simplePos x="0" y="0"/>
                <wp:positionH relativeFrom="column">
                  <wp:posOffset>1815465</wp:posOffset>
                </wp:positionH>
                <wp:positionV relativeFrom="paragraph">
                  <wp:posOffset>79375</wp:posOffset>
                </wp:positionV>
                <wp:extent cx="0" cy="365125"/>
                <wp:effectExtent l="0" t="0" r="0" b="0"/>
                <wp:wrapNone/>
                <wp:docPr id="1867112656" name="Straight Arrow Connector 1"/>
                <wp:cNvGraphicFramePr/>
                <a:graphic xmlns:a="http://schemas.openxmlformats.org/drawingml/2006/main">
                  <a:graphicData uri="http://schemas.microsoft.com/office/word/2010/wordprocessingShape">
                    <wps:wsp>
                      <wps:cNvCnPr/>
                      <wps:spPr>
                        <a:xfrm>
                          <a:off x="0" y="0"/>
                          <a:ext cx="0" cy="365125"/>
                        </a:xfrm>
                        <a:prstGeom prst="straightConnector1">
                          <a:avLst/>
                        </a:prstGeom>
                        <a:ln>
                          <a:tailEnd type="triangle"/>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F7299B" id="Straight Arrow Connector 1" o:spid="_x0000_s1026" type="#_x0000_t32" style="position:absolute;margin-left:142.95pt;margin-top:6.25pt;width:0;height:28.7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" strokecolor="#4472c4 [3204]" strokeweight="1.5pt">
                <v:stroke endarrow="block" joinstyle="miter"/>
              </v:shape>
            </w:pict>
          </mc:Fallback>
        </mc:AlternateContent>
      </w:r>
    </w:p>
    <w:p w14:paraId="663B6345" w14:textId="6406C09B" w:rsidR="00FD6006" w:rsidRPr="00F0038F" w:rsidRDefault="00123D8E" w:rsidP="00FD6006">
      <w:pPr>
        <w:rPr>
          <w:rFonts w:ascii="Arial" w:hAnsi="Arial" w:cs="Arial"/>
        </w:rPr>
      </w:pPr>
      <w:r>
        <w:rPr>
          <w:noProof/>
        </w:rPr>
        <mc:AlternateContent>
          <mc:Choice Requires="wps">
            <w:drawing>
              <wp:anchor distT="0" distB="0" distL="114300" distR="114300" simplePos="0" relativeHeight="251655680" behindDoc="0" locked="0" layoutInCell="1" allowOverlap="1" wp14:anchorId="2EBFD768" wp14:editId="64396652">
                <wp:simplePos x="0" y="0"/>
                <wp:positionH relativeFrom="column">
                  <wp:posOffset>1152525</wp:posOffset>
                </wp:positionH>
                <wp:positionV relativeFrom="paragraph">
                  <wp:posOffset>266065</wp:posOffset>
                </wp:positionV>
                <wp:extent cx="1303438" cy="1028700"/>
                <wp:effectExtent l="0" t="0" r="11430" b="19050"/>
                <wp:wrapNone/>
                <wp:docPr id="2099113865" name="Flowchart: Connector 1"/>
                <wp:cNvGraphicFramePr/>
                <a:graphic xmlns:a="http://schemas.openxmlformats.org/drawingml/2006/main">
                  <a:graphicData uri="http://schemas.microsoft.com/office/word/2010/wordprocessingShape">
                    <wps:wsp>
                      <wps:cNvSpPr/>
                      <wps:spPr>
                        <a:xfrm>
                          <a:off x="0" y="0"/>
                          <a:ext cx="1303438" cy="1028700"/>
                        </a:xfrm>
                        <a:prstGeom prst="flowChartConnector">
                          <a:avLst/>
                        </a:prstGeom>
                        <a:solidFill>
                          <a:schemeClr val="accent2"/>
                        </a:solidFill>
                      </wps:spPr>
                      <wps:style>
                        <a:lnRef idx="1">
                          <a:schemeClr val="accent4"/>
                        </a:lnRef>
                        <a:fillRef idx="2">
                          <a:schemeClr val="accent4"/>
                        </a:fillRef>
                        <a:effectRef idx="1">
                          <a:schemeClr val="accent4"/>
                        </a:effectRef>
                        <a:fontRef idx="minor">
                          <a:schemeClr val="dk1"/>
                        </a:fontRef>
                      </wps:style>
                      <wps:txbx>
                        <w:txbxContent>
                          <w:p w14:paraId="4C45F86C" w14:textId="5049D372" w:rsidR="00D33261" w:rsidRPr="00452D58" w:rsidRDefault="00D33261" w:rsidP="00D33261">
                            <w:pPr>
                              <w:jc w:val="center"/>
                              <w:rPr>
                                <w:lang w:val="en-US"/>
                              </w:rPr>
                            </w:pPr>
                            <w:r>
                              <w:rPr>
                                <w:lang w:val="en-US"/>
                              </w:rPr>
                              <w:t>Manual sorting (In FK scope)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FD768" id="Flowchart: Connector 1" o:spid="_x0000_s1046" type="#_x0000_t120" style="position:absolute;margin-left:90.75pt;margin-top:20.95pt;width:102.65pt;height:81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" fillcolor="#ed7d31 [3205]" strokecolor="#ffc000 [3207]" strokeweight=".5pt">
                <v:stroke joinstyle="miter"/>
                <v:textbox>
                  <w:txbxContent>
                    <w:p w14:paraId="4C45F86C" w14:textId="5049D372" w:rsidR="00D33261" w:rsidRPr="00452D58" w:rsidRDefault="00D33261" w:rsidP="00D33261">
                      <w:pPr>
                        <w:jc w:val="center"/>
                        <w:rPr>
                          <w:lang w:val="en-US"/>
                        </w:rPr>
                      </w:pPr>
                      <w:r>
                        <w:rPr>
                          <w:lang w:val="en-US"/>
                        </w:rPr>
                        <w:t>Manual sorting (In FK scope)</w:t>
                      </w:r>
                    </w:p>
                  </w:txbxContent>
                </v:textbox>
              </v:shape>
            </w:pict>
          </mc:Fallback>
        </mc:AlternateContent>
      </w:r>
    </w:p>
    <w:p w14:paraId="0F5C4462" w14:textId="388EE3F2" w:rsidR="00FD6006" w:rsidRPr="00F0038F" w:rsidRDefault="00FD6006" w:rsidP="00FD6006">
      <w:pPr>
        <w:rPr>
          <w:rFonts w:ascii="Arial" w:hAnsi="Arial" w:cs="Arial"/>
        </w:rPr>
      </w:pPr>
    </w:p>
    <w:p w14:paraId="61B80FCF" w14:textId="2DA9BEBA" w:rsidR="00FD6006" w:rsidRPr="00F0038F" w:rsidRDefault="00FD6006" w:rsidP="00FD6006">
      <w:pPr>
        <w:rPr>
          <w:rFonts w:ascii="Arial" w:hAnsi="Arial" w:cs="Arial"/>
        </w:rPr>
      </w:pPr>
    </w:p>
    <w:p w14:paraId="6D43587B" w14:textId="57C923DD" w:rsidR="00FD6006" w:rsidRPr="00F0038F" w:rsidRDefault="00FD6006" w:rsidP="00FD6006">
      <w:pPr>
        <w:rPr>
          <w:rFonts w:ascii="Arial" w:hAnsi="Arial" w:cs="Arial"/>
        </w:rPr>
      </w:pPr>
    </w:p>
    <w:p w14:paraId="4BA6502F" w14:textId="6C8010A0" w:rsidR="00FD6006" w:rsidRPr="00F0038F" w:rsidRDefault="00FD6006" w:rsidP="00FD6006">
      <w:pPr>
        <w:rPr>
          <w:rFonts w:ascii="Arial" w:hAnsi="Arial" w:cs="Arial"/>
        </w:rPr>
      </w:pPr>
    </w:p>
    <w:p w14:paraId="465EEB53" w14:textId="15266E5E" w:rsidR="00FD6006" w:rsidRPr="00F0038F" w:rsidRDefault="00FD6006" w:rsidP="00FD6006">
      <w:pPr>
        <w:rPr>
          <w:rFonts w:ascii="Arial" w:hAnsi="Arial" w:cs="Arial"/>
        </w:rPr>
      </w:pPr>
    </w:p>
    <w:p w14:paraId="4276973C" w14:textId="5F8A4D6C" w:rsidR="00FD6006" w:rsidRPr="00F0038F" w:rsidRDefault="00FD6006" w:rsidP="00FD6006">
      <w:pPr>
        <w:rPr>
          <w:rFonts w:ascii="Arial" w:hAnsi="Arial" w:cs="Arial"/>
        </w:rPr>
      </w:pPr>
    </w:p>
    <w:p w14:paraId="5A94A898" w14:textId="474C38D9" w:rsidR="00FD6006" w:rsidRPr="00F0038F" w:rsidRDefault="00FD6006" w:rsidP="00FD6006">
      <w:pPr>
        <w:rPr>
          <w:rFonts w:ascii="Arial" w:hAnsi="Arial" w:cs="Arial"/>
        </w:rPr>
      </w:pPr>
      <w:r w:rsidRPr="00F0038F">
        <w:rPr>
          <w:rFonts w:ascii="Arial" w:hAnsi="Arial" w:cs="Arial"/>
        </w:rPr>
        <w:t xml:space="preserve">                          </w:t>
      </w:r>
    </w:p>
    <w:p w14:paraId="1414BA38" w14:textId="08D04E5D" w:rsidR="00FD6006" w:rsidRPr="00F0038F" w:rsidRDefault="00FD6006" w:rsidP="00FD6006">
      <w:pPr>
        <w:rPr>
          <w:rFonts w:ascii="Arial" w:hAnsi="Arial" w:cs="Arial"/>
        </w:rPr>
      </w:pPr>
    </w:p>
    <w:p w14:paraId="7A38B881" w14:textId="77777777" w:rsidR="00FD6006" w:rsidRPr="00F0038F" w:rsidRDefault="00FD6006" w:rsidP="00FD6006">
      <w:pPr>
        <w:rPr>
          <w:rFonts w:ascii="Arial" w:hAnsi="Arial" w:cs="Arial"/>
        </w:rPr>
      </w:pPr>
    </w:p>
    <w:p w14:paraId="06783B9C" w14:textId="13083F93" w:rsidR="00FD6006" w:rsidRPr="00FD6006" w:rsidRDefault="00FD6006" w:rsidP="00FD6006">
      <w:pPr>
        <w:rPr>
          <w:lang w:val="en-GB" w:eastAsia="zh-CN"/>
        </w:rPr>
      </w:pPr>
    </w:p>
    <w:p w14:paraId="6D1B15FA" w14:textId="0D709821" w:rsidR="00FB3F0F" w:rsidRDefault="006427CD">
      <w:pPr>
        <w:pStyle w:val="Heading1"/>
        <w:numPr>
          <w:ilvl w:val="0"/>
          <w:numId w:val="12"/>
        </w:numPr>
        <w:ind w:left="0"/>
        <w:rPr>
          <w:rFonts w:eastAsia="SimSun" w:cstheme="majorHAnsi"/>
          <w:b/>
          <w:bCs/>
          <w:color w:val="323E4F" w:themeColor="text2" w:themeShade="BF"/>
          <w:sz w:val="28"/>
          <w:szCs w:val="28"/>
          <w:lang w:val="en-GB" w:eastAsia="zh-CN"/>
        </w:rPr>
      </w:pPr>
      <w:bookmarkStart w:id="77" w:name="_Toc94194128"/>
      <w:bookmarkStart w:id="78" w:name="_Toc145535600"/>
      <w:r w:rsidRPr="00173821">
        <w:rPr>
          <w:rFonts w:eastAsia="SimSun" w:cstheme="majorHAnsi"/>
          <w:b/>
          <w:bCs/>
          <w:color w:val="323E4F" w:themeColor="text2" w:themeShade="BF"/>
          <w:sz w:val="28"/>
          <w:szCs w:val="28"/>
          <w:lang w:val="en-GB" w:eastAsia="zh-CN"/>
        </w:rPr>
        <w:lastRenderedPageBreak/>
        <w:t>Layout Vie</w:t>
      </w:r>
      <w:bookmarkEnd w:id="77"/>
      <w:r w:rsidR="00BD212B" w:rsidRPr="00173821">
        <w:rPr>
          <w:rFonts w:eastAsia="SimSun" w:cstheme="majorHAnsi"/>
          <w:b/>
          <w:bCs/>
          <w:color w:val="323E4F" w:themeColor="text2" w:themeShade="BF"/>
          <w:sz w:val="28"/>
          <w:szCs w:val="28"/>
          <w:lang w:val="en-GB" w:eastAsia="zh-CN"/>
        </w:rPr>
        <w:t>w</w:t>
      </w:r>
      <w:bookmarkEnd w:id="78"/>
      <w:r w:rsidR="00B43F74" w:rsidRPr="00173821">
        <w:rPr>
          <w:rFonts w:eastAsia="SimSun" w:cstheme="majorHAnsi"/>
          <w:b/>
          <w:bCs/>
          <w:color w:val="323E4F" w:themeColor="text2" w:themeShade="BF"/>
          <w:sz w:val="28"/>
          <w:szCs w:val="28"/>
          <w:lang w:val="en-GB" w:eastAsia="zh-CN"/>
        </w:rPr>
        <w:t xml:space="preserve"> </w:t>
      </w:r>
    </w:p>
    <w:p w14:paraId="3B45DEA5" w14:textId="305A992A" w:rsidR="00CB73A7" w:rsidRPr="00CB73A7" w:rsidRDefault="00CB73A7" w:rsidP="00CB73A7">
      <w:pPr>
        <w:rPr>
          <w:lang w:val="en-GB" w:eastAsia="zh-CN"/>
        </w:rPr>
      </w:pPr>
    </w:p>
    <w:p w14:paraId="3354FBD2" w14:textId="779CA7D8" w:rsidR="00FD6006" w:rsidRPr="00FD6006" w:rsidRDefault="00947009" w:rsidP="00FD6006">
      <w:pPr>
        <w:rPr>
          <w:lang w:val="en-GB" w:eastAsia="zh-CN"/>
        </w:rPr>
      </w:pPr>
      <w:r>
        <w:rPr>
          <w:noProof/>
          <w:lang w:val="en-GB" w:eastAsia="zh-CN"/>
        </w:rPr>
        <mc:AlternateContent>
          <mc:Choice Requires="wpg">
            <w:drawing>
              <wp:anchor distT="0" distB="0" distL="114300" distR="114300" simplePos="0" relativeHeight="251713024" behindDoc="0" locked="0" layoutInCell="1" allowOverlap="1" wp14:anchorId="4FE0016E" wp14:editId="557856A1">
                <wp:simplePos x="0" y="0"/>
                <wp:positionH relativeFrom="column">
                  <wp:posOffset>-981075</wp:posOffset>
                </wp:positionH>
                <wp:positionV relativeFrom="paragraph">
                  <wp:posOffset>184785</wp:posOffset>
                </wp:positionV>
                <wp:extent cx="7764780" cy="5124450"/>
                <wp:effectExtent l="0" t="0" r="7620" b="19050"/>
                <wp:wrapNone/>
                <wp:docPr id="52366958" name="Group 1"/>
                <wp:cNvGraphicFramePr/>
                <a:graphic xmlns:a="http://schemas.openxmlformats.org/drawingml/2006/main">
                  <a:graphicData uri="http://schemas.microsoft.com/office/word/2010/wordprocessingGroup">
                    <wpg:wgp>
                      <wpg:cNvGrpSpPr/>
                      <wpg:grpSpPr>
                        <a:xfrm>
                          <a:off x="0" y="0"/>
                          <a:ext cx="7764780" cy="5124450"/>
                          <a:chOff x="0" y="0"/>
                          <a:chExt cx="7764780" cy="5124450"/>
                        </a:xfrm>
                      </wpg:grpSpPr>
                      <pic:pic xmlns:pic="http://schemas.openxmlformats.org/drawingml/2006/picture">
                        <pic:nvPicPr>
                          <pic:cNvPr id="930628789" name="Picture 1"/>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7764780" cy="5081270"/>
                          </a:xfrm>
                          <a:prstGeom prst="rect">
                            <a:avLst/>
                          </a:prstGeom>
                        </pic:spPr>
                      </pic:pic>
                      <wpg:grpSp>
                        <wpg:cNvPr id="9015176" name="Group 3"/>
                        <wpg:cNvGrpSpPr/>
                        <wpg:grpSpPr>
                          <a:xfrm>
                            <a:off x="257175" y="180975"/>
                            <a:ext cx="7101596" cy="4943475"/>
                            <a:chOff x="0" y="0"/>
                            <a:chExt cx="7293272" cy="5097014"/>
                          </a:xfrm>
                        </wpg:grpSpPr>
                        <wps:wsp>
                          <wps:cNvPr id="482327190" name="Oval 3"/>
                          <wps:cNvSpPr>
                            <a:spLocks noChangeArrowheads="1"/>
                          </wps:cNvSpPr>
                          <wps:spPr bwMode="auto">
                            <a:xfrm flipH="1">
                              <a:off x="923672" y="3832522"/>
                              <a:ext cx="342900" cy="361950"/>
                            </a:xfrm>
                            <a:prstGeom prst="ellipse">
                              <a:avLst/>
                            </a:prstGeom>
                            <a:solidFill>
                              <a:srgbClr val="FFFFFF"/>
                            </a:solidFill>
                            <a:ln w="9525">
                              <a:solidFill>
                                <a:srgbClr val="000000"/>
                              </a:solidFill>
                              <a:round/>
                              <a:headEnd/>
                              <a:tailEnd/>
                            </a:ln>
                          </wps:spPr>
                          <wps:txb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1166875234" name="Picture 116687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10430104" name="Oval 3"/>
                          <wps:cNvSpPr>
                            <a:spLocks noChangeArrowheads="1"/>
                          </wps:cNvSpPr>
                          <wps:spPr bwMode="auto">
                            <a:xfrm flipH="1">
                              <a:off x="219075" y="4686300"/>
                              <a:ext cx="342900" cy="361950"/>
                            </a:xfrm>
                            <a:prstGeom prst="ellipse">
                              <a:avLst/>
                            </a:prstGeom>
                            <a:solidFill>
                              <a:srgbClr val="FFFFFF"/>
                            </a:solidFill>
                            <a:ln w="9525">
                              <a:solidFill>
                                <a:srgbClr val="000000"/>
                              </a:solidFill>
                              <a:round/>
                              <a:headEnd/>
                              <a:tailEnd/>
                            </a:ln>
                          </wps:spPr>
                          <wps:txb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697966092" name="Picture 169796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73975444" name="Oval 3"/>
                          <wps:cNvSpPr>
                            <a:spLocks noChangeArrowheads="1"/>
                          </wps:cNvSpPr>
                          <wps:spPr bwMode="auto">
                            <a:xfrm flipH="1">
                              <a:off x="1266532" y="2560140"/>
                              <a:ext cx="342900" cy="361950"/>
                            </a:xfrm>
                            <a:prstGeom prst="ellipse">
                              <a:avLst/>
                            </a:prstGeom>
                            <a:solidFill>
                              <a:srgbClr val="FFFFFF"/>
                            </a:solidFill>
                            <a:ln w="9525">
                              <a:solidFill>
                                <a:srgbClr val="000000"/>
                              </a:solidFill>
                              <a:round/>
                              <a:headEnd/>
                              <a:tailEnd/>
                            </a:ln>
                          </wps:spPr>
                          <wps:txb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878809038" name="Picture 87880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943145018" name="Oval 3"/>
                          <wps:cNvSpPr>
                            <a:spLocks noChangeArrowheads="1"/>
                          </wps:cNvSpPr>
                          <wps:spPr bwMode="auto">
                            <a:xfrm flipH="1">
                              <a:off x="0" y="1876425"/>
                              <a:ext cx="342900" cy="361950"/>
                            </a:xfrm>
                            <a:prstGeom prst="ellipse">
                              <a:avLst/>
                            </a:prstGeom>
                            <a:solidFill>
                              <a:srgbClr val="FFFFFF"/>
                            </a:solidFill>
                            <a:ln w="9525">
                              <a:solidFill>
                                <a:srgbClr val="000000"/>
                              </a:solidFill>
                              <a:round/>
                              <a:headEnd/>
                              <a:tailEnd/>
                            </a:ln>
                          </wps:spPr>
                          <wps:txb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2101036961" name="Picture 210103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657299035" name="Oval 3"/>
                          <wps:cNvSpPr>
                            <a:spLocks noChangeArrowheads="1"/>
                          </wps:cNvSpPr>
                          <wps:spPr bwMode="auto">
                            <a:xfrm flipH="1">
                              <a:off x="1359768" y="1069273"/>
                              <a:ext cx="342900" cy="361950"/>
                            </a:xfrm>
                            <a:prstGeom prst="ellipse">
                              <a:avLst/>
                            </a:prstGeom>
                            <a:solidFill>
                              <a:srgbClr val="FFFFFF"/>
                            </a:solidFill>
                            <a:ln w="9525">
                              <a:solidFill>
                                <a:srgbClr val="000000"/>
                              </a:solidFill>
                              <a:round/>
                              <a:headEnd/>
                              <a:tailEnd/>
                            </a:ln>
                          </wps:spPr>
                          <wps:txbx>
                            <w:txbxContent>
                              <w:p w14:paraId="19051E15" w14:textId="77777777" w:rsidR="004F528F" w:rsidRPr="00C80930" w:rsidRDefault="004F528F" w:rsidP="004F528F">
                                <w:pPr>
                                  <w:jc w:val="both"/>
                                  <w:rPr>
                                    <w:b/>
                                    <w:bCs/>
                                  </w:rPr>
                                </w:pPr>
                                <w:r>
                                  <w:rPr>
                                    <w:b/>
                                    <w:bCs/>
                                  </w:rPr>
                                  <w:t>4</w:t>
                                </w:r>
                                <w:r w:rsidRPr="00882295">
                                  <w:rPr>
                                    <w:b/>
                                    <w:bCs/>
                                    <w:noProof/>
                                  </w:rPr>
                                  <w:drawing>
                                    <wp:inline distT="0" distB="0" distL="0" distR="0" wp14:anchorId="745FDC66" wp14:editId="1C972DEB">
                                      <wp:extent cx="71120" cy="64135"/>
                                      <wp:effectExtent l="0" t="0" r="5080" b="0"/>
                                      <wp:docPr id="669788977" name="Picture 66978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15782791" name="Oval 3"/>
                          <wps:cNvSpPr>
                            <a:spLocks noChangeArrowheads="1"/>
                          </wps:cNvSpPr>
                          <wps:spPr bwMode="auto">
                            <a:xfrm flipH="1">
                              <a:off x="566703" y="3193193"/>
                              <a:ext cx="342900" cy="361950"/>
                            </a:xfrm>
                            <a:prstGeom prst="ellipse">
                              <a:avLst/>
                            </a:prstGeom>
                            <a:solidFill>
                              <a:srgbClr val="FFFFFF"/>
                            </a:solidFill>
                            <a:ln w="9525">
                              <a:solidFill>
                                <a:srgbClr val="000000"/>
                              </a:solidFill>
                              <a:round/>
                              <a:headEnd/>
                              <a:tailEnd/>
                            </a:ln>
                          </wps:spPr>
                          <wps:txb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1426941629" name="Picture 142694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4050116" name="Oval 3"/>
                          <wps:cNvSpPr>
                            <a:spLocks noChangeArrowheads="1"/>
                          </wps:cNvSpPr>
                          <wps:spPr bwMode="auto">
                            <a:xfrm flipH="1">
                              <a:off x="5908667" y="1648702"/>
                              <a:ext cx="342900" cy="361950"/>
                            </a:xfrm>
                            <a:prstGeom prst="ellipse">
                              <a:avLst/>
                            </a:prstGeom>
                            <a:solidFill>
                              <a:srgbClr val="FFFFFF"/>
                            </a:solidFill>
                            <a:ln w="9525">
                              <a:solidFill>
                                <a:srgbClr val="000000"/>
                              </a:solidFill>
                              <a:round/>
                              <a:headEnd/>
                              <a:tailEnd/>
                            </a:ln>
                          </wps:spPr>
                          <wps:txbx>
                            <w:txbxContent>
                              <w:p w14:paraId="11CF3CDA" w14:textId="77777777" w:rsidR="004F528F" w:rsidRPr="00C80930" w:rsidRDefault="004F528F" w:rsidP="004F528F">
                                <w:pPr>
                                  <w:jc w:val="both"/>
                                  <w:rPr>
                                    <w:b/>
                                    <w:bCs/>
                                  </w:rPr>
                                </w:pPr>
                                <w:r>
                                  <w:rPr>
                                    <w:b/>
                                    <w:bCs/>
                                  </w:rPr>
                                  <w:t>6</w:t>
                                </w:r>
                                <w:r w:rsidRPr="00882295">
                                  <w:rPr>
                                    <w:b/>
                                    <w:bCs/>
                                    <w:noProof/>
                                  </w:rPr>
                                  <w:drawing>
                                    <wp:inline distT="0" distB="0" distL="0" distR="0" wp14:anchorId="565E3409" wp14:editId="76FF29FD">
                                      <wp:extent cx="71120" cy="64135"/>
                                      <wp:effectExtent l="0" t="0" r="5080" b="0"/>
                                      <wp:docPr id="921879580" name="Picture 92187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61683883" name="Oval 3"/>
                          <wps:cNvSpPr>
                            <a:spLocks noChangeArrowheads="1"/>
                          </wps:cNvSpPr>
                          <wps:spPr bwMode="auto">
                            <a:xfrm flipH="1">
                              <a:off x="1047750" y="0"/>
                              <a:ext cx="342900" cy="361950"/>
                            </a:xfrm>
                            <a:prstGeom prst="ellipse">
                              <a:avLst/>
                            </a:prstGeom>
                            <a:solidFill>
                              <a:srgbClr val="FFFFFF"/>
                            </a:solidFill>
                            <a:ln w="9525">
                              <a:solidFill>
                                <a:srgbClr val="000000"/>
                              </a:solidFill>
                              <a:round/>
                              <a:headEnd/>
                              <a:tailEnd/>
                            </a:ln>
                          </wps:spPr>
                          <wps:txbx>
                            <w:txbxContent>
                              <w:p w14:paraId="63436B6E" w14:textId="77777777" w:rsidR="004F528F" w:rsidRPr="00C80930" w:rsidRDefault="004F528F" w:rsidP="004F528F">
                                <w:pPr>
                                  <w:jc w:val="both"/>
                                  <w:rPr>
                                    <w:b/>
                                    <w:bCs/>
                                  </w:rPr>
                                </w:pPr>
                                <w:r>
                                  <w:rPr>
                                    <w:b/>
                                    <w:bCs/>
                                  </w:rPr>
                                  <w:t>2</w:t>
                                </w:r>
                                <w:r w:rsidRPr="00882295">
                                  <w:rPr>
                                    <w:b/>
                                    <w:bCs/>
                                    <w:noProof/>
                                  </w:rPr>
                                  <w:drawing>
                                    <wp:inline distT="0" distB="0" distL="0" distR="0" wp14:anchorId="2C7D4DE7" wp14:editId="5E2262D2">
                                      <wp:extent cx="71120" cy="64135"/>
                                      <wp:effectExtent l="0" t="0" r="5080" b="0"/>
                                      <wp:docPr id="1897376436" name="Picture 189737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2432302" name="Oval 3"/>
                          <wps:cNvSpPr>
                            <a:spLocks noChangeArrowheads="1"/>
                          </wps:cNvSpPr>
                          <wps:spPr bwMode="auto">
                            <a:xfrm flipH="1">
                              <a:off x="6950372" y="1543938"/>
                              <a:ext cx="342900" cy="361950"/>
                            </a:xfrm>
                            <a:prstGeom prst="ellipse">
                              <a:avLst/>
                            </a:prstGeom>
                            <a:solidFill>
                              <a:srgbClr val="FFFFFF"/>
                            </a:solidFill>
                            <a:ln w="9525">
                              <a:solidFill>
                                <a:srgbClr val="000000"/>
                              </a:solidFill>
                              <a:round/>
                              <a:headEnd/>
                              <a:tailEnd/>
                            </a:ln>
                          </wps:spPr>
                          <wps:txbx>
                            <w:txbxContent>
                              <w:p w14:paraId="6A40C73A" w14:textId="0CE5F9B9" w:rsidR="004F528F" w:rsidRPr="00C80930" w:rsidRDefault="0099655B" w:rsidP="004F528F">
                                <w:pPr>
                                  <w:jc w:val="both"/>
                                  <w:rPr>
                                    <w:b/>
                                    <w:bCs/>
                                  </w:rPr>
                                </w:pPr>
                                <w:r>
                                  <w:rPr>
                                    <w:b/>
                                    <w:bCs/>
                                  </w:rPr>
                                  <w:t>2</w:t>
                                </w:r>
                                <w:r w:rsidR="004F528F" w:rsidRPr="00882295">
                                  <w:rPr>
                                    <w:b/>
                                    <w:bCs/>
                                    <w:noProof/>
                                  </w:rPr>
                                  <w:drawing>
                                    <wp:inline distT="0" distB="0" distL="0" distR="0" wp14:anchorId="5227EC74" wp14:editId="60A6FA60">
                                      <wp:extent cx="71120" cy="64135"/>
                                      <wp:effectExtent l="0" t="0" r="5080" b="0"/>
                                      <wp:docPr id="1033584600" name="Picture 103358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94178064" name="Oval 3"/>
                          <wps:cNvSpPr>
                            <a:spLocks noChangeArrowheads="1"/>
                          </wps:cNvSpPr>
                          <wps:spPr bwMode="auto">
                            <a:xfrm flipH="1">
                              <a:off x="5042680" y="1866604"/>
                              <a:ext cx="342900" cy="361950"/>
                            </a:xfrm>
                            <a:prstGeom prst="ellipse">
                              <a:avLst/>
                            </a:prstGeom>
                            <a:solidFill>
                              <a:srgbClr val="FFFFFF"/>
                            </a:solidFill>
                            <a:ln w="9525">
                              <a:solidFill>
                                <a:srgbClr val="000000"/>
                              </a:solidFill>
                              <a:round/>
                              <a:headEnd/>
                              <a:tailEnd/>
                            </a:ln>
                          </wps:spPr>
                          <wps:txbx>
                            <w:txbxContent>
                              <w:p w14:paraId="007D4712" w14:textId="2B87D9E0" w:rsidR="004F528F" w:rsidRPr="00C80930" w:rsidRDefault="0099655B" w:rsidP="004F528F">
                                <w:pPr>
                                  <w:jc w:val="both"/>
                                  <w:rPr>
                                    <w:b/>
                                    <w:bCs/>
                                  </w:rPr>
                                </w:pPr>
                                <w:r>
                                  <w:rPr>
                                    <w:b/>
                                    <w:bCs/>
                                  </w:rPr>
                                  <w:t>3</w:t>
                                </w:r>
                                <w:r w:rsidR="004F528F" w:rsidRPr="00882295">
                                  <w:rPr>
                                    <w:b/>
                                    <w:bCs/>
                                    <w:noProof/>
                                  </w:rPr>
                                  <w:drawing>
                                    <wp:inline distT="0" distB="0" distL="0" distR="0" wp14:anchorId="611C313D" wp14:editId="1199D7BE">
                                      <wp:extent cx="71120" cy="64135"/>
                                      <wp:effectExtent l="0" t="0" r="5080" b="0"/>
                                      <wp:docPr id="1467988851" name="Picture 146798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35521410" name="Oval 3"/>
                          <wps:cNvSpPr>
                            <a:spLocks noChangeArrowheads="1"/>
                          </wps:cNvSpPr>
                          <wps:spPr bwMode="auto">
                            <a:xfrm flipH="1">
                              <a:off x="566627" y="2505298"/>
                              <a:ext cx="342900" cy="361950"/>
                            </a:xfrm>
                            <a:prstGeom prst="ellipse">
                              <a:avLst/>
                            </a:prstGeom>
                            <a:solidFill>
                              <a:srgbClr val="FFFFFF"/>
                            </a:solidFill>
                            <a:ln w="9525">
                              <a:solidFill>
                                <a:srgbClr val="000000"/>
                              </a:solidFill>
                              <a:round/>
                              <a:headEnd/>
                              <a:tailEnd/>
                            </a:ln>
                          </wps:spPr>
                          <wps:txbx>
                            <w:txbxContent>
                              <w:p w14:paraId="0FC30081" w14:textId="0EDA0FED" w:rsidR="003F32CC" w:rsidRPr="00C80930" w:rsidRDefault="003F32CC" w:rsidP="003F32CC">
                                <w:pPr>
                                  <w:jc w:val="both"/>
                                  <w:rPr>
                                    <w:b/>
                                    <w:bCs/>
                                  </w:rPr>
                                </w:pPr>
                                <w:r>
                                  <w:rPr>
                                    <w:b/>
                                    <w:bCs/>
                                  </w:rPr>
                                  <w:t>7</w:t>
                                </w:r>
                                <w:r w:rsidRPr="00882295">
                                  <w:rPr>
                                    <w:b/>
                                    <w:bCs/>
                                    <w:noProof/>
                                  </w:rPr>
                                  <w:drawing>
                                    <wp:inline distT="0" distB="0" distL="0" distR="0" wp14:anchorId="0FDF2E12" wp14:editId="7FF72A3F">
                                      <wp:extent cx="71120" cy="64135"/>
                                      <wp:effectExtent l="0" t="0" r="5080" b="0"/>
                                      <wp:docPr id="1435020546" name="Picture 143502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381872792" name="Oval 3"/>
                          <wps:cNvSpPr>
                            <a:spLocks noChangeArrowheads="1"/>
                          </wps:cNvSpPr>
                          <wps:spPr bwMode="auto">
                            <a:xfrm flipH="1">
                              <a:off x="890263" y="1473125"/>
                              <a:ext cx="342900" cy="361950"/>
                            </a:xfrm>
                            <a:prstGeom prst="ellipse">
                              <a:avLst/>
                            </a:prstGeom>
                            <a:solidFill>
                              <a:srgbClr val="FFFFFF"/>
                            </a:solidFill>
                            <a:ln w="9525">
                              <a:solidFill>
                                <a:srgbClr val="000000"/>
                              </a:solidFill>
                              <a:round/>
                              <a:headEnd/>
                              <a:tailEnd/>
                            </a:ln>
                          </wps:spPr>
                          <wps:txbx>
                            <w:txbxContent>
                              <w:p w14:paraId="45CE8F8E" w14:textId="77777777" w:rsidR="004F528F" w:rsidRPr="00C80930" w:rsidRDefault="004F528F" w:rsidP="004F528F">
                                <w:pPr>
                                  <w:jc w:val="both"/>
                                  <w:rPr>
                                    <w:b/>
                                    <w:bCs/>
                                  </w:rPr>
                                </w:pPr>
                                <w:r>
                                  <w:rPr>
                                    <w:b/>
                                    <w:bCs/>
                                  </w:rPr>
                                  <w:t>6</w:t>
                                </w:r>
                                <w:r w:rsidRPr="00882295">
                                  <w:rPr>
                                    <w:b/>
                                    <w:bCs/>
                                    <w:noProof/>
                                  </w:rPr>
                                  <w:drawing>
                                    <wp:inline distT="0" distB="0" distL="0" distR="0" wp14:anchorId="20661720" wp14:editId="0791E69E">
                                      <wp:extent cx="71120" cy="64135"/>
                                      <wp:effectExtent l="0" t="0" r="5080" b="0"/>
                                      <wp:docPr id="1779256755" name="Picture 177925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74451290" name="Oval 3"/>
                          <wps:cNvSpPr>
                            <a:spLocks noChangeArrowheads="1"/>
                          </wps:cNvSpPr>
                          <wps:spPr bwMode="auto">
                            <a:xfrm flipH="1">
                              <a:off x="5565480" y="2351845"/>
                              <a:ext cx="342900" cy="361950"/>
                            </a:xfrm>
                            <a:prstGeom prst="ellipse">
                              <a:avLst/>
                            </a:prstGeom>
                            <a:solidFill>
                              <a:srgbClr val="FFFFFF"/>
                            </a:solidFill>
                            <a:ln w="9525">
                              <a:solidFill>
                                <a:srgbClr val="000000"/>
                              </a:solidFill>
                              <a:round/>
                              <a:headEnd/>
                              <a:tailEnd/>
                            </a:ln>
                          </wps:spPr>
                          <wps:txb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88608941" name="Picture 18860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817454252" name="Oval 3"/>
                          <wps:cNvSpPr>
                            <a:spLocks noChangeArrowheads="1"/>
                          </wps:cNvSpPr>
                          <wps:spPr bwMode="auto">
                            <a:xfrm flipH="1">
                              <a:off x="1539901" y="3426274"/>
                              <a:ext cx="342900" cy="361950"/>
                            </a:xfrm>
                            <a:prstGeom prst="ellipse">
                              <a:avLst/>
                            </a:prstGeom>
                            <a:solidFill>
                              <a:srgbClr val="FFFFFF"/>
                            </a:solidFill>
                            <a:ln w="9525">
                              <a:solidFill>
                                <a:srgbClr val="000000"/>
                              </a:solidFill>
                              <a:round/>
                              <a:headEnd/>
                              <a:tailEnd/>
                            </a:ln>
                          </wps:spPr>
                          <wps:txb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1897144165" name="Picture 189714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615780978" name="Oval 3"/>
                          <wps:cNvSpPr>
                            <a:spLocks noChangeArrowheads="1"/>
                          </wps:cNvSpPr>
                          <wps:spPr bwMode="auto">
                            <a:xfrm flipH="1">
                              <a:off x="1799688" y="1774952"/>
                              <a:ext cx="342900" cy="361950"/>
                            </a:xfrm>
                            <a:prstGeom prst="ellipse">
                              <a:avLst/>
                            </a:prstGeom>
                            <a:solidFill>
                              <a:srgbClr val="FFFFFF"/>
                            </a:solidFill>
                            <a:ln w="9525">
                              <a:solidFill>
                                <a:srgbClr val="000000"/>
                              </a:solidFill>
                              <a:round/>
                              <a:headEnd/>
                              <a:tailEnd/>
                            </a:ln>
                          </wps:spPr>
                          <wps:txb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131722909" name="Picture 213172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788675309" name="Oval 3"/>
                          <wps:cNvSpPr>
                            <a:spLocks noChangeArrowheads="1"/>
                          </wps:cNvSpPr>
                          <wps:spPr bwMode="auto">
                            <a:xfrm flipH="1">
                              <a:off x="6607472" y="4532421"/>
                              <a:ext cx="342900" cy="361950"/>
                            </a:xfrm>
                            <a:prstGeom prst="ellipse">
                              <a:avLst/>
                            </a:prstGeom>
                            <a:solidFill>
                              <a:srgbClr val="FFFFFF"/>
                            </a:solidFill>
                            <a:ln w="9525">
                              <a:solidFill>
                                <a:srgbClr val="000000"/>
                              </a:solidFill>
                              <a:round/>
                              <a:headEnd/>
                              <a:tailEnd/>
                            </a:ln>
                          </wps:spPr>
                          <wps:txb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612906955" name="Picture 161290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275131472" name="Oval 3"/>
                          <wps:cNvSpPr>
                            <a:spLocks noChangeArrowheads="1"/>
                          </wps:cNvSpPr>
                          <wps:spPr bwMode="auto">
                            <a:xfrm flipH="1">
                              <a:off x="3491678" y="4735064"/>
                              <a:ext cx="342900" cy="361950"/>
                            </a:xfrm>
                            <a:prstGeom prst="ellipse">
                              <a:avLst/>
                            </a:prstGeom>
                            <a:solidFill>
                              <a:srgbClr val="FFFFFF"/>
                            </a:solidFill>
                            <a:ln w="9525">
                              <a:solidFill>
                                <a:srgbClr val="000000"/>
                              </a:solidFill>
                              <a:round/>
                              <a:headEnd/>
                              <a:tailEnd/>
                            </a:ln>
                          </wps:spPr>
                          <wps:txbx>
                            <w:txbxContent>
                              <w:p w14:paraId="4861FCC1" w14:textId="77777777" w:rsidR="004F528F" w:rsidRPr="00C80930" w:rsidRDefault="004F528F" w:rsidP="004F528F">
                                <w:pPr>
                                  <w:jc w:val="both"/>
                                  <w:rPr>
                                    <w:b/>
                                    <w:bCs/>
                                  </w:rPr>
                                </w:pPr>
                                <w:r>
                                  <w:rPr>
                                    <w:b/>
                                    <w:bCs/>
                                  </w:rPr>
                                  <w:t>2</w:t>
                                </w:r>
                                <w:r w:rsidRPr="00882295">
                                  <w:rPr>
                                    <w:b/>
                                    <w:bCs/>
                                    <w:noProof/>
                                  </w:rPr>
                                  <w:drawing>
                                    <wp:inline distT="0" distB="0" distL="0" distR="0" wp14:anchorId="722A64E8" wp14:editId="5F6E0E97">
                                      <wp:extent cx="71120" cy="64135"/>
                                      <wp:effectExtent l="0" t="0" r="5080" b="0"/>
                                      <wp:docPr id="1578907948" name="Picture 15789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58131388" name="Oval 3"/>
                          <wps:cNvSpPr>
                            <a:spLocks noChangeArrowheads="1"/>
                          </wps:cNvSpPr>
                          <wps:spPr bwMode="auto">
                            <a:xfrm flipH="1">
                              <a:off x="6211897" y="3151290"/>
                              <a:ext cx="342900" cy="361950"/>
                            </a:xfrm>
                            <a:prstGeom prst="ellipse">
                              <a:avLst/>
                            </a:prstGeom>
                            <a:solidFill>
                              <a:srgbClr val="FFFFFF"/>
                            </a:solidFill>
                            <a:ln w="9525">
                              <a:solidFill>
                                <a:srgbClr val="000000"/>
                              </a:solidFill>
                              <a:round/>
                              <a:headEnd/>
                              <a:tailEnd/>
                            </a:ln>
                          </wps:spPr>
                          <wps:txbx>
                            <w:txbxContent>
                              <w:p w14:paraId="43F69FA9" w14:textId="77777777" w:rsidR="004F528F" w:rsidRPr="00C80930" w:rsidRDefault="004F528F" w:rsidP="004F528F">
                                <w:pPr>
                                  <w:jc w:val="both"/>
                                  <w:rPr>
                                    <w:b/>
                                    <w:bCs/>
                                  </w:rPr>
                                </w:pPr>
                                <w:r>
                                  <w:rPr>
                                    <w:b/>
                                    <w:bCs/>
                                  </w:rPr>
                                  <w:t>3</w:t>
                                </w:r>
                                <w:r w:rsidRPr="00882295">
                                  <w:rPr>
                                    <w:b/>
                                    <w:bCs/>
                                    <w:noProof/>
                                  </w:rPr>
                                  <w:drawing>
                                    <wp:inline distT="0" distB="0" distL="0" distR="0" wp14:anchorId="6757EB83" wp14:editId="32F2E79E">
                                      <wp:extent cx="71120" cy="64135"/>
                                      <wp:effectExtent l="0" t="0" r="5080" b="0"/>
                                      <wp:docPr id="1594318918" name="Picture 159431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01172172" name="Oval 3"/>
                          <wps:cNvSpPr>
                            <a:spLocks noChangeArrowheads="1"/>
                          </wps:cNvSpPr>
                          <wps:spPr bwMode="auto">
                            <a:xfrm flipH="1">
                              <a:off x="5222616" y="3318245"/>
                              <a:ext cx="342900" cy="361950"/>
                            </a:xfrm>
                            <a:prstGeom prst="ellipse">
                              <a:avLst/>
                            </a:prstGeom>
                            <a:solidFill>
                              <a:srgbClr val="FFFFFF"/>
                            </a:solidFill>
                            <a:ln w="9525">
                              <a:solidFill>
                                <a:srgbClr val="000000"/>
                              </a:solidFill>
                              <a:round/>
                              <a:headEnd/>
                              <a:tailEnd/>
                            </a:ln>
                          </wps:spPr>
                          <wps:txbx>
                            <w:txbxContent>
                              <w:p w14:paraId="6F2A5723" w14:textId="77777777" w:rsidR="004F528F" w:rsidRPr="00C80930" w:rsidRDefault="004F528F" w:rsidP="004F528F">
                                <w:pPr>
                                  <w:jc w:val="both"/>
                                  <w:rPr>
                                    <w:b/>
                                    <w:bCs/>
                                  </w:rPr>
                                </w:pPr>
                                <w:r>
                                  <w:rPr>
                                    <w:b/>
                                    <w:bCs/>
                                  </w:rPr>
                                  <w:t>6</w:t>
                                </w:r>
                                <w:r w:rsidRPr="00882295">
                                  <w:rPr>
                                    <w:b/>
                                    <w:bCs/>
                                    <w:noProof/>
                                  </w:rPr>
                                  <w:drawing>
                                    <wp:inline distT="0" distB="0" distL="0" distR="0" wp14:anchorId="465DC53D" wp14:editId="166481D1">
                                      <wp:extent cx="71120" cy="64135"/>
                                      <wp:effectExtent l="0" t="0" r="5080" b="0"/>
                                      <wp:docPr id="1662922504" name="Picture 166292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731401350" name="Oval 3"/>
                          <wps:cNvSpPr>
                            <a:spLocks noChangeArrowheads="1"/>
                          </wps:cNvSpPr>
                          <wps:spPr bwMode="auto">
                            <a:xfrm flipH="1">
                              <a:off x="6211889" y="2580980"/>
                              <a:ext cx="342900" cy="361950"/>
                            </a:xfrm>
                            <a:prstGeom prst="ellipse">
                              <a:avLst/>
                            </a:prstGeom>
                            <a:solidFill>
                              <a:srgbClr val="FFFFFF"/>
                            </a:solidFill>
                            <a:ln w="9525">
                              <a:solidFill>
                                <a:srgbClr val="000000"/>
                              </a:solidFill>
                              <a:round/>
                              <a:headEnd/>
                              <a:tailEnd/>
                            </a:ln>
                          </wps:spPr>
                          <wps:txb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1322665808" name="Picture 132266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575720344" name="Oval 3"/>
                          <wps:cNvSpPr>
                            <a:spLocks noChangeArrowheads="1"/>
                          </wps:cNvSpPr>
                          <wps:spPr bwMode="auto">
                            <a:xfrm flipH="1">
                              <a:off x="3381375" y="2143125"/>
                              <a:ext cx="342900" cy="361950"/>
                            </a:xfrm>
                            <a:prstGeom prst="ellipse">
                              <a:avLst/>
                            </a:prstGeom>
                            <a:solidFill>
                              <a:srgbClr val="FFFFFF"/>
                            </a:solidFill>
                            <a:ln w="9525">
                              <a:solidFill>
                                <a:srgbClr val="000000"/>
                              </a:solidFill>
                              <a:round/>
                              <a:headEnd/>
                              <a:tailEnd/>
                            </a:ln>
                          </wps:spPr>
                          <wps:txbx>
                            <w:txbxContent>
                              <w:p w14:paraId="35B16517" w14:textId="58197757" w:rsidR="00D33261" w:rsidRPr="00C80930" w:rsidRDefault="00D33261" w:rsidP="00D33261">
                                <w:pPr>
                                  <w:jc w:val="both"/>
                                  <w:rPr>
                                    <w:b/>
                                    <w:bCs/>
                                  </w:rPr>
                                </w:pPr>
                                <w:r>
                                  <w:rPr>
                                    <w:b/>
                                    <w:bCs/>
                                  </w:rPr>
                                  <w:t>8</w:t>
                                </w:r>
                                <w:r w:rsidRPr="00882295">
                                  <w:rPr>
                                    <w:b/>
                                    <w:bCs/>
                                    <w:noProof/>
                                  </w:rPr>
                                  <w:drawing>
                                    <wp:inline distT="0" distB="0" distL="0" distR="0" wp14:anchorId="542D0F56" wp14:editId="5FB24A28">
                                      <wp:extent cx="71120" cy="64135"/>
                                      <wp:effectExtent l="0" t="0" r="5080" b="0"/>
                                      <wp:docPr id="478536027" name="Picture 47853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1904314453" name="Oval 3"/>
                          <wps:cNvSpPr>
                            <a:spLocks noChangeArrowheads="1"/>
                          </wps:cNvSpPr>
                          <wps:spPr bwMode="auto">
                            <a:xfrm flipH="1">
                              <a:off x="5733272" y="3788224"/>
                              <a:ext cx="342900" cy="361950"/>
                            </a:xfrm>
                            <a:prstGeom prst="ellipse">
                              <a:avLst/>
                            </a:prstGeom>
                            <a:solidFill>
                              <a:srgbClr val="FFFFFF"/>
                            </a:solidFill>
                            <a:ln w="9525">
                              <a:solidFill>
                                <a:srgbClr val="000000"/>
                              </a:solidFill>
                              <a:round/>
                              <a:headEnd/>
                              <a:tailEnd/>
                            </a:ln>
                          </wps:spPr>
                          <wps:txbx>
                            <w:txbxContent>
                              <w:p w14:paraId="7E7071E1" w14:textId="77777777" w:rsidR="004F528F" w:rsidRPr="00C80930" w:rsidRDefault="004F528F" w:rsidP="004F528F">
                                <w:pPr>
                                  <w:jc w:val="both"/>
                                  <w:rPr>
                                    <w:b/>
                                    <w:bCs/>
                                  </w:rPr>
                                </w:pPr>
                                <w:r>
                                  <w:rPr>
                                    <w:b/>
                                    <w:bCs/>
                                  </w:rPr>
                                  <w:t>4</w:t>
                                </w:r>
                                <w:r w:rsidRPr="00882295">
                                  <w:rPr>
                                    <w:b/>
                                    <w:bCs/>
                                    <w:noProof/>
                                  </w:rPr>
                                  <w:drawing>
                                    <wp:inline distT="0" distB="0" distL="0" distR="0" wp14:anchorId="3ACDC265" wp14:editId="02A767B3">
                                      <wp:extent cx="71120" cy="64135"/>
                                      <wp:effectExtent l="0" t="0" r="5080" b="0"/>
                                      <wp:docPr id="1965045016" name="Picture 19650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s:wsp>
                          <wps:cNvPr id="2056852779" name="Oval 3"/>
                          <wps:cNvSpPr>
                            <a:spLocks noChangeArrowheads="1"/>
                          </wps:cNvSpPr>
                          <wps:spPr bwMode="auto">
                            <a:xfrm flipH="1">
                              <a:off x="5390397" y="1306394"/>
                              <a:ext cx="342900" cy="361950"/>
                            </a:xfrm>
                            <a:prstGeom prst="ellipse">
                              <a:avLst/>
                            </a:prstGeom>
                            <a:solidFill>
                              <a:srgbClr val="FFFFFF"/>
                            </a:solidFill>
                            <a:ln w="9525">
                              <a:solidFill>
                                <a:srgbClr val="000000"/>
                              </a:solidFill>
                              <a:round/>
                              <a:headEnd/>
                              <a:tailEnd/>
                            </a:ln>
                          </wps:spPr>
                          <wps:txbx>
                            <w:txbxContent>
                              <w:p w14:paraId="28901696" w14:textId="77777777" w:rsidR="0099655B" w:rsidRPr="00C80930" w:rsidRDefault="0099655B" w:rsidP="0099655B">
                                <w:pPr>
                                  <w:jc w:val="both"/>
                                  <w:rPr>
                                    <w:b/>
                                    <w:bCs/>
                                  </w:rPr>
                                </w:pPr>
                                <w:r>
                                  <w:rPr>
                                    <w:b/>
                                    <w:bCs/>
                                  </w:rPr>
                                  <w:t>4</w:t>
                                </w:r>
                                <w:r w:rsidRPr="00882295">
                                  <w:rPr>
                                    <w:b/>
                                    <w:bCs/>
                                    <w:noProof/>
                                  </w:rPr>
                                  <w:drawing>
                                    <wp:inline distT="0" distB="0" distL="0" distR="0" wp14:anchorId="54C146D9" wp14:editId="15C7DDC2">
                                      <wp:extent cx="71120" cy="64135"/>
                                      <wp:effectExtent l="0" t="0" r="5080" b="0"/>
                                      <wp:docPr id="1053368209" name="Picture 105336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g:grpSp>
                    </wpg:wgp>
                  </a:graphicData>
                </a:graphic>
              </wp:anchor>
            </w:drawing>
          </mc:Choice>
          <mc:Fallback>
            <w:pict>
              <v:group w14:anchorId="4FE0016E" id="_x0000_s1047" style="position:absolute;margin-left:-77.25pt;margin-top:14.55pt;width:611.4pt;height:403.5pt;z-index:251713024" coordsize="77647,512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8" type="#_x0000_t75" style="position:absolute;width:77647;height:50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">
                  <v:imagedata r:id="rId35" o:title=""/>
                </v:shape>
                <v:group id="Group 3" o:spid="_x0000_s1049" style="position:absolute;left:2571;top:1809;width:71016;height:49435" coordsize="72932,50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">
                  <v:oval id="_x0000_s1050" style="position:absolute;left:9236;top:38325;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">
                    <v:textbox>
                      <w:txbxContent>
                        <w:p w14:paraId="18FF07F7" w14:textId="77777777" w:rsidR="00FD6006" w:rsidRPr="00C80930" w:rsidRDefault="00FD6006" w:rsidP="00FD6006">
                          <w:pPr>
                            <w:jc w:val="both"/>
                            <w:rPr>
                              <w:b/>
                              <w:bCs/>
                            </w:rPr>
                          </w:pPr>
                          <w:r>
                            <w:rPr>
                              <w:b/>
                              <w:bCs/>
                            </w:rPr>
                            <w:t>4</w:t>
                          </w:r>
                          <w:r w:rsidRPr="00882295">
                            <w:rPr>
                              <w:b/>
                              <w:bCs/>
                              <w:noProof/>
                            </w:rPr>
                            <w:drawing>
                              <wp:inline distT="0" distB="0" distL="0" distR="0" wp14:anchorId="7E9EBDF5" wp14:editId="2AEA5A5D">
                                <wp:extent cx="71120" cy="64135"/>
                                <wp:effectExtent l="0" t="0" r="5080" b="0"/>
                                <wp:docPr id="1166875234" name="Picture 116687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1" style="position:absolute;left:2190;top:46863;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">
                    <v:textbox>
                      <w:txbxContent>
                        <w:p w14:paraId="7A5447EB" w14:textId="77777777" w:rsidR="00FD6006" w:rsidRPr="00C80930" w:rsidRDefault="00FD6006" w:rsidP="00FD6006">
                          <w:pPr>
                            <w:jc w:val="both"/>
                            <w:rPr>
                              <w:b/>
                              <w:bCs/>
                            </w:rPr>
                          </w:pPr>
                          <w:r>
                            <w:rPr>
                              <w:b/>
                              <w:bCs/>
                            </w:rPr>
                            <w:t>1</w:t>
                          </w:r>
                          <w:r w:rsidRPr="00882295">
                            <w:rPr>
                              <w:b/>
                              <w:bCs/>
                              <w:noProof/>
                            </w:rPr>
                            <w:drawing>
                              <wp:inline distT="0" distB="0" distL="0" distR="0" wp14:anchorId="0E580041" wp14:editId="610E7715">
                                <wp:extent cx="71120" cy="64135"/>
                                <wp:effectExtent l="0" t="0" r="5080" b="0"/>
                                <wp:docPr id="1697966092" name="Picture 169796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2" style="position:absolute;left:12665;top:25601;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">
                    <v:textbox>
                      <w:txbxContent>
                        <w:p w14:paraId="1544807D" w14:textId="6604CC6F" w:rsidR="00FD6006" w:rsidRPr="00C80930" w:rsidRDefault="00FD6006" w:rsidP="00FD6006">
                          <w:pPr>
                            <w:jc w:val="both"/>
                            <w:rPr>
                              <w:b/>
                              <w:bCs/>
                            </w:rPr>
                          </w:pPr>
                          <w:r>
                            <w:rPr>
                              <w:b/>
                              <w:bCs/>
                            </w:rPr>
                            <w:t>5</w:t>
                          </w:r>
                          <w:r w:rsidRPr="00882295">
                            <w:rPr>
                              <w:b/>
                              <w:bCs/>
                              <w:noProof/>
                            </w:rPr>
                            <w:drawing>
                              <wp:inline distT="0" distB="0" distL="0" distR="0" wp14:anchorId="643F1742" wp14:editId="636C2182">
                                <wp:extent cx="71120" cy="64135"/>
                                <wp:effectExtent l="0" t="0" r="5080" b="0"/>
                                <wp:docPr id="878809038" name="Picture 87880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3" style="position:absolute;top:18764;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">
                    <v:textbox>
                      <w:txbxContent>
                        <w:p w14:paraId="6FDA8E23" w14:textId="77777777" w:rsidR="004F528F" w:rsidRPr="00C80930" w:rsidRDefault="004F528F" w:rsidP="004F528F">
                          <w:pPr>
                            <w:jc w:val="both"/>
                            <w:rPr>
                              <w:b/>
                              <w:bCs/>
                            </w:rPr>
                          </w:pPr>
                          <w:r>
                            <w:rPr>
                              <w:b/>
                              <w:bCs/>
                            </w:rPr>
                            <w:t>2</w:t>
                          </w:r>
                          <w:r w:rsidRPr="00882295">
                            <w:rPr>
                              <w:b/>
                              <w:bCs/>
                              <w:noProof/>
                            </w:rPr>
                            <w:drawing>
                              <wp:inline distT="0" distB="0" distL="0" distR="0" wp14:anchorId="2E8BD0B9" wp14:editId="44D3145C">
                                <wp:extent cx="71120" cy="64135"/>
                                <wp:effectExtent l="0" t="0" r="5080" b="0"/>
                                <wp:docPr id="2101036961" name="Picture 210103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4" style="position:absolute;left:13597;top:10692;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">
                    <v:textbox>
                      <w:txbxContent>
                        <w:p w14:paraId="19051E15" w14:textId="77777777" w:rsidR="004F528F" w:rsidRPr="00C80930" w:rsidRDefault="004F528F" w:rsidP="004F528F">
                          <w:pPr>
                            <w:jc w:val="both"/>
                            <w:rPr>
                              <w:b/>
                              <w:bCs/>
                            </w:rPr>
                          </w:pPr>
                          <w:r>
                            <w:rPr>
                              <w:b/>
                              <w:bCs/>
                            </w:rPr>
                            <w:t>4</w:t>
                          </w:r>
                          <w:r w:rsidRPr="00882295">
                            <w:rPr>
                              <w:b/>
                              <w:bCs/>
                              <w:noProof/>
                            </w:rPr>
                            <w:drawing>
                              <wp:inline distT="0" distB="0" distL="0" distR="0" wp14:anchorId="745FDC66" wp14:editId="1C972DEB">
                                <wp:extent cx="71120" cy="64135"/>
                                <wp:effectExtent l="0" t="0" r="5080" b="0"/>
                                <wp:docPr id="669788977" name="Picture 669788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5" style="position:absolute;left:5667;top:31931;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">
                    <v:textbox>
                      <w:txbxContent>
                        <w:p w14:paraId="67E1F75A" w14:textId="77777777" w:rsidR="004F528F" w:rsidRPr="00C80930" w:rsidRDefault="004F528F" w:rsidP="004F528F">
                          <w:pPr>
                            <w:jc w:val="both"/>
                            <w:rPr>
                              <w:b/>
                              <w:bCs/>
                            </w:rPr>
                          </w:pPr>
                          <w:r>
                            <w:rPr>
                              <w:b/>
                              <w:bCs/>
                            </w:rPr>
                            <w:t>3</w:t>
                          </w:r>
                          <w:r w:rsidRPr="00882295">
                            <w:rPr>
                              <w:b/>
                              <w:bCs/>
                              <w:noProof/>
                            </w:rPr>
                            <w:drawing>
                              <wp:inline distT="0" distB="0" distL="0" distR="0" wp14:anchorId="62DB1521" wp14:editId="09C6803D">
                                <wp:extent cx="71120" cy="64135"/>
                                <wp:effectExtent l="0" t="0" r="5080" b="0"/>
                                <wp:docPr id="1426941629" name="Picture 142694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6" style="position:absolute;left:59086;top:1648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">
                    <v:textbox>
                      <w:txbxContent>
                        <w:p w14:paraId="11CF3CDA" w14:textId="77777777" w:rsidR="004F528F" w:rsidRPr="00C80930" w:rsidRDefault="004F528F" w:rsidP="004F528F">
                          <w:pPr>
                            <w:jc w:val="both"/>
                            <w:rPr>
                              <w:b/>
                              <w:bCs/>
                            </w:rPr>
                          </w:pPr>
                          <w:r>
                            <w:rPr>
                              <w:b/>
                              <w:bCs/>
                            </w:rPr>
                            <w:t>6</w:t>
                          </w:r>
                          <w:r w:rsidRPr="00882295">
                            <w:rPr>
                              <w:b/>
                              <w:bCs/>
                              <w:noProof/>
                            </w:rPr>
                            <w:drawing>
                              <wp:inline distT="0" distB="0" distL="0" distR="0" wp14:anchorId="565E3409" wp14:editId="76FF29FD">
                                <wp:extent cx="71120" cy="64135"/>
                                <wp:effectExtent l="0" t="0" r="5080" b="0"/>
                                <wp:docPr id="921879580" name="Picture 92187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7" style="position:absolute;left:10477;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">
                    <v:textbox>
                      <w:txbxContent>
                        <w:p w14:paraId="63436B6E" w14:textId="77777777" w:rsidR="004F528F" w:rsidRPr="00C80930" w:rsidRDefault="004F528F" w:rsidP="004F528F">
                          <w:pPr>
                            <w:jc w:val="both"/>
                            <w:rPr>
                              <w:b/>
                              <w:bCs/>
                            </w:rPr>
                          </w:pPr>
                          <w:r>
                            <w:rPr>
                              <w:b/>
                              <w:bCs/>
                            </w:rPr>
                            <w:t>2</w:t>
                          </w:r>
                          <w:r w:rsidRPr="00882295">
                            <w:rPr>
                              <w:b/>
                              <w:bCs/>
                              <w:noProof/>
                            </w:rPr>
                            <w:drawing>
                              <wp:inline distT="0" distB="0" distL="0" distR="0" wp14:anchorId="2C7D4DE7" wp14:editId="5E2262D2">
                                <wp:extent cx="71120" cy="64135"/>
                                <wp:effectExtent l="0" t="0" r="5080" b="0"/>
                                <wp:docPr id="1897376436" name="Picture 189737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8" style="position:absolute;left:69503;top:15439;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">
                    <v:textbox>
                      <w:txbxContent>
                        <w:p w14:paraId="6A40C73A" w14:textId="0CE5F9B9" w:rsidR="004F528F" w:rsidRPr="00C80930" w:rsidRDefault="0099655B" w:rsidP="004F528F">
                          <w:pPr>
                            <w:jc w:val="both"/>
                            <w:rPr>
                              <w:b/>
                              <w:bCs/>
                            </w:rPr>
                          </w:pPr>
                          <w:r>
                            <w:rPr>
                              <w:b/>
                              <w:bCs/>
                            </w:rPr>
                            <w:t>2</w:t>
                          </w:r>
                          <w:r w:rsidR="004F528F" w:rsidRPr="00882295">
                            <w:rPr>
                              <w:b/>
                              <w:bCs/>
                              <w:noProof/>
                            </w:rPr>
                            <w:drawing>
                              <wp:inline distT="0" distB="0" distL="0" distR="0" wp14:anchorId="5227EC74" wp14:editId="60A6FA60">
                                <wp:extent cx="71120" cy="64135"/>
                                <wp:effectExtent l="0" t="0" r="5080" b="0"/>
                                <wp:docPr id="1033584600" name="Picture 103358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59" style="position:absolute;left:50426;top:18666;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">
                    <v:textbox>
                      <w:txbxContent>
                        <w:p w14:paraId="007D4712" w14:textId="2B87D9E0" w:rsidR="004F528F" w:rsidRPr="00C80930" w:rsidRDefault="0099655B" w:rsidP="004F528F">
                          <w:pPr>
                            <w:jc w:val="both"/>
                            <w:rPr>
                              <w:b/>
                              <w:bCs/>
                            </w:rPr>
                          </w:pPr>
                          <w:r>
                            <w:rPr>
                              <w:b/>
                              <w:bCs/>
                            </w:rPr>
                            <w:t>3</w:t>
                          </w:r>
                          <w:r w:rsidR="004F528F" w:rsidRPr="00882295">
                            <w:rPr>
                              <w:b/>
                              <w:bCs/>
                              <w:noProof/>
                            </w:rPr>
                            <w:drawing>
                              <wp:inline distT="0" distB="0" distL="0" distR="0" wp14:anchorId="611C313D" wp14:editId="1199D7BE">
                                <wp:extent cx="71120" cy="64135"/>
                                <wp:effectExtent l="0" t="0" r="5080" b="0"/>
                                <wp:docPr id="1467988851" name="Picture 1467988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0" style="position:absolute;left:5666;top:25052;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">
                    <v:textbox>
                      <w:txbxContent>
                        <w:p w14:paraId="0FC30081" w14:textId="0EDA0FED" w:rsidR="003F32CC" w:rsidRPr="00C80930" w:rsidRDefault="003F32CC" w:rsidP="003F32CC">
                          <w:pPr>
                            <w:jc w:val="both"/>
                            <w:rPr>
                              <w:b/>
                              <w:bCs/>
                            </w:rPr>
                          </w:pPr>
                          <w:r>
                            <w:rPr>
                              <w:b/>
                              <w:bCs/>
                            </w:rPr>
                            <w:t>7</w:t>
                          </w:r>
                          <w:r w:rsidRPr="00882295">
                            <w:rPr>
                              <w:b/>
                              <w:bCs/>
                              <w:noProof/>
                            </w:rPr>
                            <w:drawing>
                              <wp:inline distT="0" distB="0" distL="0" distR="0" wp14:anchorId="0FDF2E12" wp14:editId="7FF72A3F">
                                <wp:extent cx="71120" cy="64135"/>
                                <wp:effectExtent l="0" t="0" r="5080" b="0"/>
                                <wp:docPr id="1435020546" name="Picture 1435020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1" style="position:absolute;left:8902;top:14731;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">
                    <v:textbox>
                      <w:txbxContent>
                        <w:p w14:paraId="45CE8F8E" w14:textId="77777777" w:rsidR="004F528F" w:rsidRPr="00C80930" w:rsidRDefault="004F528F" w:rsidP="004F528F">
                          <w:pPr>
                            <w:jc w:val="both"/>
                            <w:rPr>
                              <w:b/>
                              <w:bCs/>
                            </w:rPr>
                          </w:pPr>
                          <w:r>
                            <w:rPr>
                              <w:b/>
                              <w:bCs/>
                            </w:rPr>
                            <w:t>6</w:t>
                          </w:r>
                          <w:r w:rsidRPr="00882295">
                            <w:rPr>
                              <w:b/>
                              <w:bCs/>
                              <w:noProof/>
                            </w:rPr>
                            <w:drawing>
                              <wp:inline distT="0" distB="0" distL="0" distR="0" wp14:anchorId="20661720" wp14:editId="0791E69E">
                                <wp:extent cx="71120" cy="64135"/>
                                <wp:effectExtent l="0" t="0" r="5080" b="0"/>
                                <wp:docPr id="1779256755" name="Picture 1779256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2" style="position:absolute;left:55654;top:23518;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">
                    <v:textbox>
                      <w:txbxContent>
                        <w:p w14:paraId="558FCD98" w14:textId="77777777" w:rsidR="004F528F" w:rsidRPr="00C80930" w:rsidRDefault="004F528F" w:rsidP="004F528F">
                          <w:pPr>
                            <w:jc w:val="both"/>
                            <w:rPr>
                              <w:b/>
                              <w:bCs/>
                            </w:rPr>
                          </w:pPr>
                          <w:r>
                            <w:rPr>
                              <w:b/>
                              <w:bCs/>
                            </w:rPr>
                            <w:t>5</w:t>
                          </w:r>
                          <w:r w:rsidRPr="00882295">
                            <w:rPr>
                              <w:b/>
                              <w:bCs/>
                              <w:noProof/>
                            </w:rPr>
                            <w:drawing>
                              <wp:inline distT="0" distB="0" distL="0" distR="0" wp14:anchorId="08CF2573" wp14:editId="0DDC6F78">
                                <wp:extent cx="71120" cy="64135"/>
                                <wp:effectExtent l="0" t="0" r="5080" b="0"/>
                                <wp:docPr id="188608941" name="Picture 18860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3" style="position:absolute;left:15399;top:34262;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">
                    <v:textbox>
                      <w:txbxContent>
                        <w:p w14:paraId="499EE350" w14:textId="26A13EC4" w:rsidR="00FD6006" w:rsidRPr="00C80930" w:rsidRDefault="00FD6006" w:rsidP="00FD6006">
                          <w:pPr>
                            <w:jc w:val="both"/>
                            <w:rPr>
                              <w:b/>
                              <w:bCs/>
                            </w:rPr>
                          </w:pPr>
                          <w:r>
                            <w:rPr>
                              <w:b/>
                              <w:bCs/>
                            </w:rPr>
                            <w:t>6</w:t>
                          </w:r>
                          <w:r w:rsidRPr="00882295">
                            <w:rPr>
                              <w:b/>
                              <w:bCs/>
                              <w:noProof/>
                            </w:rPr>
                            <w:drawing>
                              <wp:inline distT="0" distB="0" distL="0" distR="0" wp14:anchorId="1DC5EC45" wp14:editId="4D05D860">
                                <wp:extent cx="71120" cy="64135"/>
                                <wp:effectExtent l="0" t="0" r="5080" b="0"/>
                                <wp:docPr id="1897144165" name="Picture 189714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4" style="position:absolute;left:17996;top:17749;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">
                    <v:textbox>
                      <w:txbxContent>
                        <w:p w14:paraId="2A548B71" w14:textId="3852EFAA" w:rsidR="00FD6006" w:rsidRPr="00C80930" w:rsidRDefault="00FD6006" w:rsidP="00FD6006">
                          <w:pPr>
                            <w:jc w:val="both"/>
                            <w:rPr>
                              <w:b/>
                              <w:bCs/>
                            </w:rPr>
                          </w:pPr>
                          <w:r>
                            <w:rPr>
                              <w:b/>
                              <w:bCs/>
                            </w:rPr>
                            <w:t>3</w:t>
                          </w:r>
                          <w:r w:rsidRPr="00882295">
                            <w:rPr>
                              <w:b/>
                              <w:bCs/>
                              <w:noProof/>
                            </w:rPr>
                            <w:drawing>
                              <wp:inline distT="0" distB="0" distL="0" distR="0" wp14:anchorId="377B0382" wp14:editId="054265A0">
                                <wp:extent cx="71120" cy="64135"/>
                                <wp:effectExtent l="0" t="0" r="5080" b="0"/>
                                <wp:docPr id="2131722909" name="Picture 213172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5" style="position:absolute;left:66074;top:45324;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">
                    <v:textbox>
                      <w:txbxContent>
                        <w:p w14:paraId="74B56ED4" w14:textId="77777777" w:rsidR="004F528F" w:rsidRPr="00C80930" w:rsidRDefault="004F528F" w:rsidP="004F528F">
                          <w:pPr>
                            <w:jc w:val="both"/>
                            <w:rPr>
                              <w:b/>
                              <w:bCs/>
                            </w:rPr>
                          </w:pPr>
                          <w:r>
                            <w:rPr>
                              <w:b/>
                              <w:bCs/>
                            </w:rPr>
                            <w:t>1</w:t>
                          </w:r>
                          <w:r w:rsidRPr="00882295">
                            <w:rPr>
                              <w:b/>
                              <w:bCs/>
                              <w:noProof/>
                            </w:rPr>
                            <w:drawing>
                              <wp:inline distT="0" distB="0" distL="0" distR="0" wp14:anchorId="6F69B393" wp14:editId="451AF248">
                                <wp:extent cx="71120" cy="64135"/>
                                <wp:effectExtent l="0" t="0" r="5080" b="0"/>
                                <wp:docPr id="1612906955" name="Picture 1612906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6" style="position:absolute;left:34916;top:47350;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">
                    <v:textbox>
                      <w:txbxContent>
                        <w:p w14:paraId="4861FCC1" w14:textId="77777777" w:rsidR="004F528F" w:rsidRPr="00C80930" w:rsidRDefault="004F528F" w:rsidP="004F528F">
                          <w:pPr>
                            <w:jc w:val="both"/>
                            <w:rPr>
                              <w:b/>
                              <w:bCs/>
                            </w:rPr>
                          </w:pPr>
                          <w:r>
                            <w:rPr>
                              <w:b/>
                              <w:bCs/>
                            </w:rPr>
                            <w:t>2</w:t>
                          </w:r>
                          <w:r w:rsidRPr="00882295">
                            <w:rPr>
                              <w:b/>
                              <w:bCs/>
                              <w:noProof/>
                            </w:rPr>
                            <w:drawing>
                              <wp:inline distT="0" distB="0" distL="0" distR="0" wp14:anchorId="722A64E8" wp14:editId="5F6E0E97">
                                <wp:extent cx="71120" cy="64135"/>
                                <wp:effectExtent l="0" t="0" r="5080" b="0"/>
                                <wp:docPr id="1578907948" name="Picture 157890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7" style="position:absolute;left:62118;top:31512;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">
                    <v:textbox>
                      <w:txbxContent>
                        <w:p w14:paraId="43F69FA9" w14:textId="77777777" w:rsidR="004F528F" w:rsidRPr="00C80930" w:rsidRDefault="004F528F" w:rsidP="004F528F">
                          <w:pPr>
                            <w:jc w:val="both"/>
                            <w:rPr>
                              <w:b/>
                              <w:bCs/>
                            </w:rPr>
                          </w:pPr>
                          <w:r>
                            <w:rPr>
                              <w:b/>
                              <w:bCs/>
                            </w:rPr>
                            <w:t>3</w:t>
                          </w:r>
                          <w:r w:rsidRPr="00882295">
                            <w:rPr>
                              <w:b/>
                              <w:bCs/>
                              <w:noProof/>
                            </w:rPr>
                            <w:drawing>
                              <wp:inline distT="0" distB="0" distL="0" distR="0" wp14:anchorId="6757EB83" wp14:editId="32F2E79E">
                                <wp:extent cx="71120" cy="64135"/>
                                <wp:effectExtent l="0" t="0" r="5080" b="0"/>
                                <wp:docPr id="1594318918" name="Picture 159431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8" style="position:absolute;left:52226;top:33182;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">
                    <v:textbox>
                      <w:txbxContent>
                        <w:p w14:paraId="6F2A5723" w14:textId="77777777" w:rsidR="004F528F" w:rsidRPr="00C80930" w:rsidRDefault="004F528F" w:rsidP="004F528F">
                          <w:pPr>
                            <w:jc w:val="both"/>
                            <w:rPr>
                              <w:b/>
                              <w:bCs/>
                            </w:rPr>
                          </w:pPr>
                          <w:r>
                            <w:rPr>
                              <w:b/>
                              <w:bCs/>
                            </w:rPr>
                            <w:t>6</w:t>
                          </w:r>
                          <w:r w:rsidRPr="00882295">
                            <w:rPr>
                              <w:b/>
                              <w:bCs/>
                              <w:noProof/>
                            </w:rPr>
                            <w:drawing>
                              <wp:inline distT="0" distB="0" distL="0" distR="0" wp14:anchorId="465DC53D" wp14:editId="166481D1">
                                <wp:extent cx="71120" cy="64135"/>
                                <wp:effectExtent l="0" t="0" r="5080" b="0"/>
                                <wp:docPr id="1662922504" name="Picture 166292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69" style="position:absolute;left:62118;top:25809;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">
                    <v:textbox>
                      <w:txbxContent>
                        <w:p w14:paraId="4019FE1D" w14:textId="77777777" w:rsidR="004F528F" w:rsidRPr="00C80930" w:rsidRDefault="004F528F" w:rsidP="004F528F">
                          <w:pPr>
                            <w:jc w:val="both"/>
                            <w:rPr>
                              <w:b/>
                              <w:bCs/>
                            </w:rPr>
                          </w:pPr>
                          <w:r>
                            <w:rPr>
                              <w:b/>
                              <w:bCs/>
                            </w:rPr>
                            <w:t>7</w:t>
                          </w:r>
                          <w:r w:rsidRPr="00882295">
                            <w:rPr>
                              <w:b/>
                              <w:bCs/>
                              <w:noProof/>
                            </w:rPr>
                            <w:drawing>
                              <wp:inline distT="0" distB="0" distL="0" distR="0" wp14:anchorId="01CF2DEB" wp14:editId="04213876">
                                <wp:extent cx="71120" cy="64135"/>
                                <wp:effectExtent l="0" t="0" r="5080" b="0"/>
                                <wp:docPr id="1322665808" name="Picture 132266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70" style="position:absolute;left:33813;top:21431;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">
                    <v:textbox>
                      <w:txbxContent>
                        <w:p w14:paraId="35B16517" w14:textId="58197757" w:rsidR="00D33261" w:rsidRPr="00C80930" w:rsidRDefault="00D33261" w:rsidP="00D33261">
                          <w:pPr>
                            <w:jc w:val="both"/>
                            <w:rPr>
                              <w:b/>
                              <w:bCs/>
                            </w:rPr>
                          </w:pPr>
                          <w:r>
                            <w:rPr>
                              <w:b/>
                              <w:bCs/>
                            </w:rPr>
                            <w:t>8</w:t>
                          </w:r>
                          <w:r w:rsidRPr="00882295">
                            <w:rPr>
                              <w:b/>
                              <w:bCs/>
                              <w:noProof/>
                            </w:rPr>
                            <w:drawing>
                              <wp:inline distT="0" distB="0" distL="0" distR="0" wp14:anchorId="542D0F56" wp14:editId="5FB24A28">
                                <wp:extent cx="71120" cy="64135"/>
                                <wp:effectExtent l="0" t="0" r="5080" b="0"/>
                                <wp:docPr id="478536027" name="Picture 47853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71" style="position:absolute;left:57332;top:37882;width:3429;height:36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">
                    <v:textbox>
                      <w:txbxContent>
                        <w:p w14:paraId="7E7071E1" w14:textId="77777777" w:rsidR="004F528F" w:rsidRPr="00C80930" w:rsidRDefault="004F528F" w:rsidP="004F528F">
                          <w:pPr>
                            <w:jc w:val="both"/>
                            <w:rPr>
                              <w:b/>
                              <w:bCs/>
                            </w:rPr>
                          </w:pPr>
                          <w:r>
                            <w:rPr>
                              <w:b/>
                              <w:bCs/>
                            </w:rPr>
                            <w:t>4</w:t>
                          </w:r>
                          <w:r w:rsidRPr="00882295">
                            <w:rPr>
                              <w:b/>
                              <w:bCs/>
                              <w:noProof/>
                            </w:rPr>
                            <w:drawing>
                              <wp:inline distT="0" distB="0" distL="0" distR="0" wp14:anchorId="3ACDC265" wp14:editId="02A767B3">
                                <wp:extent cx="71120" cy="64135"/>
                                <wp:effectExtent l="0" t="0" r="5080" b="0"/>
                                <wp:docPr id="1965045016" name="Picture 196504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oval id="_x0000_s1072" style="position:absolute;left:53903;top:13063;width:3429;height:362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">
                    <v:textbox>
                      <w:txbxContent>
                        <w:p w14:paraId="28901696" w14:textId="77777777" w:rsidR="0099655B" w:rsidRPr="00C80930" w:rsidRDefault="0099655B" w:rsidP="0099655B">
                          <w:pPr>
                            <w:jc w:val="both"/>
                            <w:rPr>
                              <w:b/>
                              <w:bCs/>
                            </w:rPr>
                          </w:pPr>
                          <w:r>
                            <w:rPr>
                              <w:b/>
                              <w:bCs/>
                            </w:rPr>
                            <w:t>4</w:t>
                          </w:r>
                          <w:r w:rsidRPr="00882295">
                            <w:rPr>
                              <w:b/>
                              <w:bCs/>
                              <w:noProof/>
                            </w:rPr>
                            <w:drawing>
                              <wp:inline distT="0" distB="0" distL="0" distR="0" wp14:anchorId="54C146D9" wp14:editId="15C7DDC2">
                                <wp:extent cx="71120" cy="64135"/>
                                <wp:effectExtent l="0" t="0" r="5080" b="0"/>
                                <wp:docPr id="1053368209" name="Picture 1053368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v:group>
              </v:group>
            </w:pict>
          </mc:Fallback>
        </mc:AlternateContent>
      </w:r>
    </w:p>
    <w:p w14:paraId="764C3B2C" w14:textId="141386F0" w:rsidR="00A904A3" w:rsidRPr="00F0038F" w:rsidRDefault="00A904A3" w:rsidP="004D4DDF">
      <w:pPr>
        <w:rPr>
          <w:rFonts w:ascii="Arial" w:hAnsi="Arial" w:cs="Arial"/>
          <w:noProof/>
          <w:lang w:eastAsia="en-IN"/>
        </w:rPr>
      </w:pPr>
    </w:p>
    <w:p w14:paraId="0696407F" w14:textId="11DB8924" w:rsidR="00A904A3" w:rsidRPr="00F0038F" w:rsidRDefault="00A904A3" w:rsidP="004D4DDF">
      <w:pPr>
        <w:rPr>
          <w:rFonts w:ascii="Arial" w:hAnsi="Arial" w:cs="Arial"/>
          <w:noProof/>
          <w:lang w:eastAsia="en-IN"/>
        </w:rPr>
      </w:pPr>
    </w:p>
    <w:p w14:paraId="078286BC" w14:textId="009B811F" w:rsidR="00A904A3" w:rsidRPr="00F0038F" w:rsidRDefault="00A904A3" w:rsidP="004D4DDF">
      <w:pPr>
        <w:rPr>
          <w:rFonts w:ascii="Arial" w:hAnsi="Arial" w:cs="Arial"/>
          <w:noProof/>
          <w:lang w:eastAsia="en-IN"/>
        </w:rPr>
      </w:pPr>
    </w:p>
    <w:p w14:paraId="4433B15F" w14:textId="5F7B9608" w:rsidR="00A904A3" w:rsidRPr="00F0038F" w:rsidRDefault="00A904A3" w:rsidP="004D4DDF">
      <w:pPr>
        <w:rPr>
          <w:rFonts w:ascii="Arial" w:hAnsi="Arial" w:cs="Arial"/>
          <w:noProof/>
          <w:lang w:eastAsia="en-IN"/>
        </w:rPr>
      </w:pPr>
    </w:p>
    <w:p w14:paraId="3FC2D67F" w14:textId="278FB245" w:rsidR="00A904A3" w:rsidRPr="00F0038F" w:rsidRDefault="00A904A3" w:rsidP="004D4DDF">
      <w:pPr>
        <w:rPr>
          <w:rFonts w:ascii="Arial" w:hAnsi="Arial" w:cs="Arial"/>
          <w:noProof/>
          <w:lang w:eastAsia="en-IN"/>
        </w:rPr>
      </w:pPr>
    </w:p>
    <w:p w14:paraId="410B83AD" w14:textId="5882DBE0" w:rsidR="00A904A3" w:rsidRPr="00F0038F" w:rsidRDefault="00A904A3" w:rsidP="004D4DDF">
      <w:pPr>
        <w:rPr>
          <w:rFonts w:ascii="Arial" w:hAnsi="Arial" w:cs="Arial"/>
          <w:noProof/>
          <w:lang w:eastAsia="en-IN"/>
        </w:rPr>
      </w:pPr>
    </w:p>
    <w:p w14:paraId="08D21592" w14:textId="38E06362" w:rsidR="00A904A3" w:rsidRPr="00F0038F" w:rsidRDefault="00A904A3" w:rsidP="004D4DDF">
      <w:pPr>
        <w:rPr>
          <w:rFonts w:ascii="Arial" w:hAnsi="Arial" w:cs="Arial"/>
          <w:noProof/>
          <w:lang w:eastAsia="en-IN"/>
        </w:rPr>
      </w:pPr>
    </w:p>
    <w:p w14:paraId="48F6A7D1" w14:textId="180A55E0" w:rsidR="00A904A3" w:rsidRPr="00F0038F" w:rsidRDefault="00A904A3" w:rsidP="004D4DDF">
      <w:pPr>
        <w:rPr>
          <w:rFonts w:ascii="Arial" w:hAnsi="Arial" w:cs="Arial"/>
          <w:noProof/>
          <w:lang w:eastAsia="en-IN"/>
        </w:rPr>
      </w:pPr>
    </w:p>
    <w:p w14:paraId="043B7280" w14:textId="4C4500B5" w:rsidR="00A904A3" w:rsidRPr="00F0038F" w:rsidRDefault="00A904A3" w:rsidP="004D4DDF">
      <w:pPr>
        <w:rPr>
          <w:rFonts w:ascii="Arial" w:hAnsi="Arial" w:cs="Arial"/>
          <w:noProof/>
          <w:lang w:eastAsia="en-IN"/>
        </w:rPr>
      </w:pPr>
    </w:p>
    <w:p w14:paraId="74FDC7BF" w14:textId="6FF22E79" w:rsidR="00A904A3" w:rsidRPr="00F0038F" w:rsidRDefault="00A904A3" w:rsidP="004D4DDF">
      <w:pPr>
        <w:rPr>
          <w:rFonts w:ascii="Arial" w:hAnsi="Arial" w:cs="Arial"/>
          <w:noProof/>
          <w:lang w:eastAsia="en-IN"/>
        </w:rPr>
      </w:pPr>
    </w:p>
    <w:p w14:paraId="48F4C800" w14:textId="70FD0642" w:rsidR="00FB3F0F" w:rsidRPr="00F0038F" w:rsidRDefault="00FB3F0F" w:rsidP="004D4DDF">
      <w:pPr>
        <w:rPr>
          <w:rFonts w:ascii="Arial" w:hAnsi="Arial" w:cs="Arial"/>
        </w:rPr>
      </w:pPr>
    </w:p>
    <w:p w14:paraId="63819E9C" w14:textId="23ACFDA8" w:rsidR="00D12185" w:rsidRPr="00F0038F" w:rsidRDefault="00D12185" w:rsidP="004D4DDF">
      <w:pPr>
        <w:rPr>
          <w:rFonts w:ascii="Arial" w:hAnsi="Arial" w:cs="Arial"/>
        </w:rPr>
      </w:pPr>
    </w:p>
    <w:p w14:paraId="15CD4F08" w14:textId="0124CDB2" w:rsidR="00D12185" w:rsidRPr="00F0038F" w:rsidRDefault="00D12185" w:rsidP="004D4DDF">
      <w:pPr>
        <w:rPr>
          <w:rFonts w:ascii="Arial" w:hAnsi="Arial" w:cs="Arial"/>
        </w:rPr>
      </w:pPr>
    </w:p>
    <w:p w14:paraId="553EB87A" w14:textId="79500AB8" w:rsidR="00103F5E" w:rsidRPr="00F0038F" w:rsidRDefault="00103F5E" w:rsidP="004D4DDF">
      <w:pPr>
        <w:rPr>
          <w:rFonts w:ascii="Arial" w:hAnsi="Arial" w:cs="Arial"/>
        </w:rPr>
      </w:pPr>
    </w:p>
    <w:p w14:paraId="02A55C10" w14:textId="3F3E8802" w:rsidR="00FE1D5B" w:rsidRPr="00F0038F" w:rsidRDefault="00FE1D5B" w:rsidP="004D4DDF">
      <w:pPr>
        <w:rPr>
          <w:rFonts w:ascii="Arial" w:hAnsi="Arial" w:cs="Arial"/>
        </w:rPr>
      </w:pPr>
    </w:p>
    <w:p w14:paraId="5B9EEF47" w14:textId="1FF78CFC" w:rsidR="004D3BFD" w:rsidRPr="00F0038F" w:rsidRDefault="004D3BFD" w:rsidP="004D4DDF">
      <w:pPr>
        <w:rPr>
          <w:rFonts w:ascii="Arial" w:hAnsi="Arial" w:cs="Arial"/>
        </w:rPr>
      </w:pPr>
    </w:p>
    <w:p w14:paraId="0A1E5E7F" w14:textId="73F64FF6" w:rsidR="004D3BFD" w:rsidRPr="00553EB7" w:rsidRDefault="00947009" w:rsidP="004D4DDF">
      <w:pPr>
        <w:rPr>
          <w:rFonts w:ascii="Arial" w:hAnsi="Arial" w:cs="Arial"/>
          <w:lang w:val="en-US"/>
        </w:rPr>
      </w:pPr>
      <w:r>
        <w:rPr>
          <w:noProof/>
        </w:rPr>
        <mc:AlternateContent>
          <mc:Choice Requires="wps">
            <w:drawing>
              <wp:anchor distT="0" distB="0" distL="114300" distR="114300" simplePos="0" relativeHeight="251714048" behindDoc="0" locked="0" layoutInCell="1" allowOverlap="1" wp14:anchorId="11E8D822" wp14:editId="25301858">
                <wp:simplePos x="0" y="0"/>
                <wp:positionH relativeFrom="column">
                  <wp:posOffset>1066800</wp:posOffset>
                </wp:positionH>
                <wp:positionV relativeFrom="paragraph">
                  <wp:posOffset>185420</wp:posOffset>
                </wp:positionV>
                <wp:extent cx="333888" cy="351047"/>
                <wp:effectExtent l="0" t="0" r="0" b="0"/>
                <wp:wrapNone/>
                <wp:docPr id="1120355202"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333888" cy="351047"/>
                        </a:xfrm>
                        <a:prstGeom prst="ellipse">
                          <a:avLst/>
                        </a:prstGeom>
                        <a:solidFill>
                          <a:srgbClr val="FFFFFF"/>
                        </a:solidFill>
                        <a:ln w="9525">
                          <a:solidFill>
                            <a:srgbClr val="000000"/>
                          </a:solidFill>
                          <a:round/>
                          <a:headEnd/>
                          <a:tailEnd/>
                        </a:ln>
                      </wps:spPr>
                      <wps:txbx>
                        <w:txbxContent>
                          <w:p w14:paraId="34C5F9EB" w14:textId="77777777" w:rsidR="00947009" w:rsidRPr="00C80930" w:rsidRDefault="00947009" w:rsidP="00947009">
                            <w:pPr>
                              <w:jc w:val="both"/>
                              <w:rPr>
                                <w:b/>
                                <w:bCs/>
                              </w:rPr>
                            </w:pPr>
                            <w:r>
                              <w:rPr>
                                <w:b/>
                                <w:bCs/>
                              </w:rPr>
                              <w:t>2</w:t>
                            </w:r>
                            <w:r w:rsidRPr="00882295">
                              <w:rPr>
                                <w:b/>
                                <w:bCs/>
                                <w:noProof/>
                              </w:rPr>
                              <w:drawing>
                                <wp:inline distT="0" distB="0" distL="0" distR="0" wp14:anchorId="7D6216C5" wp14:editId="371072D6">
                                  <wp:extent cx="71120" cy="64135"/>
                                  <wp:effectExtent l="0" t="0" r="5080" b="0"/>
                                  <wp:docPr id="213666027" name="Picture 21366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11E8D822" id="Oval 3" o:spid="_x0000_s1073" style="position:absolute;margin-left:84pt;margin-top:14.6pt;width:26.3pt;height:27.65pt;flip:x;z-index:251714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">
                <v:textbox>
                  <w:txbxContent>
                    <w:p w14:paraId="34C5F9EB" w14:textId="77777777" w:rsidR="00947009" w:rsidRPr="00C80930" w:rsidRDefault="00947009" w:rsidP="00947009">
                      <w:pPr>
                        <w:jc w:val="both"/>
                        <w:rPr>
                          <w:b/>
                          <w:bCs/>
                        </w:rPr>
                      </w:pPr>
                      <w:r>
                        <w:rPr>
                          <w:b/>
                          <w:bCs/>
                        </w:rPr>
                        <w:t>2</w:t>
                      </w:r>
                      <w:r w:rsidRPr="00882295">
                        <w:rPr>
                          <w:b/>
                          <w:bCs/>
                          <w:noProof/>
                        </w:rPr>
                        <w:drawing>
                          <wp:inline distT="0" distB="0" distL="0" distR="0" wp14:anchorId="7D6216C5" wp14:editId="371072D6">
                            <wp:extent cx="71120" cy="64135"/>
                            <wp:effectExtent l="0" t="0" r="5080" b="0"/>
                            <wp:docPr id="213666027" name="Picture 21366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1120" cy="64135"/>
                                    </a:xfrm>
                                    <a:prstGeom prst="rect">
                                      <a:avLst/>
                                    </a:prstGeom>
                                    <a:noFill/>
                                    <a:ln>
                                      <a:noFill/>
                                    </a:ln>
                                  </pic:spPr>
                                </pic:pic>
                              </a:graphicData>
                            </a:graphic>
                          </wp:inline>
                        </w:drawing>
                      </w:r>
                    </w:p>
                  </w:txbxContent>
                </v:textbox>
              </v:oval>
            </w:pict>
          </mc:Fallback>
        </mc:AlternateContent>
      </w:r>
    </w:p>
    <w:p w14:paraId="5217B17E" w14:textId="68E44A9A" w:rsidR="00A904A3" w:rsidRPr="00F0038F" w:rsidRDefault="00A904A3" w:rsidP="004D4DDF">
      <w:pPr>
        <w:rPr>
          <w:rFonts w:ascii="Arial" w:hAnsi="Arial" w:cs="Arial"/>
        </w:rPr>
      </w:pPr>
    </w:p>
    <w:p w14:paraId="7E6E7078" w14:textId="066D9019" w:rsidR="00A904A3" w:rsidRPr="00F0038F" w:rsidRDefault="00A904A3" w:rsidP="004D4DDF">
      <w:pPr>
        <w:rPr>
          <w:rFonts w:ascii="Arial" w:hAnsi="Arial" w:cs="Arial"/>
        </w:rPr>
      </w:pPr>
    </w:p>
    <w:p w14:paraId="4126406C" w14:textId="6FE0FD29" w:rsidR="00A904A3" w:rsidRPr="00F0038F" w:rsidRDefault="0099655B" w:rsidP="004D4DDF">
      <w:pPr>
        <w:rPr>
          <w:rFonts w:ascii="Arial" w:hAnsi="Arial" w:cs="Arial"/>
        </w:rPr>
      </w:pPr>
      <w:r w:rsidRPr="00F0038F">
        <w:rPr>
          <w:noProof/>
          <w:lang w:eastAsia="en-IN"/>
        </w:rPr>
        <mc:AlternateContent>
          <mc:Choice Requires="wps">
            <w:drawing>
              <wp:anchor distT="0" distB="0" distL="114300" distR="114300" simplePos="0" relativeHeight="251635200" behindDoc="0" locked="0" layoutInCell="1" allowOverlap="1" wp14:anchorId="3935D06D" wp14:editId="238BBBE5">
                <wp:simplePos x="0" y="0"/>
                <wp:positionH relativeFrom="margin">
                  <wp:posOffset>-419735</wp:posOffset>
                </wp:positionH>
                <wp:positionV relativeFrom="paragraph">
                  <wp:posOffset>178435</wp:posOffset>
                </wp:positionV>
                <wp:extent cx="1981200" cy="2419350"/>
                <wp:effectExtent l="0" t="0" r="19050" b="19050"/>
                <wp:wrapNone/>
                <wp:docPr id="131805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419350"/>
                        </a:xfrm>
                        <a:prstGeom prst="rect">
                          <a:avLst/>
                        </a:prstGeom>
                        <a:solidFill>
                          <a:srgbClr val="FFFFFF"/>
                        </a:solidFill>
                        <a:ln w="9525">
                          <a:solidFill>
                            <a:srgbClr val="000000"/>
                          </a:solidFill>
                          <a:miter lim="800000"/>
                          <a:headEnd/>
                          <a:tailEnd/>
                        </a:ln>
                      </wps:spPr>
                      <wps:txb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37894421"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D33261">
                              <w:rPr>
                                <w:rFonts w:ascii="Arial" w:eastAsia="Calibri" w:hAnsi="Arial" w:cs="Arial"/>
                                <w:color w:val="000000" w:themeColor="text1"/>
                                <w:kern w:val="24"/>
                                <w:sz w:val="20"/>
                                <w:szCs w:val="20"/>
                              </w:rPr>
                              <w:t>Bag Conveyor</w:t>
                            </w:r>
                          </w:p>
                          <w:p w14:paraId="5BA9BAB0" w14:textId="1D34F58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D33261">
                              <w:rPr>
                                <w:rFonts w:ascii="Arial" w:eastAsia="Calibri" w:hAnsi="Arial" w:cs="Arial"/>
                                <w:color w:val="000000" w:themeColor="text1"/>
                                <w:kern w:val="24"/>
                                <w:sz w:val="20"/>
                                <w:szCs w:val="20"/>
                              </w:rPr>
                              <w:t>Infeed lines</w:t>
                            </w:r>
                            <w:r w:rsidRPr="000838F9">
                              <w:rPr>
                                <w:rFonts w:ascii="Arial" w:eastAsia="Calibri" w:hAnsi="Arial" w:cs="Arial"/>
                                <w:color w:val="000000" w:themeColor="text1"/>
                                <w:kern w:val="24"/>
                                <w:sz w:val="20"/>
                                <w:szCs w:val="20"/>
                              </w:rPr>
                              <w:t xml:space="preserve"> </w:t>
                            </w:r>
                          </w:p>
                          <w:p w14:paraId="196BCEDA" w14:textId="1ABE564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D33261">
                              <w:rPr>
                                <w:rFonts w:ascii="Arial" w:eastAsia="Calibri" w:hAnsi="Arial" w:cs="Arial"/>
                                <w:color w:val="000000" w:themeColor="text1"/>
                                <w:kern w:val="24"/>
                                <w:sz w:val="20"/>
                                <w:szCs w:val="20"/>
                              </w:rPr>
                              <w:t>VDS system</w:t>
                            </w:r>
                          </w:p>
                          <w:p w14:paraId="57EB3DA9" w14:textId="2F34741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D33261">
                              <w:rPr>
                                <w:rFonts w:ascii="Arial" w:eastAsia="Calibri" w:hAnsi="Arial" w:cs="Arial"/>
                                <w:color w:val="000000" w:themeColor="text1"/>
                                <w:kern w:val="24"/>
                                <w:sz w:val="20"/>
                                <w:szCs w:val="20"/>
                              </w:rPr>
                              <w:t>Induct lines</w:t>
                            </w:r>
                          </w:p>
                          <w:p w14:paraId="76A96CA2" w14:textId="4C3AE2EA" w:rsidR="00FD6006" w:rsidRPr="000838F9"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453EEE">
                              <w:rPr>
                                <w:rFonts w:ascii="Arial" w:eastAsia="Calibri" w:hAnsi="Arial" w:cs="Arial"/>
                                <w:color w:val="000000" w:themeColor="text1"/>
                                <w:kern w:val="24"/>
                                <w:sz w:val="20"/>
                                <w:szCs w:val="20"/>
                              </w:rPr>
                              <w:t xml:space="preserve"> CBS</w:t>
                            </w:r>
                            <w:r w:rsidR="00D33261">
                              <w:rPr>
                                <w:rFonts w:ascii="Arial" w:eastAsia="Calibri" w:hAnsi="Arial" w:cs="Arial"/>
                                <w:color w:val="000000" w:themeColor="text1"/>
                                <w:kern w:val="24"/>
                                <w:sz w:val="20"/>
                                <w:szCs w:val="20"/>
                              </w:rPr>
                              <w:t xml:space="preserve"> loop</w:t>
                            </w:r>
                          </w:p>
                          <w:p w14:paraId="54753B5E" w14:textId="3B7B0BBA"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6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63277908" w:rsidR="00FD6006" w:rsidRPr="00453EEE" w:rsidRDefault="00FD6006"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 xml:space="preserve">7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2D93FDED" w:rsidR="00D33261" w:rsidRPr="000838F9" w:rsidRDefault="00D33261"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8 – Mezzanine </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35D06D" id="Text Box 2" o:spid="_x0000_s1074" type="#_x0000_t202" style="position:absolute;margin-left:-33.05pt;margin-top:14.05pt;width:156pt;height:190.5pt;z-index:251635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">
                <v:textbox>
                  <w:txbxContent>
                    <w:p w14:paraId="4B56B5D6" w14:textId="77777777"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SimSun" w:hAnsi="Arial" w:cs="Arial"/>
                          <w:b/>
                          <w:bCs/>
                          <w:color w:val="323E4F"/>
                          <w:kern w:val="24"/>
                          <w:sz w:val="20"/>
                          <w:szCs w:val="20"/>
                          <w:lang w:val="en-GB"/>
                        </w:rPr>
                        <w:t xml:space="preserve">Legend </w:t>
                      </w:r>
                    </w:p>
                    <w:p w14:paraId="588AB0B3" w14:textId="37894421"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1 – </w:t>
                      </w:r>
                      <w:r w:rsidR="00D33261">
                        <w:rPr>
                          <w:rFonts w:ascii="Arial" w:eastAsia="Calibri" w:hAnsi="Arial" w:cs="Arial"/>
                          <w:color w:val="000000" w:themeColor="text1"/>
                          <w:kern w:val="24"/>
                          <w:sz w:val="20"/>
                          <w:szCs w:val="20"/>
                        </w:rPr>
                        <w:t>Bag Conveyor</w:t>
                      </w:r>
                    </w:p>
                    <w:p w14:paraId="5BA9BAB0" w14:textId="1D34F58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2 – </w:t>
                      </w:r>
                      <w:r w:rsidR="00D33261">
                        <w:rPr>
                          <w:rFonts w:ascii="Arial" w:eastAsia="Calibri" w:hAnsi="Arial" w:cs="Arial"/>
                          <w:color w:val="000000" w:themeColor="text1"/>
                          <w:kern w:val="24"/>
                          <w:sz w:val="20"/>
                          <w:szCs w:val="20"/>
                        </w:rPr>
                        <w:t>Infeed lines</w:t>
                      </w:r>
                      <w:r w:rsidRPr="000838F9">
                        <w:rPr>
                          <w:rFonts w:ascii="Arial" w:eastAsia="Calibri" w:hAnsi="Arial" w:cs="Arial"/>
                          <w:color w:val="000000" w:themeColor="text1"/>
                          <w:kern w:val="24"/>
                          <w:sz w:val="20"/>
                          <w:szCs w:val="20"/>
                        </w:rPr>
                        <w:t xml:space="preserve"> </w:t>
                      </w:r>
                    </w:p>
                    <w:p w14:paraId="196BCEDA" w14:textId="1ABE564B"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3 – </w:t>
                      </w:r>
                      <w:r w:rsidR="00D33261">
                        <w:rPr>
                          <w:rFonts w:ascii="Arial" w:eastAsia="Calibri" w:hAnsi="Arial" w:cs="Arial"/>
                          <w:color w:val="000000" w:themeColor="text1"/>
                          <w:kern w:val="24"/>
                          <w:sz w:val="20"/>
                          <w:szCs w:val="20"/>
                        </w:rPr>
                        <w:t>VDS system</w:t>
                      </w:r>
                    </w:p>
                    <w:p w14:paraId="57EB3DA9" w14:textId="2F347410" w:rsidR="00FD6006" w:rsidRPr="000838F9" w:rsidRDefault="00FD6006" w:rsidP="00FD6006">
                      <w:pPr>
                        <w:pStyle w:val="NormalWeb"/>
                        <w:spacing w:before="0" w:beforeAutospacing="0" w:after="160" w:afterAutospacing="0" w:line="256" w:lineRule="auto"/>
                        <w:rPr>
                          <w:rFonts w:ascii="Arial" w:hAnsi="Arial" w:cs="Arial"/>
                          <w:sz w:val="20"/>
                          <w:szCs w:val="20"/>
                        </w:rPr>
                      </w:pPr>
                      <w:r w:rsidRPr="000838F9">
                        <w:rPr>
                          <w:rFonts w:ascii="Arial" w:eastAsia="Calibri" w:hAnsi="Arial" w:cs="Arial"/>
                          <w:color w:val="000000" w:themeColor="text1"/>
                          <w:kern w:val="24"/>
                          <w:sz w:val="20"/>
                          <w:szCs w:val="20"/>
                        </w:rPr>
                        <w:t xml:space="preserve">4 – </w:t>
                      </w:r>
                      <w:r w:rsidR="00D33261">
                        <w:rPr>
                          <w:rFonts w:ascii="Arial" w:eastAsia="Calibri" w:hAnsi="Arial" w:cs="Arial"/>
                          <w:color w:val="000000" w:themeColor="text1"/>
                          <w:kern w:val="24"/>
                          <w:sz w:val="20"/>
                          <w:szCs w:val="20"/>
                        </w:rPr>
                        <w:t>Induct lines</w:t>
                      </w:r>
                    </w:p>
                    <w:p w14:paraId="76A96CA2" w14:textId="4C3AE2EA" w:rsidR="00FD6006" w:rsidRPr="000838F9"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5 –</w:t>
                      </w:r>
                      <w:r>
                        <w:rPr>
                          <w:rFonts w:ascii="Arial" w:eastAsia="Calibri" w:hAnsi="Arial" w:cs="Arial"/>
                          <w:color w:val="000000" w:themeColor="text1"/>
                          <w:kern w:val="24"/>
                          <w:sz w:val="20"/>
                          <w:szCs w:val="20"/>
                        </w:rPr>
                        <w:t xml:space="preserve"> </w:t>
                      </w:r>
                      <w:r w:rsidR="00D33261">
                        <w:rPr>
                          <w:rFonts w:ascii="Arial" w:eastAsia="Calibri" w:hAnsi="Arial" w:cs="Arial"/>
                          <w:color w:val="000000" w:themeColor="text1"/>
                          <w:kern w:val="24"/>
                          <w:sz w:val="20"/>
                          <w:szCs w:val="20"/>
                        </w:rPr>
                        <w:t>Main</w:t>
                      </w:r>
                      <w:r w:rsidR="00453EEE">
                        <w:rPr>
                          <w:rFonts w:ascii="Arial" w:eastAsia="Calibri" w:hAnsi="Arial" w:cs="Arial"/>
                          <w:color w:val="000000" w:themeColor="text1"/>
                          <w:kern w:val="24"/>
                          <w:sz w:val="20"/>
                          <w:szCs w:val="20"/>
                        </w:rPr>
                        <w:t xml:space="preserve"> CBS</w:t>
                      </w:r>
                      <w:r w:rsidR="00D33261">
                        <w:rPr>
                          <w:rFonts w:ascii="Arial" w:eastAsia="Calibri" w:hAnsi="Arial" w:cs="Arial"/>
                          <w:color w:val="000000" w:themeColor="text1"/>
                          <w:kern w:val="24"/>
                          <w:sz w:val="20"/>
                          <w:szCs w:val="20"/>
                        </w:rPr>
                        <w:t xml:space="preserve"> loop</w:t>
                      </w:r>
                    </w:p>
                    <w:p w14:paraId="54753B5E" w14:textId="3B7B0BBA" w:rsidR="00FD6006" w:rsidRDefault="00FD6006" w:rsidP="00FD6006">
                      <w:pPr>
                        <w:pStyle w:val="NormalWeb"/>
                        <w:spacing w:before="0" w:beforeAutospacing="0" w:after="160" w:afterAutospacing="0" w:line="256" w:lineRule="auto"/>
                        <w:rPr>
                          <w:rFonts w:ascii="Arial" w:eastAsia="Calibri" w:hAnsi="Arial" w:cs="Arial"/>
                          <w:color w:val="000000" w:themeColor="text1"/>
                          <w:kern w:val="24"/>
                          <w:sz w:val="20"/>
                          <w:szCs w:val="20"/>
                        </w:rPr>
                      </w:pPr>
                      <w:r w:rsidRPr="000838F9">
                        <w:rPr>
                          <w:rFonts w:ascii="Arial" w:eastAsia="Calibri" w:hAnsi="Arial" w:cs="Arial"/>
                          <w:color w:val="000000" w:themeColor="text1"/>
                          <w:kern w:val="24"/>
                          <w:sz w:val="20"/>
                          <w:szCs w:val="20"/>
                        </w:rPr>
                        <w:t xml:space="preserve">6 – </w:t>
                      </w:r>
                      <w:r w:rsidR="00D33261">
                        <w:rPr>
                          <w:rFonts w:ascii="Arial" w:eastAsia="Calibri" w:hAnsi="Arial" w:cs="Arial"/>
                          <w:color w:val="000000" w:themeColor="text1"/>
                          <w:kern w:val="24"/>
                          <w:sz w:val="20"/>
                          <w:szCs w:val="20"/>
                        </w:rPr>
                        <w:t xml:space="preserve">Secondary chutes </w:t>
                      </w:r>
                      <w:r w:rsidR="00D33261" w:rsidRPr="00453EEE">
                        <w:rPr>
                          <w:rFonts w:ascii="Arial" w:eastAsia="Calibri" w:hAnsi="Arial" w:cs="Arial"/>
                          <w:color w:val="000000" w:themeColor="text1"/>
                          <w:kern w:val="24"/>
                          <w:sz w:val="18"/>
                          <w:szCs w:val="18"/>
                        </w:rPr>
                        <w:t>(L-type)</w:t>
                      </w:r>
                    </w:p>
                    <w:p w14:paraId="30735745" w14:textId="63277908" w:rsidR="00FD6006" w:rsidRPr="00453EEE" w:rsidRDefault="00FD6006" w:rsidP="00FD6006">
                      <w:pPr>
                        <w:pStyle w:val="NormalWeb"/>
                        <w:spacing w:before="0" w:beforeAutospacing="0" w:after="160" w:afterAutospacing="0" w:line="256" w:lineRule="auto"/>
                        <w:rPr>
                          <w:rFonts w:ascii="Arial" w:eastAsia="Calibri" w:hAnsi="Arial" w:cs="Arial"/>
                          <w:color w:val="000000" w:themeColor="text1"/>
                          <w:kern w:val="24"/>
                          <w:sz w:val="18"/>
                          <w:szCs w:val="18"/>
                        </w:rPr>
                      </w:pPr>
                      <w:r>
                        <w:rPr>
                          <w:rFonts w:ascii="Arial" w:eastAsia="Calibri" w:hAnsi="Arial" w:cs="Arial"/>
                          <w:color w:val="000000" w:themeColor="text1"/>
                          <w:kern w:val="24"/>
                          <w:sz w:val="20"/>
                          <w:szCs w:val="20"/>
                        </w:rPr>
                        <w:t xml:space="preserve">7 – </w:t>
                      </w:r>
                      <w:r w:rsidR="00D33261">
                        <w:rPr>
                          <w:rFonts w:ascii="Arial" w:eastAsia="Calibri" w:hAnsi="Arial" w:cs="Arial"/>
                          <w:color w:val="000000" w:themeColor="text1"/>
                          <w:kern w:val="24"/>
                          <w:sz w:val="20"/>
                          <w:szCs w:val="20"/>
                        </w:rPr>
                        <w:t>Rejection chutes</w:t>
                      </w:r>
                      <w:r w:rsidR="00453EEE">
                        <w:rPr>
                          <w:rFonts w:ascii="Arial" w:eastAsia="Calibri" w:hAnsi="Arial" w:cs="Arial"/>
                          <w:color w:val="000000" w:themeColor="text1"/>
                          <w:kern w:val="24"/>
                          <w:sz w:val="20"/>
                          <w:szCs w:val="20"/>
                        </w:rPr>
                        <w:t xml:space="preserve"> </w:t>
                      </w:r>
                      <w:r w:rsidR="00453EEE" w:rsidRPr="00453EEE">
                        <w:rPr>
                          <w:rFonts w:ascii="Arial" w:eastAsia="Calibri" w:hAnsi="Arial" w:cs="Arial"/>
                          <w:color w:val="000000" w:themeColor="text1"/>
                          <w:kern w:val="24"/>
                          <w:sz w:val="18"/>
                          <w:szCs w:val="18"/>
                        </w:rPr>
                        <w:t>(red colour)</w:t>
                      </w:r>
                    </w:p>
                    <w:p w14:paraId="03BA1155" w14:textId="2D93FDED" w:rsidR="00D33261" w:rsidRPr="000838F9" w:rsidRDefault="00D33261" w:rsidP="00FD6006">
                      <w:pPr>
                        <w:pStyle w:val="NormalWeb"/>
                        <w:spacing w:before="0" w:beforeAutospacing="0" w:after="160" w:afterAutospacing="0" w:line="256" w:lineRule="auto"/>
                        <w:rPr>
                          <w:rFonts w:ascii="Arial" w:hAnsi="Arial" w:cs="Arial"/>
                          <w:sz w:val="20"/>
                          <w:szCs w:val="20"/>
                        </w:rPr>
                      </w:pPr>
                      <w:r>
                        <w:rPr>
                          <w:rFonts w:ascii="Arial" w:eastAsia="Calibri" w:hAnsi="Arial" w:cs="Arial"/>
                          <w:color w:val="000000" w:themeColor="text1"/>
                          <w:kern w:val="24"/>
                          <w:sz w:val="20"/>
                          <w:szCs w:val="20"/>
                        </w:rPr>
                        <w:t xml:space="preserve">8 – Mezzanine </w:t>
                      </w:r>
                    </w:p>
                    <w:p w14:paraId="53E7CEE7" w14:textId="77777777" w:rsidR="00FD6006" w:rsidRPr="002A3446" w:rsidRDefault="00FD6006" w:rsidP="00FD6006">
                      <w:pPr>
                        <w:pStyle w:val="NormalWeb"/>
                        <w:spacing w:before="0" w:beforeAutospacing="0" w:after="160" w:afterAutospacing="0" w:line="256" w:lineRule="auto"/>
                        <w:rPr>
                          <w:rFonts w:asciiTheme="minorHAnsi" w:eastAsia="Calibri" w:hAnsiTheme="minorHAnsi" w:cstheme="minorHAnsi"/>
                          <w:color w:val="000000" w:themeColor="text1"/>
                          <w:kern w:val="24"/>
                          <w:sz w:val="18"/>
                          <w:szCs w:val="18"/>
                        </w:rPr>
                      </w:pPr>
                    </w:p>
                    <w:p w14:paraId="7EF94FC7"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p>
                    <w:p w14:paraId="3D7679A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525FF52"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1DC0A5BD"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02A2F8F0"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4134C848"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p w14:paraId="20F45BBC" w14:textId="77777777" w:rsidR="00FD6006" w:rsidRPr="002A3446" w:rsidRDefault="00FD6006" w:rsidP="00FD6006">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000000" w:themeColor="text1"/>
                          <w:kern w:val="24"/>
                          <w:sz w:val="18"/>
                          <w:szCs w:val="18"/>
                        </w:rPr>
                        <w:t> </w:t>
                      </w:r>
                    </w:p>
                  </w:txbxContent>
                </v:textbox>
                <w10:wrap anchorx="margin"/>
              </v:shape>
            </w:pict>
          </mc:Fallback>
        </mc:AlternateContent>
      </w:r>
    </w:p>
    <w:p w14:paraId="79D5AFAE" w14:textId="71247360" w:rsidR="00FD6006" w:rsidRDefault="00FD6006" w:rsidP="004D4DDF">
      <w:pPr>
        <w:rPr>
          <w:rFonts w:ascii="Arial" w:hAnsi="Arial" w:cs="Arial"/>
        </w:rPr>
      </w:pPr>
    </w:p>
    <w:p w14:paraId="3EC6FCF3" w14:textId="14B21615" w:rsidR="00FD6006" w:rsidRDefault="00FD6006" w:rsidP="004D4DDF">
      <w:pPr>
        <w:rPr>
          <w:rFonts w:ascii="Arial" w:hAnsi="Arial" w:cs="Arial"/>
        </w:rPr>
      </w:pPr>
    </w:p>
    <w:p w14:paraId="03A171B4" w14:textId="2AECA656" w:rsidR="00FD6006" w:rsidRDefault="00FD6006" w:rsidP="004D4DDF">
      <w:pPr>
        <w:rPr>
          <w:rFonts w:ascii="Arial" w:hAnsi="Arial" w:cs="Arial"/>
        </w:rPr>
      </w:pPr>
    </w:p>
    <w:p w14:paraId="3337A360" w14:textId="343C3C4B" w:rsidR="00FD6006" w:rsidRDefault="00FD6006" w:rsidP="004D4DDF">
      <w:pPr>
        <w:rPr>
          <w:rFonts w:ascii="Arial" w:hAnsi="Arial" w:cs="Arial"/>
        </w:rPr>
      </w:pPr>
    </w:p>
    <w:p w14:paraId="65CD0738" w14:textId="77777777" w:rsidR="00FD6006" w:rsidRDefault="00FD6006" w:rsidP="004D4DDF">
      <w:pPr>
        <w:rPr>
          <w:rFonts w:ascii="Arial" w:hAnsi="Arial" w:cs="Arial"/>
        </w:rPr>
      </w:pPr>
    </w:p>
    <w:p w14:paraId="629CAEEB" w14:textId="77777777" w:rsidR="003F32CC" w:rsidRDefault="003F32CC" w:rsidP="004D4DDF">
      <w:pPr>
        <w:rPr>
          <w:rFonts w:ascii="Arial" w:hAnsi="Arial" w:cs="Arial"/>
        </w:rPr>
      </w:pPr>
    </w:p>
    <w:p w14:paraId="09F5B79A" w14:textId="77777777" w:rsidR="003F32CC" w:rsidRDefault="003F32CC" w:rsidP="004D4DDF">
      <w:pPr>
        <w:rPr>
          <w:rFonts w:ascii="Arial" w:hAnsi="Arial" w:cs="Arial"/>
        </w:rPr>
      </w:pPr>
    </w:p>
    <w:p w14:paraId="0CEF9568" w14:textId="77777777" w:rsidR="003F32CC" w:rsidRDefault="003F32CC" w:rsidP="004D4DDF">
      <w:pPr>
        <w:rPr>
          <w:rFonts w:ascii="Arial" w:hAnsi="Arial" w:cs="Arial"/>
        </w:rPr>
      </w:pPr>
    </w:p>
    <w:p w14:paraId="613819D6" w14:textId="5742EA44" w:rsidR="00A904A3" w:rsidRPr="00F0038F" w:rsidRDefault="00A904A3" w:rsidP="004D4DDF">
      <w:pPr>
        <w:rPr>
          <w:rFonts w:ascii="Arial" w:hAnsi="Arial" w:cs="Arial"/>
        </w:rPr>
      </w:pPr>
    </w:p>
    <w:p w14:paraId="6E3136E5" w14:textId="676D7154" w:rsidR="007757F8" w:rsidRPr="00173821" w:rsidRDefault="00781493">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r>
        <w:rPr>
          <w:rFonts w:asciiTheme="minorHAnsi" w:eastAsia="SimSun" w:hAnsiTheme="minorHAnsi" w:cstheme="minorHAnsi"/>
          <w:b/>
          <w:bCs/>
          <w:color w:val="323E4F" w:themeColor="text2" w:themeShade="BF"/>
          <w:sz w:val="28"/>
          <w:szCs w:val="28"/>
          <w:lang w:val="en-GB" w:eastAsia="zh-CN"/>
        </w:rPr>
        <w:lastRenderedPageBreak/>
        <w:t xml:space="preserve"> </w:t>
      </w:r>
      <w:bookmarkStart w:id="79" w:name="_Toc145535601"/>
      <w:r w:rsidR="007757F8" w:rsidRPr="00173821">
        <w:rPr>
          <w:rFonts w:asciiTheme="minorHAnsi" w:eastAsia="SimSun" w:hAnsiTheme="minorHAnsi" w:cstheme="minorHAnsi"/>
          <w:b/>
          <w:bCs/>
          <w:color w:val="323E4F" w:themeColor="text2" w:themeShade="BF"/>
          <w:sz w:val="28"/>
          <w:szCs w:val="28"/>
          <w:lang w:val="en-GB" w:eastAsia="zh-CN"/>
        </w:rPr>
        <w:t>Proposed System Capacity Calculations</w:t>
      </w:r>
      <w:bookmarkEnd w:id="79"/>
      <w:r w:rsidR="007757F8" w:rsidRPr="00173821">
        <w:rPr>
          <w:rFonts w:asciiTheme="minorHAnsi" w:eastAsia="SimSun" w:hAnsiTheme="minorHAnsi" w:cstheme="minorHAnsi"/>
          <w:b/>
          <w:bCs/>
          <w:color w:val="323E4F" w:themeColor="text2" w:themeShade="BF"/>
          <w:sz w:val="28"/>
          <w:szCs w:val="28"/>
          <w:lang w:val="en-GB" w:eastAsia="zh-CN"/>
        </w:rPr>
        <w:t xml:space="preserve"> </w:t>
      </w:r>
    </w:p>
    <w:p w14:paraId="7113D132" w14:textId="77777777" w:rsidR="007757F8" w:rsidRPr="00F0038F" w:rsidRDefault="007757F8" w:rsidP="007757F8">
      <w:pPr>
        <w:rPr>
          <w:rFonts w:ascii="Arial" w:hAnsi="Arial" w:cs="Arial"/>
        </w:rPr>
      </w:pPr>
    </w:p>
    <w:p w14:paraId="52BB6250" w14:textId="5B5A4E38" w:rsidR="007757F8" w:rsidRPr="0055122E" w:rsidRDefault="007757F8">
      <w:pPr>
        <w:pStyle w:val="Heading2"/>
        <w:numPr>
          <w:ilvl w:val="1"/>
          <w:numId w:val="12"/>
        </w:numPr>
        <w:ind w:left="180" w:hanging="450"/>
        <w:rPr>
          <w:rFonts w:ascii="Calibri" w:eastAsia="SimSun" w:hAnsi="Calibri" w:cs="Calibri"/>
          <w:b/>
          <w:bCs/>
          <w:color w:val="323E4F" w:themeColor="text2" w:themeShade="BF"/>
          <w:sz w:val="24"/>
          <w:szCs w:val="24"/>
          <w:lang w:val="en-GB" w:eastAsia="zh-CN"/>
        </w:rPr>
      </w:pPr>
      <w:bookmarkStart w:id="80" w:name="_Toc145535602"/>
      <w:r w:rsidRPr="0055122E">
        <w:rPr>
          <w:rFonts w:ascii="Calibri" w:eastAsia="SimSun" w:hAnsi="Calibri" w:cs="Calibri"/>
          <w:b/>
          <w:bCs/>
          <w:color w:val="323E4F" w:themeColor="text2" w:themeShade="BF"/>
          <w:sz w:val="24"/>
          <w:szCs w:val="24"/>
          <w:lang w:val="en-GB" w:eastAsia="zh-CN"/>
        </w:rPr>
        <w:t>Sorter System Capacity</w:t>
      </w:r>
      <w:bookmarkEnd w:id="80"/>
    </w:p>
    <w:p w14:paraId="79B76EBA" w14:textId="70EBE1F9" w:rsidR="007757F8" w:rsidRPr="00173821" w:rsidRDefault="007757F8" w:rsidP="00781493">
      <w:pPr>
        <w:autoSpaceDE w:val="0"/>
        <w:autoSpaceDN w:val="0"/>
        <w:adjustRightInd w:val="0"/>
        <w:spacing w:after="0" w:line="240" w:lineRule="auto"/>
        <w:rPr>
          <w:rFonts w:cstheme="minorHAnsi"/>
        </w:rPr>
      </w:pPr>
      <w:r w:rsidRPr="00173821">
        <w:rPr>
          <w:rFonts w:cstheme="minorHAnsi"/>
        </w:rPr>
        <w:t xml:space="preserve">The following table shows the </w:t>
      </w:r>
      <w:r w:rsidR="00781493">
        <w:rPr>
          <w:rFonts w:cstheme="minorHAnsi"/>
        </w:rPr>
        <w:t>t</w:t>
      </w:r>
      <w:r w:rsidRPr="00173821">
        <w:rPr>
          <w:rFonts w:cstheme="minorHAnsi"/>
        </w:rPr>
        <w:t xml:space="preserve">hroughput </w:t>
      </w:r>
      <w:r w:rsidR="00781493">
        <w:rPr>
          <w:rFonts w:cstheme="minorHAnsi"/>
        </w:rPr>
        <w:t>c</w:t>
      </w:r>
      <w:r w:rsidRPr="00173821">
        <w:rPr>
          <w:rFonts w:cstheme="minorHAnsi"/>
        </w:rPr>
        <w:t xml:space="preserve">alculation for </w:t>
      </w:r>
      <w:r w:rsidR="00781493">
        <w:rPr>
          <w:rFonts w:cstheme="minorHAnsi"/>
        </w:rPr>
        <w:t>the s</w:t>
      </w:r>
      <w:r w:rsidRPr="00173821">
        <w:rPr>
          <w:rFonts w:cstheme="minorHAnsi"/>
        </w:rPr>
        <w:t>ort</w:t>
      </w:r>
      <w:r w:rsidR="00781493">
        <w:rPr>
          <w:rFonts w:cstheme="minorHAnsi"/>
        </w:rPr>
        <w:t xml:space="preserve">ation system designed based on </w:t>
      </w:r>
      <w:r w:rsidR="00A47077">
        <w:rPr>
          <w:rFonts w:cstheme="minorHAnsi"/>
        </w:rPr>
        <w:t>Flipkart</w:t>
      </w:r>
      <w:r w:rsidR="00781493">
        <w:rPr>
          <w:rFonts w:cstheme="minorHAnsi"/>
        </w:rPr>
        <w:t xml:space="preserve"> RFP requirements.</w:t>
      </w:r>
    </w:p>
    <w:p w14:paraId="48B143EC" w14:textId="53879F0F" w:rsidR="006F681C" w:rsidRPr="00F0038F" w:rsidRDefault="006F681C" w:rsidP="007757F8">
      <w:pPr>
        <w:autoSpaceDE w:val="0"/>
        <w:autoSpaceDN w:val="0"/>
        <w:adjustRightInd w:val="0"/>
        <w:spacing w:after="0" w:line="240" w:lineRule="auto"/>
        <w:ind w:left="450"/>
        <w:rPr>
          <w:rFonts w:ascii="Arial" w:hAnsi="Arial" w:cs="Arial"/>
        </w:rPr>
      </w:pPr>
    </w:p>
    <w:tbl>
      <w:tblPr>
        <w:tblStyle w:val="GridTable4-Accent6"/>
        <w:tblW w:w="9134" w:type="dxa"/>
        <w:tblLook w:val="04A0" w:firstRow="1" w:lastRow="0" w:firstColumn="1" w:lastColumn="0" w:noHBand="0" w:noVBand="1"/>
      </w:tblPr>
      <w:tblGrid>
        <w:gridCol w:w="5485"/>
        <w:gridCol w:w="3649"/>
      </w:tblGrid>
      <w:tr w:rsidR="00882829" w:rsidRPr="00173821" w14:paraId="0DEAA9BF" w14:textId="77777777" w:rsidTr="00380E7E">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shd w:val="clear" w:color="auto" w:fill="2F5496" w:themeFill="accent1" w:themeFillShade="BF"/>
          </w:tcPr>
          <w:p w14:paraId="2EC6F551" w14:textId="77777777" w:rsidR="00882829" w:rsidRPr="00173821" w:rsidRDefault="00882829" w:rsidP="00285F40">
            <w:pPr>
              <w:autoSpaceDE w:val="0"/>
              <w:autoSpaceDN w:val="0"/>
              <w:adjustRightInd w:val="0"/>
              <w:jc w:val="center"/>
              <w:rPr>
                <w:rFonts w:cstheme="minorHAnsi"/>
                <w:b w:val="0"/>
                <w:bCs w:val="0"/>
                <w:noProof/>
              </w:rPr>
            </w:pPr>
            <w:r w:rsidRPr="00173821">
              <w:rPr>
                <w:rFonts w:cstheme="minorHAnsi"/>
                <w:noProof/>
              </w:rPr>
              <w:t>SPECIFICATION</w:t>
            </w:r>
          </w:p>
        </w:tc>
        <w:tc>
          <w:tcPr>
            <w:tcW w:w="3649" w:type="dxa"/>
            <w:shd w:val="clear" w:color="auto" w:fill="2F5496" w:themeFill="accent1" w:themeFillShade="BF"/>
          </w:tcPr>
          <w:p w14:paraId="21BDEAEF" w14:textId="77777777" w:rsidR="00882829" w:rsidRPr="00173821" w:rsidRDefault="00882829" w:rsidP="00285F40">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173821">
              <w:rPr>
                <w:rFonts w:cstheme="minorHAnsi"/>
              </w:rPr>
              <w:t>VALUE</w:t>
            </w:r>
          </w:p>
        </w:tc>
      </w:tr>
      <w:tr w:rsidR="00882829" w:rsidRPr="00173821" w14:paraId="3A25332A"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E7EAC78" w14:textId="77777777" w:rsidR="00882829" w:rsidRPr="00173821" w:rsidRDefault="00882829" w:rsidP="00591E51">
            <w:pPr>
              <w:rPr>
                <w:rFonts w:cstheme="minorHAnsi"/>
                <w:b w:val="0"/>
                <w:bCs w:val="0"/>
                <w:color w:val="000000"/>
              </w:rPr>
            </w:pPr>
            <w:r w:rsidRPr="00173821">
              <w:rPr>
                <w:rFonts w:cstheme="minorHAnsi"/>
                <w:color w:val="000000"/>
              </w:rPr>
              <w:t>Sorter Type</w:t>
            </w:r>
          </w:p>
        </w:tc>
        <w:tc>
          <w:tcPr>
            <w:tcW w:w="3649" w:type="dxa"/>
          </w:tcPr>
          <w:p w14:paraId="5CAB7E9D" w14:textId="0C37CAC6" w:rsidR="00882829" w:rsidRPr="00173821" w:rsidRDefault="00882829"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Loop CBS</w:t>
            </w:r>
          </w:p>
        </w:tc>
      </w:tr>
      <w:tr w:rsidR="00882829" w:rsidRPr="00173821" w14:paraId="26C95F3B" w14:textId="77777777" w:rsidTr="00380E7E">
        <w:trPr>
          <w:trHeight w:val="333"/>
        </w:trPr>
        <w:tc>
          <w:tcPr>
            <w:cnfStyle w:val="001000000000" w:firstRow="0" w:lastRow="0" w:firstColumn="1" w:lastColumn="0" w:oddVBand="0" w:evenVBand="0" w:oddHBand="0" w:evenHBand="0" w:firstRowFirstColumn="0" w:firstRowLastColumn="0" w:lastRowFirstColumn="0" w:lastRowLastColumn="0"/>
            <w:tcW w:w="5485" w:type="dxa"/>
          </w:tcPr>
          <w:p w14:paraId="40289BD6" w14:textId="007CD2C6" w:rsidR="00882829" w:rsidRPr="00173821" w:rsidRDefault="00882829" w:rsidP="00591E51">
            <w:pPr>
              <w:rPr>
                <w:rFonts w:cstheme="minorHAnsi"/>
                <w:b w:val="0"/>
                <w:bCs w:val="0"/>
                <w:color w:val="000000"/>
              </w:rPr>
            </w:pPr>
            <w:r w:rsidRPr="00173821">
              <w:rPr>
                <w:rFonts w:cstheme="minorHAnsi"/>
                <w:color w:val="000000"/>
              </w:rPr>
              <w:t xml:space="preserve">Speed </w:t>
            </w:r>
          </w:p>
        </w:tc>
        <w:tc>
          <w:tcPr>
            <w:tcW w:w="3649" w:type="dxa"/>
          </w:tcPr>
          <w:p w14:paraId="70EF48D1" w14:textId="61F9A192" w:rsidR="00882829" w:rsidRPr="00173821" w:rsidRDefault="00430F3D"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73821">
              <w:rPr>
                <w:rFonts w:cstheme="minorHAnsi"/>
                <w:b/>
                <w:bCs/>
                <w:color w:val="000000"/>
              </w:rPr>
              <w:t>2</w:t>
            </w:r>
            <w:r w:rsidR="00D33261">
              <w:rPr>
                <w:rFonts w:cstheme="minorHAnsi"/>
                <w:b/>
                <w:bCs/>
                <w:color w:val="000000"/>
              </w:rPr>
              <w:t>.1</w:t>
            </w:r>
            <w:r w:rsidR="00BB3D29" w:rsidRPr="00173821">
              <w:rPr>
                <w:rFonts w:cstheme="minorHAnsi"/>
                <w:b/>
                <w:bCs/>
                <w:color w:val="000000"/>
              </w:rPr>
              <w:t xml:space="preserve"> m/s</w:t>
            </w:r>
          </w:p>
        </w:tc>
      </w:tr>
      <w:tr w:rsidR="00882829" w:rsidRPr="00173821" w14:paraId="14B4ED74"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16572417" w14:textId="77777777" w:rsidR="00882829" w:rsidRPr="00173821" w:rsidRDefault="00882829" w:rsidP="00591E51">
            <w:pPr>
              <w:rPr>
                <w:rFonts w:cstheme="minorHAnsi"/>
                <w:b w:val="0"/>
                <w:bCs w:val="0"/>
                <w:color w:val="000000"/>
              </w:rPr>
            </w:pPr>
            <w:r w:rsidRPr="00173821">
              <w:rPr>
                <w:rFonts w:cstheme="minorHAnsi"/>
                <w:color w:val="000000"/>
              </w:rPr>
              <w:t>Pitch</w:t>
            </w:r>
          </w:p>
        </w:tc>
        <w:tc>
          <w:tcPr>
            <w:tcW w:w="3649" w:type="dxa"/>
          </w:tcPr>
          <w:p w14:paraId="28104F0A" w14:textId="533BDD02" w:rsidR="00882829" w:rsidRPr="00F83952" w:rsidRDefault="009E4F0F"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600</w:t>
            </w:r>
            <w:r w:rsidR="00882829" w:rsidRPr="00F83952">
              <w:rPr>
                <w:rFonts w:cstheme="minorHAnsi"/>
                <w:b/>
                <w:bCs/>
                <w:color w:val="000000"/>
              </w:rPr>
              <w:t xml:space="preserve"> mm</w:t>
            </w:r>
          </w:p>
        </w:tc>
      </w:tr>
      <w:tr w:rsidR="00882829" w:rsidRPr="00173821" w14:paraId="4DC64E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C06452B" w14:textId="77777777" w:rsidR="00882829" w:rsidRPr="00173821" w:rsidRDefault="00882829" w:rsidP="00591E51">
            <w:pPr>
              <w:rPr>
                <w:rFonts w:cstheme="minorHAnsi"/>
                <w:b w:val="0"/>
                <w:bCs w:val="0"/>
                <w:color w:val="000000"/>
              </w:rPr>
            </w:pPr>
            <w:r w:rsidRPr="00173821">
              <w:rPr>
                <w:rFonts w:cstheme="minorHAnsi"/>
                <w:color w:val="000000"/>
              </w:rPr>
              <w:t xml:space="preserve">Carrier per hour </w:t>
            </w:r>
          </w:p>
        </w:tc>
        <w:tc>
          <w:tcPr>
            <w:tcW w:w="3649" w:type="dxa"/>
          </w:tcPr>
          <w:p w14:paraId="17986E25" w14:textId="4B7D7C85" w:rsidR="00882829" w:rsidRPr="00F83952" w:rsidRDefault="009E4F0F" w:rsidP="00FF1826">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12,600</w:t>
            </w:r>
            <w:r w:rsidR="00882829" w:rsidRPr="00F83952">
              <w:rPr>
                <w:rFonts w:cstheme="minorHAnsi"/>
                <w:b/>
                <w:bCs/>
                <w:color w:val="000000"/>
              </w:rPr>
              <w:t xml:space="preserve"> CPH</w:t>
            </w:r>
          </w:p>
        </w:tc>
      </w:tr>
      <w:tr w:rsidR="00AD04A4" w:rsidRPr="00173821" w14:paraId="68769A30"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626FD3A" w14:textId="604A2540" w:rsidR="00AD04A4" w:rsidRPr="00173821" w:rsidRDefault="00AD04A4" w:rsidP="00591E51">
            <w:pPr>
              <w:rPr>
                <w:rFonts w:cstheme="minorHAnsi"/>
                <w:b w:val="0"/>
                <w:bCs w:val="0"/>
                <w:color w:val="000000"/>
              </w:rPr>
            </w:pPr>
            <w:r w:rsidRPr="00173821">
              <w:rPr>
                <w:rFonts w:cstheme="minorHAnsi"/>
                <w:color w:val="000000"/>
              </w:rPr>
              <w:t>Belts per hour</w:t>
            </w:r>
          </w:p>
        </w:tc>
        <w:tc>
          <w:tcPr>
            <w:tcW w:w="3649" w:type="dxa"/>
          </w:tcPr>
          <w:p w14:paraId="00CD8BBE" w14:textId="5927FF25" w:rsidR="00AD04A4" w:rsidRPr="00AC4E83" w:rsidRDefault="00AD04A4" w:rsidP="00FF1826">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highlight w:val="yellow"/>
                <w:lang w:val="en-US"/>
              </w:rPr>
            </w:pPr>
            <w:r w:rsidRPr="00F83952">
              <w:rPr>
                <w:rFonts w:cstheme="minorHAnsi"/>
                <w:b/>
                <w:bCs/>
                <w:color w:val="000000"/>
              </w:rPr>
              <w:t>12</w:t>
            </w:r>
            <w:r w:rsidR="00BB3D29" w:rsidRPr="00F83952">
              <w:rPr>
                <w:rFonts w:cstheme="minorHAnsi"/>
                <w:b/>
                <w:bCs/>
                <w:color w:val="000000"/>
              </w:rPr>
              <w:t>,</w:t>
            </w:r>
            <w:r w:rsidR="009E4F0F">
              <w:rPr>
                <w:rFonts w:cstheme="minorHAnsi"/>
                <w:b/>
                <w:bCs/>
                <w:color w:val="000000"/>
              </w:rPr>
              <w:t>600</w:t>
            </w:r>
            <w:r w:rsidR="00430F3D" w:rsidRPr="00F83952">
              <w:rPr>
                <w:rFonts w:cstheme="minorHAnsi"/>
                <w:b/>
                <w:bCs/>
                <w:color w:val="000000"/>
              </w:rPr>
              <w:t xml:space="preserve"> BPH</w:t>
            </w:r>
          </w:p>
        </w:tc>
      </w:tr>
      <w:tr w:rsidR="00123D8E" w:rsidRPr="00173821" w14:paraId="0B65AFA9"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076AE8C3" w14:textId="3BD7EC58" w:rsidR="00123D8E" w:rsidRPr="00173821" w:rsidRDefault="00123D8E" w:rsidP="00123D8E">
            <w:pPr>
              <w:rPr>
                <w:rFonts w:cstheme="minorHAnsi"/>
                <w:b w:val="0"/>
                <w:bCs w:val="0"/>
                <w:color w:val="000000"/>
              </w:rPr>
            </w:pPr>
            <w:r w:rsidRPr="00173821">
              <w:rPr>
                <w:rFonts w:cstheme="minorHAnsi"/>
                <w:color w:val="000000"/>
              </w:rPr>
              <w:t xml:space="preserve">Effective Designed Throughput of </w:t>
            </w:r>
            <w:r>
              <w:rPr>
                <w:rFonts w:cstheme="minorHAnsi"/>
                <w:color w:val="000000"/>
              </w:rPr>
              <w:t>1 loop CBS (A)</w:t>
            </w:r>
          </w:p>
        </w:tc>
        <w:tc>
          <w:tcPr>
            <w:tcW w:w="3649" w:type="dxa"/>
          </w:tcPr>
          <w:p w14:paraId="2B7039C9" w14:textId="6610A25D" w:rsidR="00123D8E" w:rsidRPr="00173821" w:rsidRDefault="00123D8E" w:rsidP="00123D8E">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sidRPr="0013759A">
              <w:rPr>
                <w:rFonts w:cstheme="minorHAnsi"/>
                <w:b/>
                <w:bCs/>
                <w:color w:val="000000"/>
              </w:rPr>
              <w:t>25,</w:t>
            </w:r>
            <w:r w:rsidR="0013759A" w:rsidRPr="0013759A">
              <w:rPr>
                <w:rFonts w:cstheme="minorHAnsi"/>
                <w:b/>
                <w:bCs/>
                <w:color w:val="000000"/>
              </w:rPr>
              <w:t>200</w:t>
            </w:r>
            <w:r w:rsidRPr="0013759A">
              <w:rPr>
                <w:rFonts w:cstheme="minorHAnsi"/>
                <w:b/>
                <w:bCs/>
                <w:color w:val="000000"/>
              </w:rPr>
              <w:t xml:space="preserve"> Shipments per hour</w:t>
            </w:r>
          </w:p>
        </w:tc>
      </w:tr>
      <w:tr w:rsidR="00123D8E" w:rsidRPr="00173821" w14:paraId="2A3E2052"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4BAEC197" w14:textId="4A0C0FC2" w:rsidR="00123D8E" w:rsidRPr="00173821" w:rsidRDefault="00123D8E" w:rsidP="00123D8E">
            <w:pPr>
              <w:rPr>
                <w:rFonts w:cstheme="minorHAnsi"/>
                <w:b w:val="0"/>
                <w:bCs w:val="0"/>
                <w:color w:val="000000"/>
              </w:rPr>
            </w:pPr>
            <w:r w:rsidRPr="00173821">
              <w:rPr>
                <w:rFonts w:cstheme="minorHAnsi"/>
                <w:color w:val="000000"/>
              </w:rPr>
              <w:t xml:space="preserve">Per Feedline Capacity </w:t>
            </w:r>
          </w:p>
        </w:tc>
        <w:tc>
          <w:tcPr>
            <w:tcW w:w="3649" w:type="dxa"/>
          </w:tcPr>
          <w:p w14:paraId="0A4593A7" w14:textId="3ECAA3E9" w:rsidR="00123D8E" w:rsidRPr="00173821" w:rsidRDefault="00123D8E" w:rsidP="00123D8E">
            <w:pPr>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rPr>
            </w:pPr>
            <w:r w:rsidRPr="00173821">
              <w:rPr>
                <w:rFonts w:cstheme="minorHAnsi"/>
                <w:b/>
                <w:bCs/>
                <w:color w:val="000000"/>
              </w:rPr>
              <w:t>2,</w:t>
            </w:r>
            <w:r>
              <w:rPr>
                <w:rFonts w:cstheme="minorHAnsi"/>
                <w:b/>
                <w:bCs/>
                <w:color w:val="000000"/>
              </w:rPr>
              <w:t>0</w:t>
            </w:r>
            <w:r w:rsidRPr="00173821">
              <w:rPr>
                <w:rFonts w:cstheme="minorHAnsi"/>
                <w:b/>
                <w:bCs/>
                <w:color w:val="000000"/>
              </w:rPr>
              <w:t xml:space="preserve">00 </w:t>
            </w:r>
            <w:r>
              <w:rPr>
                <w:rFonts w:cstheme="minorHAnsi"/>
                <w:b/>
                <w:bCs/>
                <w:color w:val="000000"/>
              </w:rPr>
              <w:t>Shipments per hour</w:t>
            </w:r>
          </w:p>
        </w:tc>
      </w:tr>
      <w:tr w:rsidR="00123D8E" w:rsidRPr="00173821" w14:paraId="1C805718"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C6ABB8A" w14:textId="7102B446" w:rsidR="00123D8E" w:rsidRPr="00173821" w:rsidRDefault="00123D8E" w:rsidP="00123D8E">
            <w:pPr>
              <w:rPr>
                <w:rFonts w:cstheme="minorHAnsi"/>
                <w:b w:val="0"/>
                <w:bCs w:val="0"/>
                <w:color w:val="000000"/>
              </w:rPr>
            </w:pPr>
            <w:r w:rsidRPr="00173821">
              <w:rPr>
                <w:rFonts w:cstheme="minorHAnsi"/>
                <w:color w:val="000000"/>
              </w:rPr>
              <w:t>No of Feedlines</w:t>
            </w:r>
            <w:r>
              <w:rPr>
                <w:rFonts w:cstheme="minorHAnsi"/>
                <w:color w:val="000000"/>
              </w:rPr>
              <w:t xml:space="preserve"> (Both Zones)</w:t>
            </w:r>
          </w:p>
        </w:tc>
        <w:tc>
          <w:tcPr>
            <w:tcW w:w="3649" w:type="dxa"/>
          </w:tcPr>
          <w:p w14:paraId="15A95721" w14:textId="16D1B7EC" w:rsidR="00123D8E" w:rsidRPr="00781493" w:rsidRDefault="00123D8E" w:rsidP="00123D8E">
            <w:pPr>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12 Nos.</w:t>
            </w:r>
          </w:p>
        </w:tc>
      </w:tr>
      <w:tr w:rsidR="00123D8E" w:rsidRPr="00173821" w14:paraId="31F7446F"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2BDEEBF5" w14:textId="70D5287F" w:rsidR="00123D8E" w:rsidRPr="00173821" w:rsidRDefault="00123D8E" w:rsidP="00123D8E">
            <w:pPr>
              <w:rPr>
                <w:rFonts w:cstheme="minorHAnsi"/>
                <w:b w:val="0"/>
                <w:bCs w:val="0"/>
                <w:color w:val="000000"/>
              </w:rPr>
            </w:pPr>
            <w:r w:rsidRPr="00173821">
              <w:rPr>
                <w:rFonts w:cstheme="minorHAnsi"/>
                <w:color w:val="000000"/>
              </w:rPr>
              <w:t>Total Feedline designed capacity</w:t>
            </w:r>
            <w:r>
              <w:rPr>
                <w:rFonts w:cstheme="minorHAnsi"/>
                <w:color w:val="000000"/>
              </w:rPr>
              <w:t xml:space="preserve"> </w:t>
            </w:r>
            <w:r w:rsidRPr="00173821">
              <w:rPr>
                <w:rFonts w:cstheme="minorHAnsi"/>
                <w:color w:val="000000"/>
              </w:rPr>
              <w:t>(B)</w:t>
            </w:r>
          </w:p>
        </w:tc>
        <w:tc>
          <w:tcPr>
            <w:tcW w:w="3649" w:type="dxa"/>
          </w:tcPr>
          <w:p w14:paraId="220EEF19" w14:textId="64C69172" w:rsidR="00123D8E" w:rsidRPr="00173821" w:rsidRDefault="00123D8E" w:rsidP="00123D8E">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24,000</w:t>
            </w:r>
            <w:r w:rsidRPr="00173821">
              <w:rPr>
                <w:rFonts w:cstheme="minorHAnsi"/>
                <w:b/>
                <w:bCs/>
                <w:color w:val="000000"/>
              </w:rPr>
              <w:t xml:space="preserve"> </w:t>
            </w:r>
            <w:r>
              <w:rPr>
                <w:rFonts w:cstheme="minorHAnsi"/>
                <w:b/>
                <w:bCs/>
                <w:color w:val="000000"/>
              </w:rPr>
              <w:t>Shipments per hour</w:t>
            </w:r>
          </w:p>
        </w:tc>
      </w:tr>
      <w:tr w:rsidR="00123D8E" w:rsidRPr="00173821" w14:paraId="647A5300" w14:textId="77777777" w:rsidTr="00380E7E">
        <w:trPr>
          <w:trHeight w:val="318"/>
        </w:trPr>
        <w:tc>
          <w:tcPr>
            <w:cnfStyle w:val="001000000000" w:firstRow="0" w:lastRow="0" w:firstColumn="1" w:lastColumn="0" w:oddVBand="0" w:evenVBand="0" w:oddHBand="0" w:evenHBand="0" w:firstRowFirstColumn="0" w:firstRowLastColumn="0" w:lastRowFirstColumn="0" w:lastRowLastColumn="0"/>
            <w:tcW w:w="5485" w:type="dxa"/>
          </w:tcPr>
          <w:p w14:paraId="6F4D3A3D" w14:textId="0255E803" w:rsidR="00123D8E" w:rsidRPr="00173821" w:rsidRDefault="00123D8E" w:rsidP="00123D8E">
            <w:pPr>
              <w:rPr>
                <w:rFonts w:cstheme="minorHAnsi"/>
                <w:b w:val="0"/>
                <w:bCs w:val="0"/>
                <w:color w:val="000000"/>
              </w:rPr>
            </w:pPr>
            <w:r w:rsidRPr="00173821">
              <w:rPr>
                <w:rFonts w:cstheme="minorHAnsi"/>
                <w:color w:val="000000"/>
              </w:rPr>
              <w:t>System designed throughput (Lower of A&amp;B)</w:t>
            </w:r>
          </w:p>
        </w:tc>
        <w:tc>
          <w:tcPr>
            <w:tcW w:w="3649" w:type="dxa"/>
          </w:tcPr>
          <w:p w14:paraId="00C0188C" w14:textId="4EE3B598" w:rsidR="00123D8E" w:rsidRPr="00173821" w:rsidRDefault="00123D8E" w:rsidP="00123D8E">
            <w:pPr>
              <w:pStyle w:val="ListParagraph"/>
              <w:spacing w:after="0" w:line="240" w:lineRule="auto"/>
              <w:cnfStyle w:val="000000000000" w:firstRow="0" w:lastRow="0" w:firstColumn="0" w:lastColumn="0" w:oddVBand="0" w:evenVBand="0" w:oddHBand="0" w:evenHBand="0" w:firstRowFirstColumn="0" w:firstRowLastColumn="0" w:lastRowFirstColumn="0" w:lastRowLastColumn="0"/>
              <w:rPr>
                <w:rFonts w:cstheme="minorHAnsi"/>
                <w:b/>
                <w:bCs/>
                <w:color w:val="000000"/>
              </w:rPr>
            </w:pPr>
            <w:r>
              <w:rPr>
                <w:rFonts w:cstheme="minorHAnsi"/>
                <w:b/>
                <w:bCs/>
                <w:color w:val="000000"/>
              </w:rPr>
              <w:t>24,000</w:t>
            </w:r>
            <w:r w:rsidRPr="00173821">
              <w:rPr>
                <w:rFonts w:cstheme="minorHAnsi"/>
                <w:b/>
                <w:bCs/>
                <w:color w:val="000000"/>
              </w:rPr>
              <w:t xml:space="preserve"> </w:t>
            </w:r>
            <w:r>
              <w:rPr>
                <w:rFonts w:cstheme="minorHAnsi"/>
                <w:b/>
                <w:bCs/>
                <w:color w:val="000000"/>
              </w:rPr>
              <w:t>Shipments per hour</w:t>
            </w:r>
          </w:p>
        </w:tc>
      </w:tr>
      <w:tr w:rsidR="00123D8E" w:rsidRPr="00173821" w14:paraId="614B25C7" w14:textId="77777777" w:rsidTr="00380E7E">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5485" w:type="dxa"/>
          </w:tcPr>
          <w:p w14:paraId="76315D54" w14:textId="33000494" w:rsidR="00123D8E" w:rsidRPr="00173821" w:rsidRDefault="00123D8E" w:rsidP="00123D8E">
            <w:pPr>
              <w:rPr>
                <w:rFonts w:cstheme="minorHAnsi"/>
                <w:color w:val="000000"/>
              </w:rPr>
            </w:pPr>
            <w:r>
              <w:rPr>
                <w:rFonts w:cstheme="minorHAnsi"/>
                <w:color w:val="000000"/>
              </w:rPr>
              <w:t>Designed throughput from two loops</w:t>
            </w:r>
          </w:p>
        </w:tc>
        <w:tc>
          <w:tcPr>
            <w:tcW w:w="3649" w:type="dxa"/>
          </w:tcPr>
          <w:p w14:paraId="5ED660C4" w14:textId="22BC7550" w:rsidR="00123D8E" w:rsidRDefault="00123D8E" w:rsidP="00123D8E">
            <w:pPr>
              <w:pStyle w:val="ListParagraph"/>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bCs/>
                <w:color w:val="000000"/>
              </w:rPr>
            </w:pPr>
            <w:r>
              <w:rPr>
                <w:rFonts w:cstheme="minorHAnsi"/>
                <w:b/>
                <w:bCs/>
                <w:color w:val="000000"/>
              </w:rPr>
              <w:t>48,000 Shipments per hour</w:t>
            </w:r>
          </w:p>
        </w:tc>
      </w:tr>
    </w:tbl>
    <w:p w14:paraId="348C3315" w14:textId="189EFBCC" w:rsidR="00430F3D" w:rsidRDefault="00430F3D"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CCF9C4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002DE4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6974418"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8B4F9F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A065336"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A6652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FF42473"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BA878C4"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68FC5B3E"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FA7B33F"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A3245AC"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7ADDAAC1"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801DE80"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13C08F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651463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3BA6BA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2EBB69D"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4A11F228"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329F29DE"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27072CD2"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175452B"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556EA833" w14:textId="77777777" w:rsidR="00123D8E" w:rsidRDefault="00123D8E" w:rsidP="00206252">
      <w:pPr>
        <w:autoSpaceDE w:val="0"/>
        <w:autoSpaceDN w:val="0"/>
        <w:adjustRightInd w:val="0"/>
        <w:spacing w:after="0" w:line="240" w:lineRule="auto"/>
        <w:rPr>
          <w:rFonts w:ascii="Calibri" w:eastAsia="SimSun" w:hAnsi="Calibri" w:cs="Calibri"/>
          <w:b/>
          <w:bCs/>
          <w:color w:val="323E4F" w:themeColor="text2" w:themeShade="BF"/>
          <w:sz w:val="24"/>
          <w:szCs w:val="24"/>
          <w:lang w:val="en-GB" w:eastAsia="zh-CN"/>
        </w:rPr>
      </w:pPr>
    </w:p>
    <w:p w14:paraId="190842E3" w14:textId="77777777" w:rsidR="00123D8E" w:rsidRPr="00F0038F" w:rsidRDefault="00123D8E" w:rsidP="00206252">
      <w:pPr>
        <w:autoSpaceDE w:val="0"/>
        <w:autoSpaceDN w:val="0"/>
        <w:adjustRightInd w:val="0"/>
        <w:spacing w:after="0" w:line="240" w:lineRule="auto"/>
        <w:rPr>
          <w:rFonts w:ascii="Arial" w:hAnsi="Arial" w:cs="Arial"/>
          <w:b/>
          <w:bCs/>
          <w:noProof/>
          <w:color w:val="000000"/>
        </w:rPr>
      </w:pPr>
    </w:p>
    <w:p w14:paraId="7E6EBE01" w14:textId="4A9BCC4B" w:rsidR="00BB711A" w:rsidRDefault="00BB711A">
      <w:pPr>
        <w:rPr>
          <w:rFonts w:ascii="Arial" w:hAnsi="Arial" w:cs="Arial"/>
          <w:b/>
          <w:bCs/>
          <w:noProof/>
          <w:color w:val="000000"/>
        </w:rPr>
      </w:pPr>
    </w:p>
    <w:p w14:paraId="494EA2BF" w14:textId="1427B162" w:rsidR="000808F5" w:rsidRDefault="007757F8" w:rsidP="004A4A39">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81" w:name="_Hlk129973526"/>
      <w:r w:rsidRPr="002F4DC4">
        <w:rPr>
          <w:rFonts w:ascii="Calibri" w:eastAsia="SimSun" w:hAnsi="Calibri" w:cs="Calibri"/>
          <w:b/>
          <w:bCs/>
          <w:color w:val="323E4F" w:themeColor="text2" w:themeShade="BF"/>
          <w:sz w:val="28"/>
          <w:szCs w:val="28"/>
          <w:lang w:val="en-GB" w:eastAsia="zh-CN"/>
        </w:rPr>
        <w:lastRenderedPageBreak/>
        <w:t xml:space="preserve"> </w:t>
      </w:r>
      <w:bookmarkStart w:id="82" w:name="_Toc40053404"/>
      <w:bookmarkStart w:id="83" w:name="_Toc145535603"/>
      <w:r w:rsidR="00C45790" w:rsidRPr="002F4DC4">
        <w:rPr>
          <w:rFonts w:ascii="Calibri" w:eastAsia="SimSun" w:hAnsi="Calibri" w:cs="Calibri"/>
          <w:b/>
          <w:bCs/>
          <w:color w:val="323E4F" w:themeColor="text2" w:themeShade="BF"/>
          <w:sz w:val="28"/>
          <w:szCs w:val="28"/>
          <w:lang w:val="en-GB" w:eastAsia="zh-CN"/>
        </w:rPr>
        <w:t>System description</w:t>
      </w:r>
      <w:bookmarkEnd w:id="82"/>
      <w:bookmarkEnd w:id="83"/>
      <w:r w:rsidR="00C45790" w:rsidRPr="002F4DC4">
        <w:rPr>
          <w:rFonts w:ascii="Calibri" w:eastAsia="SimSun" w:hAnsi="Calibri" w:cs="Calibri"/>
          <w:b/>
          <w:bCs/>
          <w:color w:val="323E4F" w:themeColor="text2" w:themeShade="BF"/>
          <w:sz w:val="28"/>
          <w:szCs w:val="28"/>
          <w:lang w:val="en-GB" w:eastAsia="zh-CN"/>
        </w:rPr>
        <w:t xml:space="preserve"> </w:t>
      </w:r>
      <w:bookmarkStart w:id="84" w:name="_Toc129717878"/>
      <w:bookmarkStart w:id="85" w:name="_Toc40053405"/>
    </w:p>
    <w:p w14:paraId="5E3058D7" w14:textId="77FB064D" w:rsidR="004A4A39" w:rsidRPr="004A4A39" w:rsidRDefault="004A4A39" w:rsidP="004A4A39">
      <w:pPr>
        <w:rPr>
          <w:lang w:val="en-GB" w:eastAsia="zh-CN"/>
        </w:rPr>
      </w:pPr>
    </w:p>
    <w:p w14:paraId="7A07111E" w14:textId="30FAC17C" w:rsidR="009E4F0F" w:rsidRPr="009E4F0F" w:rsidRDefault="0076141B" w:rsidP="00C11D62">
      <w:pPr>
        <w:pStyle w:val="Heading2"/>
        <w:numPr>
          <w:ilvl w:val="1"/>
          <w:numId w:val="12"/>
        </w:numPr>
        <w:jc w:val="both"/>
        <w:rPr>
          <w:rFonts w:ascii="Arial" w:hAnsi="Arial" w:cs="Arial"/>
          <w:lang w:val="en-GB" w:eastAsia="zh-CN"/>
        </w:rPr>
      </w:pPr>
      <w:bookmarkStart w:id="86" w:name="_Toc145535604"/>
      <w:r w:rsidRPr="0076141B">
        <w:rPr>
          <w:rFonts w:eastAsia="SimSun" w:cstheme="majorHAnsi"/>
          <w:b/>
          <w:bCs/>
          <w:noProof/>
          <w:color w:val="323E4F" w:themeColor="text2" w:themeShade="BF"/>
          <w:sz w:val="24"/>
          <w:szCs w:val="24"/>
          <w:lang w:val="en-GB" w:eastAsia="zh-CN"/>
        </w:rPr>
        <w:drawing>
          <wp:anchor distT="0" distB="0" distL="114300" distR="114300" simplePos="0" relativeHeight="251715072" behindDoc="1" locked="0" layoutInCell="1" allowOverlap="1" wp14:anchorId="6DCEAB02" wp14:editId="7BDFE02A">
            <wp:simplePos x="0" y="0"/>
            <wp:positionH relativeFrom="column">
              <wp:posOffset>-876300</wp:posOffset>
            </wp:positionH>
            <wp:positionV relativeFrom="paragraph">
              <wp:posOffset>175260</wp:posOffset>
            </wp:positionV>
            <wp:extent cx="7296150" cy="3496106"/>
            <wp:effectExtent l="0" t="0" r="0" b="9525"/>
            <wp:wrapNone/>
            <wp:docPr id="437778843" name="Picture 1" descr="A yellow and blue electronic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778843" name="Picture 1" descr="A yellow and blue electronic board&#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7326636" cy="3510714"/>
                    </a:xfrm>
                    <a:prstGeom prst="rect">
                      <a:avLst/>
                    </a:prstGeom>
                  </pic:spPr>
                </pic:pic>
              </a:graphicData>
            </a:graphic>
            <wp14:sizeRelH relativeFrom="margin">
              <wp14:pctWidth>0</wp14:pctWidth>
            </wp14:sizeRelH>
            <wp14:sizeRelV relativeFrom="margin">
              <wp14:pctHeight>0</wp14:pctHeight>
            </wp14:sizeRelV>
          </wp:anchor>
        </w:drawing>
      </w:r>
      <w:r w:rsidR="0010490B" w:rsidRPr="009E4F0F">
        <w:rPr>
          <w:rFonts w:eastAsia="SimSun" w:cstheme="majorHAnsi"/>
          <w:b/>
          <w:bCs/>
          <w:color w:val="323E4F" w:themeColor="text2" w:themeShade="BF"/>
          <w:sz w:val="24"/>
          <w:szCs w:val="24"/>
          <w:lang w:val="en-GB" w:eastAsia="zh-CN"/>
        </w:rPr>
        <w:t>Infeed System</w:t>
      </w:r>
      <w:bookmarkEnd w:id="84"/>
      <w:bookmarkEnd w:id="86"/>
    </w:p>
    <w:p w14:paraId="3BB61D5A" w14:textId="0DA85E41" w:rsidR="009E4F0F" w:rsidRDefault="00E606A2" w:rsidP="00E606A2">
      <w:pPr>
        <w:rPr>
          <w:lang w:val="en-GB" w:eastAsia="zh-CN"/>
        </w:rPr>
      </w:pPr>
      <w:r>
        <w:rPr>
          <w:noProof/>
          <w:lang w:val="en-GB" w:eastAsia="zh-CN"/>
        </w:rPr>
        <mc:AlternateContent>
          <mc:Choice Requires="wpg">
            <w:drawing>
              <wp:anchor distT="0" distB="0" distL="114300" distR="114300" simplePos="0" relativeHeight="251686400" behindDoc="0" locked="0" layoutInCell="1" allowOverlap="1" wp14:anchorId="2DA01189" wp14:editId="68FB4FB0">
                <wp:simplePos x="0" y="0"/>
                <wp:positionH relativeFrom="column">
                  <wp:posOffset>-542925</wp:posOffset>
                </wp:positionH>
                <wp:positionV relativeFrom="paragraph">
                  <wp:posOffset>136525</wp:posOffset>
                </wp:positionV>
                <wp:extent cx="6675755" cy="2996565"/>
                <wp:effectExtent l="0" t="0" r="10795" b="13335"/>
                <wp:wrapNone/>
                <wp:docPr id="426524833" name="Group 1"/>
                <wp:cNvGraphicFramePr/>
                <a:graphic xmlns:a="http://schemas.openxmlformats.org/drawingml/2006/main">
                  <a:graphicData uri="http://schemas.microsoft.com/office/word/2010/wordprocessingGroup">
                    <wpg:wgp>
                      <wpg:cNvGrpSpPr/>
                      <wpg:grpSpPr>
                        <a:xfrm>
                          <a:off x="0" y="0"/>
                          <a:ext cx="6675755" cy="2996565"/>
                          <a:chOff x="0" y="0"/>
                          <a:chExt cx="6675755" cy="2996565"/>
                        </a:xfrm>
                      </wpg:grpSpPr>
                      <wps:wsp>
                        <wps:cNvPr id="2128324050" name="Oval 5"/>
                        <wps:cNvSpPr>
                          <a:spLocks noChangeArrowheads="1"/>
                        </wps:cNvSpPr>
                        <wps:spPr bwMode="auto">
                          <a:xfrm>
                            <a:off x="609600" y="1546860"/>
                            <a:ext cx="323850" cy="327660"/>
                          </a:xfrm>
                          <a:prstGeom prst="ellipse">
                            <a:avLst/>
                          </a:prstGeom>
                          <a:solidFill>
                            <a:srgbClr val="FFFFFF"/>
                          </a:solidFill>
                          <a:ln w="9525">
                            <a:solidFill>
                              <a:srgbClr val="000000"/>
                            </a:solidFill>
                            <a:round/>
                            <a:headEnd/>
                            <a:tailEnd/>
                          </a:ln>
                        </wps:spPr>
                        <wps:txbx>
                          <w:txbxContent>
                            <w:p w14:paraId="6F97322D" w14:textId="1285115B" w:rsidR="0010490B" w:rsidRPr="00FD607A" w:rsidRDefault="0010490B" w:rsidP="0010490B">
                              <w:pPr>
                                <w:jc w:val="right"/>
                                <w:rPr>
                                  <w:b/>
                                  <w:bCs/>
                                  <w:sz w:val="18"/>
                                  <w:lang w:val="en-US"/>
                                </w:rPr>
                              </w:pPr>
                              <w:r>
                                <w:rPr>
                                  <w:b/>
                                  <w:bCs/>
                                  <w:sz w:val="18"/>
                                  <w:lang w:val="en-US"/>
                                </w:rPr>
                                <w:t>3</w:t>
                              </w:r>
                              <w:r>
                                <w:rPr>
                                  <w:noProof/>
                                </w:rPr>
                                <w:drawing>
                                  <wp:inline distT="0" distB="0" distL="0" distR="0" wp14:anchorId="67EF16D4" wp14:editId="5A4BB1E9">
                                    <wp:extent cx="36830" cy="15240"/>
                                    <wp:effectExtent l="0" t="0" r="0" b="0"/>
                                    <wp:docPr id="1562670049" name="Picture 156267004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429585539" name="Oval 8"/>
                        <wps:cNvSpPr>
                          <a:spLocks noChangeArrowheads="1"/>
                        </wps:cNvSpPr>
                        <wps:spPr bwMode="auto">
                          <a:xfrm>
                            <a:off x="1075055" y="1546860"/>
                            <a:ext cx="323850" cy="327660"/>
                          </a:xfrm>
                          <a:prstGeom prst="ellipse">
                            <a:avLst/>
                          </a:prstGeom>
                          <a:solidFill>
                            <a:srgbClr val="FFFFFF"/>
                          </a:solidFill>
                          <a:ln w="9525">
                            <a:solidFill>
                              <a:srgbClr val="000000"/>
                            </a:solidFill>
                            <a:round/>
                            <a:headEnd/>
                            <a:tailEnd/>
                          </a:ln>
                        </wps:spPr>
                        <wps:txbx>
                          <w:txbxContent>
                            <w:p w14:paraId="7AC3A78E" w14:textId="558915C3" w:rsidR="00D1095D" w:rsidRPr="00FD607A" w:rsidRDefault="00D1095D" w:rsidP="00D1095D">
                              <w:pPr>
                                <w:jc w:val="right"/>
                                <w:rPr>
                                  <w:b/>
                                  <w:bCs/>
                                  <w:sz w:val="18"/>
                                  <w:lang w:val="en-US"/>
                                </w:rPr>
                              </w:pPr>
                              <w:r>
                                <w:rPr>
                                  <w:b/>
                                  <w:bCs/>
                                  <w:sz w:val="18"/>
                                  <w:lang w:val="en-US"/>
                                </w:rPr>
                                <w:t>4</w:t>
                              </w:r>
                              <w:r>
                                <w:rPr>
                                  <w:noProof/>
                                </w:rPr>
                                <w:drawing>
                                  <wp:inline distT="0" distB="0" distL="0" distR="0" wp14:anchorId="7C1D809C" wp14:editId="12DBD6E9">
                                    <wp:extent cx="36830" cy="15240"/>
                                    <wp:effectExtent l="0" t="0" r="0" b="0"/>
                                    <wp:docPr id="1832951790" name="Picture 183295179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2040279369" name="Oval 7"/>
                        <wps:cNvSpPr>
                          <a:spLocks noChangeArrowheads="1"/>
                        </wps:cNvSpPr>
                        <wps:spPr bwMode="auto">
                          <a:xfrm>
                            <a:off x="3952875" y="2657475"/>
                            <a:ext cx="323850" cy="327660"/>
                          </a:xfrm>
                          <a:prstGeom prst="ellipse">
                            <a:avLst/>
                          </a:prstGeom>
                          <a:solidFill>
                            <a:srgbClr val="FFFFFF"/>
                          </a:solidFill>
                          <a:ln w="9525">
                            <a:solidFill>
                              <a:srgbClr val="000000"/>
                            </a:solidFill>
                            <a:round/>
                            <a:headEnd/>
                            <a:tailEnd/>
                          </a:ln>
                        </wps:spPr>
                        <wps:txbx>
                          <w:txbxContent>
                            <w:p w14:paraId="0618105F" w14:textId="77777777" w:rsidR="00D1095D" w:rsidRPr="00FD607A" w:rsidRDefault="00D1095D" w:rsidP="00D1095D">
                              <w:pPr>
                                <w:jc w:val="right"/>
                                <w:rPr>
                                  <w:b/>
                                  <w:bCs/>
                                  <w:sz w:val="18"/>
                                  <w:lang w:val="en-US"/>
                                </w:rPr>
                              </w:pPr>
                              <w:r>
                                <w:rPr>
                                  <w:b/>
                                  <w:bCs/>
                                  <w:sz w:val="18"/>
                                  <w:lang w:val="en-US"/>
                                </w:rPr>
                                <w:t>2</w:t>
                              </w:r>
                              <w:r>
                                <w:rPr>
                                  <w:noProof/>
                                </w:rPr>
                                <w:drawing>
                                  <wp:inline distT="0" distB="0" distL="0" distR="0" wp14:anchorId="6438B1E6" wp14:editId="6E0DB6E5">
                                    <wp:extent cx="36830" cy="15240"/>
                                    <wp:effectExtent l="0" t="0" r="0" b="0"/>
                                    <wp:docPr id="1653550405" name="Picture 165355040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823232855" name="Oval 6"/>
                        <wps:cNvSpPr>
                          <a:spLocks noChangeArrowheads="1"/>
                        </wps:cNvSpPr>
                        <wps:spPr bwMode="auto">
                          <a:xfrm>
                            <a:off x="0" y="2581275"/>
                            <a:ext cx="323850" cy="327660"/>
                          </a:xfrm>
                          <a:prstGeom prst="ellipse">
                            <a:avLst/>
                          </a:prstGeom>
                          <a:solidFill>
                            <a:srgbClr val="FFFFFF"/>
                          </a:solidFill>
                          <a:ln w="9525">
                            <a:solidFill>
                              <a:srgbClr val="000000"/>
                            </a:solidFill>
                            <a:round/>
                            <a:headEnd/>
                            <a:tailEnd/>
                          </a:ln>
                        </wps:spPr>
                        <wps:txbx>
                          <w:txbxContent>
                            <w:p w14:paraId="5A96D87D" w14:textId="77777777" w:rsidR="00F0038F" w:rsidRPr="00FD607A" w:rsidRDefault="00F0038F" w:rsidP="00F0038F">
                              <w:pPr>
                                <w:jc w:val="right"/>
                                <w:rPr>
                                  <w:b/>
                                  <w:bCs/>
                                  <w:sz w:val="18"/>
                                  <w:lang w:val="en-US"/>
                                </w:rPr>
                              </w:pPr>
                              <w:r>
                                <w:rPr>
                                  <w:b/>
                                  <w:bCs/>
                                  <w:sz w:val="18"/>
                                  <w:lang w:val="en-US"/>
                                </w:rPr>
                                <w:t>1</w:t>
                              </w:r>
                              <w:r>
                                <w:rPr>
                                  <w:noProof/>
                                </w:rPr>
                                <w:drawing>
                                  <wp:inline distT="0" distB="0" distL="0" distR="0" wp14:anchorId="4BB1E0A1" wp14:editId="02035709">
                                    <wp:extent cx="36830" cy="15240"/>
                                    <wp:effectExtent l="0" t="0" r="0" b="0"/>
                                    <wp:docPr id="1220014455" name="Picture 122001445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622729145" name="Oval 6"/>
                        <wps:cNvSpPr>
                          <a:spLocks noChangeArrowheads="1"/>
                        </wps:cNvSpPr>
                        <wps:spPr bwMode="auto">
                          <a:xfrm>
                            <a:off x="6351905" y="2070735"/>
                            <a:ext cx="323850" cy="327660"/>
                          </a:xfrm>
                          <a:prstGeom prst="ellipse">
                            <a:avLst/>
                          </a:prstGeom>
                          <a:solidFill>
                            <a:srgbClr val="FFFFFF"/>
                          </a:solidFill>
                          <a:ln w="9525">
                            <a:solidFill>
                              <a:srgbClr val="000000"/>
                            </a:solidFill>
                            <a:round/>
                            <a:headEnd/>
                            <a:tailEnd/>
                          </a:ln>
                        </wps:spPr>
                        <wps:txbx>
                          <w:txbxContent>
                            <w:p w14:paraId="4AD26CA6" w14:textId="77777777" w:rsidR="00123D8E" w:rsidRPr="00FD607A" w:rsidRDefault="00123D8E" w:rsidP="00123D8E">
                              <w:pPr>
                                <w:jc w:val="right"/>
                                <w:rPr>
                                  <w:b/>
                                  <w:bCs/>
                                  <w:sz w:val="18"/>
                                  <w:lang w:val="en-US"/>
                                </w:rPr>
                              </w:pPr>
                              <w:r>
                                <w:rPr>
                                  <w:b/>
                                  <w:bCs/>
                                  <w:sz w:val="18"/>
                                  <w:lang w:val="en-US"/>
                                </w:rPr>
                                <w:t>1</w:t>
                              </w:r>
                              <w:r>
                                <w:rPr>
                                  <w:noProof/>
                                </w:rPr>
                                <w:drawing>
                                  <wp:inline distT="0" distB="0" distL="0" distR="0" wp14:anchorId="059EEBF5" wp14:editId="3CCECCB4">
                                    <wp:extent cx="36830" cy="15240"/>
                                    <wp:effectExtent l="0" t="0" r="0" b="0"/>
                                    <wp:docPr id="1953947657" name="Picture 195394765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483292062" name="Oval 7"/>
                        <wps:cNvSpPr>
                          <a:spLocks noChangeArrowheads="1"/>
                        </wps:cNvSpPr>
                        <wps:spPr bwMode="auto">
                          <a:xfrm>
                            <a:off x="1389380" y="2668905"/>
                            <a:ext cx="323850" cy="327660"/>
                          </a:xfrm>
                          <a:prstGeom prst="ellipse">
                            <a:avLst/>
                          </a:prstGeom>
                          <a:solidFill>
                            <a:srgbClr val="FFFFFF"/>
                          </a:solidFill>
                          <a:ln w="9525">
                            <a:solidFill>
                              <a:srgbClr val="000000"/>
                            </a:solidFill>
                            <a:round/>
                            <a:headEnd/>
                            <a:tailEnd/>
                          </a:ln>
                        </wps:spPr>
                        <wps:txbx>
                          <w:txbxContent>
                            <w:p w14:paraId="2856045E"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18329DC8" wp14:editId="68DBB009">
                                    <wp:extent cx="36830" cy="15240"/>
                                    <wp:effectExtent l="0" t="0" r="0" b="0"/>
                                    <wp:docPr id="1810436032" name="Picture 181043603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206182123" name="Oval 7"/>
                        <wps:cNvSpPr>
                          <a:spLocks noChangeArrowheads="1"/>
                        </wps:cNvSpPr>
                        <wps:spPr bwMode="auto">
                          <a:xfrm>
                            <a:off x="495300" y="819150"/>
                            <a:ext cx="323850" cy="327660"/>
                          </a:xfrm>
                          <a:prstGeom prst="ellipse">
                            <a:avLst/>
                          </a:prstGeom>
                          <a:solidFill>
                            <a:srgbClr val="FFFFFF"/>
                          </a:solidFill>
                          <a:ln w="9525">
                            <a:solidFill>
                              <a:srgbClr val="000000"/>
                            </a:solidFill>
                            <a:round/>
                            <a:headEnd/>
                            <a:tailEnd/>
                          </a:ln>
                        </wps:spPr>
                        <wps:txbx>
                          <w:txbxContent>
                            <w:p w14:paraId="2585EDD2"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3430486D" wp14:editId="3B573EB6">
                                    <wp:extent cx="36830" cy="15240"/>
                                    <wp:effectExtent l="0" t="0" r="0" b="0"/>
                                    <wp:docPr id="533611581" name="Picture 53361158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73228921" name="Oval 7"/>
                        <wps:cNvSpPr>
                          <a:spLocks noChangeArrowheads="1"/>
                        </wps:cNvSpPr>
                        <wps:spPr bwMode="auto">
                          <a:xfrm>
                            <a:off x="1790700" y="0"/>
                            <a:ext cx="323850" cy="327660"/>
                          </a:xfrm>
                          <a:prstGeom prst="ellipse">
                            <a:avLst/>
                          </a:prstGeom>
                          <a:solidFill>
                            <a:srgbClr val="FFFFFF"/>
                          </a:solidFill>
                          <a:ln w="9525">
                            <a:solidFill>
                              <a:srgbClr val="000000"/>
                            </a:solidFill>
                            <a:round/>
                            <a:headEnd/>
                            <a:tailEnd/>
                          </a:ln>
                        </wps:spPr>
                        <wps:txbx>
                          <w:txbxContent>
                            <w:p w14:paraId="02B2370A"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45480EDA" wp14:editId="786EAC8E">
                                    <wp:extent cx="36830" cy="15240"/>
                                    <wp:effectExtent l="0" t="0" r="0" b="0"/>
                                    <wp:docPr id="1461336925" name="Picture 146133692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416531377" name="Oval 7"/>
                        <wps:cNvSpPr>
                          <a:spLocks noChangeArrowheads="1"/>
                        </wps:cNvSpPr>
                        <wps:spPr bwMode="auto">
                          <a:xfrm>
                            <a:off x="5495925" y="640080"/>
                            <a:ext cx="323850" cy="327660"/>
                          </a:xfrm>
                          <a:prstGeom prst="ellipse">
                            <a:avLst/>
                          </a:prstGeom>
                          <a:solidFill>
                            <a:srgbClr val="FFFFFF"/>
                          </a:solidFill>
                          <a:ln w="9525">
                            <a:solidFill>
                              <a:srgbClr val="000000"/>
                            </a:solidFill>
                            <a:round/>
                            <a:headEnd/>
                            <a:tailEnd/>
                          </a:ln>
                        </wps:spPr>
                        <wps:txbx>
                          <w:txbxContent>
                            <w:p w14:paraId="1676F482"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3E3BEBCF" wp14:editId="1BD22C5C">
                                    <wp:extent cx="36830" cy="15240"/>
                                    <wp:effectExtent l="0" t="0" r="0" b="0"/>
                                    <wp:docPr id="202074542" name="Picture 20207454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846244549" name="Oval 8"/>
                        <wps:cNvSpPr>
                          <a:spLocks noChangeArrowheads="1"/>
                        </wps:cNvSpPr>
                        <wps:spPr bwMode="auto">
                          <a:xfrm>
                            <a:off x="1713230" y="552450"/>
                            <a:ext cx="323850" cy="327660"/>
                          </a:xfrm>
                          <a:prstGeom prst="ellipse">
                            <a:avLst/>
                          </a:prstGeom>
                          <a:solidFill>
                            <a:srgbClr val="FFFFFF"/>
                          </a:solidFill>
                          <a:ln w="9525">
                            <a:solidFill>
                              <a:srgbClr val="000000"/>
                            </a:solidFill>
                            <a:round/>
                            <a:headEnd/>
                            <a:tailEnd/>
                          </a:ln>
                        </wps:spPr>
                        <wps:txbx>
                          <w:txbxContent>
                            <w:p w14:paraId="0543A155" w14:textId="77777777" w:rsidR="00123D8E" w:rsidRPr="00FD607A" w:rsidRDefault="00123D8E" w:rsidP="00123D8E">
                              <w:pPr>
                                <w:jc w:val="right"/>
                                <w:rPr>
                                  <w:b/>
                                  <w:bCs/>
                                  <w:sz w:val="18"/>
                                  <w:lang w:val="en-US"/>
                                </w:rPr>
                              </w:pPr>
                              <w:r>
                                <w:rPr>
                                  <w:b/>
                                  <w:bCs/>
                                  <w:sz w:val="18"/>
                                  <w:lang w:val="en-US"/>
                                </w:rPr>
                                <w:t>4</w:t>
                              </w:r>
                              <w:r>
                                <w:rPr>
                                  <w:noProof/>
                                </w:rPr>
                                <w:drawing>
                                  <wp:inline distT="0" distB="0" distL="0" distR="0" wp14:anchorId="688FB1FF" wp14:editId="6BAC71EE">
                                    <wp:extent cx="36830" cy="15240"/>
                                    <wp:effectExtent l="0" t="0" r="0" b="0"/>
                                    <wp:docPr id="828473380" name="Picture 8284733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696755898" name="Oval 8"/>
                        <wps:cNvSpPr>
                          <a:spLocks noChangeArrowheads="1"/>
                        </wps:cNvSpPr>
                        <wps:spPr bwMode="auto">
                          <a:xfrm>
                            <a:off x="4427855" y="621030"/>
                            <a:ext cx="323850" cy="327660"/>
                          </a:xfrm>
                          <a:prstGeom prst="ellipse">
                            <a:avLst/>
                          </a:prstGeom>
                          <a:solidFill>
                            <a:srgbClr val="FFFFFF"/>
                          </a:solidFill>
                          <a:ln w="9525">
                            <a:solidFill>
                              <a:srgbClr val="000000"/>
                            </a:solidFill>
                            <a:round/>
                            <a:headEnd/>
                            <a:tailEnd/>
                          </a:ln>
                        </wps:spPr>
                        <wps:txbx>
                          <w:txbxContent>
                            <w:p w14:paraId="508724F0" w14:textId="77777777" w:rsidR="00123D8E" w:rsidRPr="00FD607A" w:rsidRDefault="00123D8E" w:rsidP="00123D8E">
                              <w:pPr>
                                <w:jc w:val="right"/>
                                <w:rPr>
                                  <w:b/>
                                  <w:bCs/>
                                  <w:sz w:val="18"/>
                                  <w:lang w:val="en-US"/>
                                </w:rPr>
                              </w:pPr>
                              <w:r>
                                <w:rPr>
                                  <w:b/>
                                  <w:bCs/>
                                  <w:sz w:val="18"/>
                                  <w:lang w:val="en-US"/>
                                </w:rPr>
                                <w:t>4</w:t>
                              </w:r>
                              <w:r>
                                <w:rPr>
                                  <w:noProof/>
                                </w:rPr>
                                <w:drawing>
                                  <wp:inline distT="0" distB="0" distL="0" distR="0" wp14:anchorId="1514DF83" wp14:editId="5CCF6C25">
                                    <wp:extent cx="36830" cy="15240"/>
                                    <wp:effectExtent l="0" t="0" r="0" b="0"/>
                                    <wp:docPr id="1101909921" name="Picture 11019099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66664628" name="Oval 8"/>
                        <wps:cNvSpPr>
                          <a:spLocks noChangeArrowheads="1"/>
                        </wps:cNvSpPr>
                        <wps:spPr bwMode="auto">
                          <a:xfrm>
                            <a:off x="5075555" y="1743075"/>
                            <a:ext cx="323850" cy="327660"/>
                          </a:xfrm>
                          <a:prstGeom prst="ellipse">
                            <a:avLst/>
                          </a:prstGeom>
                          <a:solidFill>
                            <a:srgbClr val="FFFFFF"/>
                          </a:solidFill>
                          <a:ln w="9525">
                            <a:solidFill>
                              <a:srgbClr val="000000"/>
                            </a:solidFill>
                            <a:round/>
                            <a:headEnd/>
                            <a:tailEnd/>
                          </a:ln>
                        </wps:spPr>
                        <wps:txbx>
                          <w:txbxContent>
                            <w:p w14:paraId="403563D4" w14:textId="77777777" w:rsidR="00123D8E" w:rsidRPr="00FD607A" w:rsidRDefault="00123D8E" w:rsidP="00123D8E">
                              <w:pPr>
                                <w:jc w:val="right"/>
                                <w:rPr>
                                  <w:b/>
                                  <w:bCs/>
                                  <w:sz w:val="18"/>
                                  <w:lang w:val="en-US"/>
                                </w:rPr>
                              </w:pPr>
                              <w:r>
                                <w:rPr>
                                  <w:b/>
                                  <w:bCs/>
                                  <w:sz w:val="18"/>
                                  <w:lang w:val="en-US"/>
                                </w:rPr>
                                <w:t>4</w:t>
                              </w:r>
                              <w:r>
                                <w:rPr>
                                  <w:noProof/>
                                </w:rPr>
                                <w:drawing>
                                  <wp:inline distT="0" distB="0" distL="0" distR="0" wp14:anchorId="488B7EBE" wp14:editId="2A8A193D">
                                    <wp:extent cx="36830" cy="15240"/>
                                    <wp:effectExtent l="0" t="0" r="0" b="0"/>
                                    <wp:docPr id="905560687" name="Picture 90556068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879212764" name="Oval 5"/>
                        <wps:cNvSpPr>
                          <a:spLocks noChangeArrowheads="1"/>
                        </wps:cNvSpPr>
                        <wps:spPr bwMode="auto">
                          <a:xfrm>
                            <a:off x="3971925" y="640080"/>
                            <a:ext cx="323850" cy="327660"/>
                          </a:xfrm>
                          <a:prstGeom prst="ellipse">
                            <a:avLst/>
                          </a:prstGeom>
                          <a:solidFill>
                            <a:srgbClr val="FFFFFF"/>
                          </a:solidFill>
                          <a:ln w="9525">
                            <a:solidFill>
                              <a:srgbClr val="000000"/>
                            </a:solidFill>
                            <a:round/>
                            <a:headEnd/>
                            <a:tailEnd/>
                          </a:ln>
                        </wps:spPr>
                        <wps:txbx>
                          <w:txbxContent>
                            <w:p w14:paraId="4BA23B73" w14:textId="77777777" w:rsidR="00DF2D73" w:rsidRPr="00FD607A" w:rsidRDefault="00DF2D73" w:rsidP="00DF2D73">
                              <w:pPr>
                                <w:jc w:val="right"/>
                                <w:rPr>
                                  <w:b/>
                                  <w:bCs/>
                                  <w:sz w:val="18"/>
                                  <w:lang w:val="en-US"/>
                                </w:rPr>
                              </w:pPr>
                              <w:r>
                                <w:rPr>
                                  <w:b/>
                                  <w:bCs/>
                                  <w:sz w:val="18"/>
                                  <w:lang w:val="en-US"/>
                                </w:rPr>
                                <w:t>3</w:t>
                              </w:r>
                              <w:r>
                                <w:rPr>
                                  <w:noProof/>
                                </w:rPr>
                                <w:drawing>
                                  <wp:inline distT="0" distB="0" distL="0" distR="0" wp14:anchorId="19F9E93F" wp14:editId="2375C29F">
                                    <wp:extent cx="36830" cy="15240"/>
                                    <wp:effectExtent l="0" t="0" r="0" b="0"/>
                                    <wp:docPr id="1909621671" name="Picture 190962167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836735580" name="Oval 5"/>
                        <wps:cNvSpPr>
                          <a:spLocks noChangeArrowheads="1"/>
                        </wps:cNvSpPr>
                        <wps:spPr bwMode="auto">
                          <a:xfrm>
                            <a:off x="2190750" y="621030"/>
                            <a:ext cx="323850" cy="327660"/>
                          </a:xfrm>
                          <a:prstGeom prst="ellipse">
                            <a:avLst/>
                          </a:prstGeom>
                          <a:solidFill>
                            <a:srgbClr val="FFFFFF"/>
                          </a:solidFill>
                          <a:ln w="9525">
                            <a:solidFill>
                              <a:srgbClr val="000000"/>
                            </a:solidFill>
                            <a:round/>
                            <a:headEnd/>
                            <a:tailEnd/>
                          </a:ln>
                        </wps:spPr>
                        <wps:txbx>
                          <w:txbxContent>
                            <w:p w14:paraId="7BCC62CD" w14:textId="77777777" w:rsidR="00DF2D73" w:rsidRPr="00FD607A" w:rsidRDefault="00DF2D73" w:rsidP="00DF2D73">
                              <w:pPr>
                                <w:jc w:val="right"/>
                                <w:rPr>
                                  <w:b/>
                                  <w:bCs/>
                                  <w:sz w:val="18"/>
                                  <w:lang w:val="en-US"/>
                                </w:rPr>
                              </w:pPr>
                              <w:r>
                                <w:rPr>
                                  <w:b/>
                                  <w:bCs/>
                                  <w:sz w:val="18"/>
                                  <w:lang w:val="en-US"/>
                                </w:rPr>
                                <w:t>3</w:t>
                              </w:r>
                              <w:r>
                                <w:rPr>
                                  <w:noProof/>
                                </w:rPr>
                                <w:drawing>
                                  <wp:inline distT="0" distB="0" distL="0" distR="0" wp14:anchorId="2A48C9E8" wp14:editId="4576A19F">
                                    <wp:extent cx="36830" cy="15240"/>
                                    <wp:effectExtent l="0" t="0" r="0" b="0"/>
                                    <wp:docPr id="913986000" name="Picture 9139860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s:wsp>
                        <wps:cNvPr id="1900722330" name="Oval 5"/>
                        <wps:cNvSpPr>
                          <a:spLocks noChangeArrowheads="1"/>
                        </wps:cNvSpPr>
                        <wps:spPr bwMode="auto">
                          <a:xfrm>
                            <a:off x="5399405" y="1352550"/>
                            <a:ext cx="323850" cy="327660"/>
                          </a:xfrm>
                          <a:prstGeom prst="ellipse">
                            <a:avLst/>
                          </a:prstGeom>
                          <a:solidFill>
                            <a:srgbClr val="FFFFFF"/>
                          </a:solidFill>
                          <a:ln w="9525">
                            <a:solidFill>
                              <a:srgbClr val="000000"/>
                            </a:solidFill>
                            <a:round/>
                            <a:headEnd/>
                            <a:tailEnd/>
                          </a:ln>
                        </wps:spPr>
                        <wps:txbx>
                          <w:txbxContent>
                            <w:p w14:paraId="71C92F8F" w14:textId="77777777" w:rsidR="00DF2D73" w:rsidRPr="00FD607A" w:rsidRDefault="00DF2D73" w:rsidP="00DF2D73">
                              <w:pPr>
                                <w:jc w:val="right"/>
                                <w:rPr>
                                  <w:b/>
                                  <w:bCs/>
                                  <w:sz w:val="18"/>
                                  <w:lang w:val="en-US"/>
                                </w:rPr>
                              </w:pPr>
                              <w:r>
                                <w:rPr>
                                  <w:b/>
                                  <w:bCs/>
                                  <w:sz w:val="18"/>
                                  <w:lang w:val="en-US"/>
                                </w:rPr>
                                <w:t>3</w:t>
                              </w:r>
                              <w:r>
                                <w:rPr>
                                  <w:noProof/>
                                </w:rPr>
                                <w:drawing>
                                  <wp:inline distT="0" distB="0" distL="0" distR="0" wp14:anchorId="7E9DB46F" wp14:editId="032005DB">
                                    <wp:extent cx="36830" cy="15240"/>
                                    <wp:effectExtent l="0" t="0" r="0" b="0"/>
                                    <wp:docPr id="1614101813" name="Picture 161410181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DA01189" id="_x0000_s1075" style="position:absolute;margin-left:-42.75pt;margin-top:10.75pt;width:525.65pt;height:235.95pt;z-index:251686400;mso-width-relative:margin;mso-height-relative:margin" coordsize="66757,29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">
                <v:oval id="Oval 5" o:spid="_x0000_s1076" style="position:absolute;left:6096;top:15468;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">
                  <v:textbox>
                    <w:txbxContent>
                      <w:p w14:paraId="6F97322D" w14:textId="1285115B" w:rsidR="0010490B" w:rsidRPr="00FD607A" w:rsidRDefault="0010490B" w:rsidP="0010490B">
                        <w:pPr>
                          <w:jc w:val="right"/>
                          <w:rPr>
                            <w:b/>
                            <w:bCs/>
                            <w:sz w:val="18"/>
                            <w:lang w:val="en-US"/>
                          </w:rPr>
                        </w:pPr>
                        <w:r>
                          <w:rPr>
                            <w:b/>
                            <w:bCs/>
                            <w:sz w:val="18"/>
                            <w:lang w:val="en-US"/>
                          </w:rPr>
                          <w:t>3</w:t>
                        </w:r>
                        <w:r>
                          <w:rPr>
                            <w:noProof/>
                          </w:rPr>
                          <w:drawing>
                            <wp:inline distT="0" distB="0" distL="0" distR="0" wp14:anchorId="67EF16D4" wp14:editId="5A4BB1E9">
                              <wp:extent cx="36830" cy="15240"/>
                              <wp:effectExtent l="0" t="0" r="0" b="0"/>
                              <wp:docPr id="1562670049" name="Picture 1562670049"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77" style="position:absolute;left:10750;top:15468;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">
                  <v:textbox>
                    <w:txbxContent>
                      <w:p w14:paraId="7AC3A78E" w14:textId="558915C3" w:rsidR="00D1095D" w:rsidRPr="00FD607A" w:rsidRDefault="00D1095D" w:rsidP="00D1095D">
                        <w:pPr>
                          <w:jc w:val="right"/>
                          <w:rPr>
                            <w:b/>
                            <w:bCs/>
                            <w:sz w:val="18"/>
                            <w:lang w:val="en-US"/>
                          </w:rPr>
                        </w:pPr>
                        <w:r>
                          <w:rPr>
                            <w:b/>
                            <w:bCs/>
                            <w:sz w:val="18"/>
                            <w:lang w:val="en-US"/>
                          </w:rPr>
                          <w:t>4</w:t>
                        </w:r>
                        <w:r>
                          <w:rPr>
                            <w:noProof/>
                          </w:rPr>
                          <w:drawing>
                            <wp:inline distT="0" distB="0" distL="0" distR="0" wp14:anchorId="7C1D809C" wp14:editId="12DBD6E9">
                              <wp:extent cx="36830" cy="15240"/>
                              <wp:effectExtent l="0" t="0" r="0" b="0"/>
                              <wp:docPr id="1832951790" name="Picture 183295179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78" style="position:absolute;left:39528;top:26574;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">
                  <v:textbox>
                    <w:txbxContent>
                      <w:p w14:paraId="0618105F" w14:textId="77777777" w:rsidR="00D1095D" w:rsidRPr="00FD607A" w:rsidRDefault="00D1095D" w:rsidP="00D1095D">
                        <w:pPr>
                          <w:jc w:val="right"/>
                          <w:rPr>
                            <w:b/>
                            <w:bCs/>
                            <w:sz w:val="18"/>
                            <w:lang w:val="en-US"/>
                          </w:rPr>
                        </w:pPr>
                        <w:r>
                          <w:rPr>
                            <w:b/>
                            <w:bCs/>
                            <w:sz w:val="18"/>
                            <w:lang w:val="en-US"/>
                          </w:rPr>
                          <w:t>2</w:t>
                        </w:r>
                        <w:r>
                          <w:rPr>
                            <w:noProof/>
                          </w:rPr>
                          <w:drawing>
                            <wp:inline distT="0" distB="0" distL="0" distR="0" wp14:anchorId="6438B1E6" wp14:editId="6E0DB6E5">
                              <wp:extent cx="36830" cy="15240"/>
                              <wp:effectExtent l="0" t="0" r="0" b="0"/>
                              <wp:docPr id="1653550405" name="Picture 165355040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79" style="position:absolute;top:25812;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">
                  <v:textbox>
                    <w:txbxContent>
                      <w:p w14:paraId="5A96D87D" w14:textId="77777777" w:rsidR="00F0038F" w:rsidRPr="00FD607A" w:rsidRDefault="00F0038F" w:rsidP="00F0038F">
                        <w:pPr>
                          <w:jc w:val="right"/>
                          <w:rPr>
                            <w:b/>
                            <w:bCs/>
                            <w:sz w:val="18"/>
                            <w:lang w:val="en-US"/>
                          </w:rPr>
                        </w:pPr>
                        <w:r>
                          <w:rPr>
                            <w:b/>
                            <w:bCs/>
                            <w:sz w:val="18"/>
                            <w:lang w:val="en-US"/>
                          </w:rPr>
                          <w:t>1</w:t>
                        </w:r>
                        <w:r>
                          <w:rPr>
                            <w:noProof/>
                          </w:rPr>
                          <w:drawing>
                            <wp:inline distT="0" distB="0" distL="0" distR="0" wp14:anchorId="4BB1E0A1" wp14:editId="02035709">
                              <wp:extent cx="36830" cy="15240"/>
                              <wp:effectExtent l="0" t="0" r="0" b="0"/>
                              <wp:docPr id="1220014455" name="Picture 122001445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0" style="position:absolute;left:63519;top:20707;width:32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">
                  <v:textbox>
                    <w:txbxContent>
                      <w:p w14:paraId="4AD26CA6" w14:textId="77777777" w:rsidR="00123D8E" w:rsidRPr="00FD607A" w:rsidRDefault="00123D8E" w:rsidP="00123D8E">
                        <w:pPr>
                          <w:jc w:val="right"/>
                          <w:rPr>
                            <w:b/>
                            <w:bCs/>
                            <w:sz w:val="18"/>
                            <w:lang w:val="en-US"/>
                          </w:rPr>
                        </w:pPr>
                        <w:r>
                          <w:rPr>
                            <w:b/>
                            <w:bCs/>
                            <w:sz w:val="18"/>
                            <w:lang w:val="en-US"/>
                          </w:rPr>
                          <w:t>1</w:t>
                        </w:r>
                        <w:r>
                          <w:rPr>
                            <w:noProof/>
                          </w:rPr>
                          <w:drawing>
                            <wp:inline distT="0" distB="0" distL="0" distR="0" wp14:anchorId="059EEBF5" wp14:editId="3CCECCB4">
                              <wp:extent cx="36830" cy="15240"/>
                              <wp:effectExtent l="0" t="0" r="0" b="0"/>
                              <wp:docPr id="1953947657" name="Picture 195394765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1" style="position:absolute;left:13893;top:26689;width:323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">
                  <v:textbox>
                    <w:txbxContent>
                      <w:p w14:paraId="2856045E"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18329DC8" wp14:editId="68DBB009">
                              <wp:extent cx="36830" cy="15240"/>
                              <wp:effectExtent l="0" t="0" r="0" b="0"/>
                              <wp:docPr id="1810436032" name="Picture 181043603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2" style="position:absolute;left:4953;top:8191;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">
                  <v:textbox>
                    <w:txbxContent>
                      <w:p w14:paraId="2585EDD2"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3430486D" wp14:editId="3B573EB6">
                              <wp:extent cx="36830" cy="15240"/>
                              <wp:effectExtent l="0" t="0" r="0" b="0"/>
                              <wp:docPr id="533611581" name="Picture 53361158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3" style="position:absolute;left:17907;width:3238;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">
                  <v:textbox>
                    <w:txbxContent>
                      <w:p w14:paraId="02B2370A"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45480EDA" wp14:editId="786EAC8E">
                              <wp:extent cx="36830" cy="15240"/>
                              <wp:effectExtent l="0" t="0" r="0" b="0"/>
                              <wp:docPr id="1461336925" name="Picture 1461336925"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4" style="position:absolute;left:54959;top:6400;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">
                  <v:textbox>
                    <w:txbxContent>
                      <w:p w14:paraId="1676F482" w14:textId="77777777" w:rsidR="00123D8E" w:rsidRPr="00FD607A" w:rsidRDefault="00123D8E" w:rsidP="00123D8E">
                        <w:pPr>
                          <w:jc w:val="right"/>
                          <w:rPr>
                            <w:b/>
                            <w:bCs/>
                            <w:sz w:val="18"/>
                            <w:lang w:val="en-US"/>
                          </w:rPr>
                        </w:pPr>
                        <w:r>
                          <w:rPr>
                            <w:b/>
                            <w:bCs/>
                            <w:sz w:val="18"/>
                            <w:lang w:val="en-US"/>
                          </w:rPr>
                          <w:t>2</w:t>
                        </w:r>
                        <w:r>
                          <w:rPr>
                            <w:noProof/>
                          </w:rPr>
                          <w:drawing>
                            <wp:inline distT="0" distB="0" distL="0" distR="0" wp14:anchorId="3E3BEBCF" wp14:editId="1BD22C5C">
                              <wp:extent cx="36830" cy="15240"/>
                              <wp:effectExtent l="0" t="0" r="0" b="0"/>
                              <wp:docPr id="202074542" name="Picture 20207454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5" style="position:absolute;left:17132;top:5524;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">
                  <v:textbox>
                    <w:txbxContent>
                      <w:p w14:paraId="0543A155" w14:textId="77777777" w:rsidR="00123D8E" w:rsidRPr="00FD607A" w:rsidRDefault="00123D8E" w:rsidP="00123D8E">
                        <w:pPr>
                          <w:jc w:val="right"/>
                          <w:rPr>
                            <w:b/>
                            <w:bCs/>
                            <w:sz w:val="18"/>
                            <w:lang w:val="en-US"/>
                          </w:rPr>
                        </w:pPr>
                        <w:r>
                          <w:rPr>
                            <w:b/>
                            <w:bCs/>
                            <w:sz w:val="18"/>
                            <w:lang w:val="en-US"/>
                          </w:rPr>
                          <w:t>4</w:t>
                        </w:r>
                        <w:r>
                          <w:rPr>
                            <w:noProof/>
                          </w:rPr>
                          <w:drawing>
                            <wp:inline distT="0" distB="0" distL="0" distR="0" wp14:anchorId="688FB1FF" wp14:editId="6BAC71EE">
                              <wp:extent cx="36830" cy="15240"/>
                              <wp:effectExtent l="0" t="0" r="0" b="0"/>
                              <wp:docPr id="828473380" name="Picture 8284733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6" style="position:absolute;left:44278;top:6210;width:323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">
                  <v:textbox>
                    <w:txbxContent>
                      <w:p w14:paraId="508724F0" w14:textId="77777777" w:rsidR="00123D8E" w:rsidRPr="00FD607A" w:rsidRDefault="00123D8E" w:rsidP="00123D8E">
                        <w:pPr>
                          <w:jc w:val="right"/>
                          <w:rPr>
                            <w:b/>
                            <w:bCs/>
                            <w:sz w:val="18"/>
                            <w:lang w:val="en-US"/>
                          </w:rPr>
                        </w:pPr>
                        <w:r>
                          <w:rPr>
                            <w:b/>
                            <w:bCs/>
                            <w:sz w:val="18"/>
                            <w:lang w:val="en-US"/>
                          </w:rPr>
                          <w:t>4</w:t>
                        </w:r>
                        <w:r>
                          <w:rPr>
                            <w:noProof/>
                          </w:rPr>
                          <w:drawing>
                            <wp:inline distT="0" distB="0" distL="0" distR="0" wp14:anchorId="1514DF83" wp14:editId="5CCF6C25">
                              <wp:extent cx="36830" cy="15240"/>
                              <wp:effectExtent l="0" t="0" r="0" b="0"/>
                              <wp:docPr id="1101909921" name="Picture 110190992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_x0000_s1087" style="position:absolute;left:50755;top:17430;width:3239;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">
                  <v:textbox>
                    <w:txbxContent>
                      <w:p w14:paraId="403563D4" w14:textId="77777777" w:rsidR="00123D8E" w:rsidRPr="00FD607A" w:rsidRDefault="00123D8E" w:rsidP="00123D8E">
                        <w:pPr>
                          <w:jc w:val="right"/>
                          <w:rPr>
                            <w:b/>
                            <w:bCs/>
                            <w:sz w:val="18"/>
                            <w:lang w:val="en-US"/>
                          </w:rPr>
                        </w:pPr>
                        <w:r>
                          <w:rPr>
                            <w:b/>
                            <w:bCs/>
                            <w:sz w:val="18"/>
                            <w:lang w:val="en-US"/>
                          </w:rPr>
                          <w:t>4</w:t>
                        </w:r>
                        <w:r>
                          <w:rPr>
                            <w:noProof/>
                          </w:rPr>
                          <w:drawing>
                            <wp:inline distT="0" distB="0" distL="0" distR="0" wp14:anchorId="488B7EBE" wp14:editId="2A8A193D">
                              <wp:extent cx="36830" cy="15240"/>
                              <wp:effectExtent l="0" t="0" r="0" b="0"/>
                              <wp:docPr id="905560687" name="Picture 90556068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Oval 5" o:spid="_x0000_s1088" style="position:absolute;left:39719;top:6400;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">
                  <v:textbox>
                    <w:txbxContent>
                      <w:p w14:paraId="4BA23B73" w14:textId="77777777" w:rsidR="00DF2D73" w:rsidRPr="00FD607A" w:rsidRDefault="00DF2D73" w:rsidP="00DF2D73">
                        <w:pPr>
                          <w:jc w:val="right"/>
                          <w:rPr>
                            <w:b/>
                            <w:bCs/>
                            <w:sz w:val="18"/>
                            <w:lang w:val="en-US"/>
                          </w:rPr>
                        </w:pPr>
                        <w:r>
                          <w:rPr>
                            <w:b/>
                            <w:bCs/>
                            <w:sz w:val="18"/>
                            <w:lang w:val="en-US"/>
                          </w:rPr>
                          <w:t>3</w:t>
                        </w:r>
                        <w:r>
                          <w:rPr>
                            <w:noProof/>
                          </w:rPr>
                          <w:drawing>
                            <wp:inline distT="0" distB="0" distL="0" distR="0" wp14:anchorId="19F9E93F" wp14:editId="2375C29F">
                              <wp:extent cx="36830" cy="15240"/>
                              <wp:effectExtent l="0" t="0" r="0" b="0"/>
                              <wp:docPr id="1909621671" name="Picture 1909621671"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Oval 5" o:spid="_x0000_s1089" style="position:absolute;left:21907;top:6210;width:3239;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">
                  <v:textbox>
                    <w:txbxContent>
                      <w:p w14:paraId="7BCC62CD" w14:textId="77777777" w:rsidR="00DF2D73" w:rsidRPr="00FD607A" w:rsidRDefault="00DF2D73" w:rsidP="00DF2D73">
                        <w:pPr>
                          <w:jc w:val="right"/>
                          <w:rPr>
                            <w:b/>
                            <w:bCs/>
                            <w:sz w:val="18"/>
                            <w:lang w:val="en-US"/>
                          </w:rPr>
                        </w:pPr>
                        <w:r>
                          <w:rPr>
                            <w:b/>
                            <w:bCs/>
                            <w:sz w:val="18"/>
                            <w:lang w:val="en-US"/>
                          </w:rPr>
                          <w:t>3</w:t>
                        </w:r>
                        <w:r>
                          <w:rPr>
                            <w:noProof/>
                          </w:rPr>
                          <w:drawing>
                            <wp:inline distT="0" distB="0" distL="0" distR="0" wp14:anchorId="2A48C9E8" wp14:editId="4576A19F">
                              <wp:extent cx="36830" cy="15240"/>
                              <wp:effectExtent l="0" t="0" r="0" b="0"/>
                              <wp:docPr id="913986000" name="Picture 91398600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oval id="Oval 5" o:spid="_x0000_s1090" style="position:absolute;left:53994;top:13525;width:3238;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">
                  <v:textbox>
                    <w:txbxContent>
                      <w:p w14:paraId="71C92F8F" w14:textId="77777777" w:rsidR="00DF2D73" w:rsidRPr="00FD607A" w:rsidRDefault="00DF2D73" w:rsidP="00DF2D73">
                        <w:pPr>
                          <w:jc w:val="right"/>
                          <w:rPr>
                            <w:b/>
                            <w:bCs/>
                            <w:sz w:val="18"/>
                            <w:lang w:val="en-US"/>
                          </w:rPr>
                        </w:pPr>
                        <w:r>
                          <w:rPr>
                            <w:b/>
                            <w:bCs/>
                            <w:sz w:val="18"/>
                            <w:lang w:val="en-US"/>
                          </w:rPr>
                          <w:t>3</w:t>
                        </w:r>
                        <w:r>
                          <w:rPr>
                            <w:noProof/>
                          </w:rPr>
                          <w:drawing>
                            <wp:inline distT="0" distB="0" distL="0" distR="0" wp14:anchorId="7E9DB46F" wp14:editId="032005DB">
                              <wp:extent cx="36830" cy="15240"/>
                              <wp:effectExtent l="0" t="0" r="0" b="0"/>
                              <wp:docPr id="1614101813" name="Picture 161410181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v:group>
            </w:pict>
          </mc:Fallback>
        </mc:AlternateContent>
      </w:r>
    </w:p>
    <w:p w14:paraId="586290A8" w14:textId="20567CB4" w:rsidR="009E4F0F" w:rsidRDefault="009E4F0F" w:rsidP="00E606A2">
      <w:pPr>
        <w:rPr>
          <w:rFonts w:eastAsia="SimSun" w:cstheme="majorHAnsi"/>
          <w:b/>
          <w:bCs/>
          <w:color w:val="323E4F" w:themeColor="text2" w:themeShade="BF"/>
          <w:sz w:val="24"/>
          <w:szCs w:val="24"/>
          <w:lang w:val="en-GB" w:eastAsia="zh-CN"/>
        </w:rPr>
      </w:pPr>
    </w:p>
    <w:p w14:paraId="3A38D0C8" w14:textId="0842B5D5" w:rsidR="009E4F0F" w:rsidRDefault="009E4F0F" w:rsidP="00E606A2">
      <w:pPr>
        <w:rPr>
          <w:rFonts w:eastAsia="SimSun" w:cstheme="majorHAnsi"/>
          <w:b/>
          <w:bCs/>
          <w:color w:val="323E4F" w:themeColor="text2" w:themeShade="BF"/>
          <w:sz w:val="24"/>
          <w:szCs w:val="24"/>
          <w:lang w:val="en-GB" w:eastAsia="zh-CN"/>
        </w:rPr>
      </w:pPr>
    </w:p>
    <w:p w14:paraId="2E13A7A7" w14:textId="5504E426" w:rsidR="009E4F0F" w:rsidRDefault="009E4F0F" w:rsidP="00E606A2">
      <w:pPr>
        <w:rPr>
          <w:lang w:val="en-GB" w:eastAsia="zh-CN"/>
        </w:rPr>
      </w:pPr>
    </w:p>
    <w:p w14:paraId="5F3AD324" w14:textId="5F4FFED2" w:rsidR="009E4F0F" w:rsidRDefault="009E4F0F" w:rsidP="00E606A2">
      <w:pPr>
        <w:rPr>
          <w:rFonts w:eastAsia="SimSun" w:cstheme="majorHAnsi"/>
          <w:b/>
          <w:bCs/>
          <w:color w:val="323E4F" w:themeColor="text2" w:themeShade="BF"/>
          <w:sz w:val="24"/>
          <w:szCs w:val="24"/>
          <w:lang w:val="en-GB" w:eastAsia="zh-CN"/>
        </w:rPr>
      </w:pPr>
    </w:p>
    <w:p w14:paraId="4600F9C9" w14:textId="12F1D710" w:rsidR="009E4F0F" w:rsidRDefault="009E4F0F" w:rsidP="00E606A2">
      <w:pPr>
        <w:rPr>
          <w:rFonts w:eastAsia="SimSun" w:cstheme="majorHAnsi"/>
          <w:b/>
          <w:bCs/>
          <w:color w:val="323E4F" w:themeColor="text2" w:themeShade="BF"/>
          <w:sz w:val="24"/>
          <w:szCs w:val="24"/>
          <w:lang w:val="en-GB" w:eastAsia="zh-CN"/>
        </w:rPr>
      </w:pPr>
    </w:p>
    <w:p w14:paraId="4EE4F198" w14:textId="7C5E976D" w:rsidR="009E4F0F" w:rsidRDefault="009E4F0F" w:rsidP="00E606A2">
      <w:pPr>
        <w:rPr>
          <w:rFonts w:eastAsia="SimSun" w:cstheme="majorHAnsi"/>
          <w:b/>
          <w:bCs/>
          <w:color w:val="323E4F" w:themeColor="text2" w:themeShade="BF"/>
          <w:sz w:val="24"/>
          <w:szCs w:val="24"/>
          <w:lang w:val="en-GB" w:eastAsia="zh-CN"/>
        </w:rPr>
      </w:pPr>
    </w:p>
    <w:p w14:paraId="0A29E961" w14:textId="655BFA68" w:rsidR="009E4F0F" w:rsidRDefault="009E4F0F" w:rsidP="00E606A2">
      <w:pPr>
        <w:rPr>
          <w:rFonts w:eastAsia="SimSun" w:cstheme="majorHAnsi"/>
          <w:b/>
          <w:bCs/>
          <w:color w:val="323E4F" w:themeColor="text2" w:themeShade="BF"/>
          <w:sz w:val="24"/>
          <w:szCs w:val="24"/>
          <w:lang w:val="en-GB" w:eastAsia="zh-CN"/>
        </w:rPr>
      </w:pPr>
    </w:p>
    <w:p w14:paraId="437FE888" w14:textId="318FC4A2" w:rsidR="009E4F0F" w:rsidRDefault="009E4F0F" w:rsidP="00E606A2">
      <w:pPr>
        <w:rPr>
          <w:rFonts w:eastAsia="SimSun" w:cstheme="majorHAnsi"/>
          <w:b/>
          <w:bCs/>
          <w:color w:val="323E4F" w:themeColor="text2" w:themeShade="BF"/>
          <w:sz w:val="24"/>
          <w:szCs w:val="24"/>
          <w:lang w:val="en-GB" w:eastAsia="zh-CN"/>
        </w:rPr>
      </w:pPr>
    </w:p>
    <w:p w14:paraId="67DCB95F" w14:textId="5297292B" w:rsidR="009E4F0F" w:rsidRDefault="009E4F0F" w:rsidP="00E606A2">
      <w:pPr>
        <w:rPr>
          <w:rFonts w:eastAsia="SimSun" w:cstheme="majorHAnsi"/>
          <w:b/>
          <w:bCs/>
          <w:color w:val="323E4F" w:themeColor="text2" w:themeShade="BF"/>
          <w:sz w:val="24"/>
          <w:szCs w:val="24"/>
          <w:lang w:val="en-GB" w:eastAsia="zh-CN"/>
        </w:rPr>
      </w:pPr>
    </w:p>
    <w:p w14:paraId="1AAF88D3" w14:textId="40251E76" w:rsidR="00D1095D" w:rsidRDefault="00D1095D" w:rsidP="00E606A2">
      <w:pPr>
        <w:rPr>
          <w:rFonts w:ascii="Arial" w:hAnsi="Arial" w:cs="Arial"/>
          <w:lang w:val="en-GB" w:eastAsia="zh-CN"/>
        </w:rPr>
      </w:pPr>
    </w:p>
    <w:p w14:paraId="6B9E5F80" w14:textId="4FA47591" w:rsidR="00D1095D" w:rsidRDefault="001E403B" w:rsidP="00700678">
      <w:pPr>
        <w:rPr>
          <w:rFonts w:ascii="Arial" w:hAnsi="Arial" w:cs="Arial"/>
          <w:lang w:val="en-GB" w:eastAsia="zh-CN"/>
        </w:rPr>
      </w:pPr>
      <w:r w:rsidRPr="001E403B">
        <w:rPr>
          <w:rFonts w:cstheme="minorHAnsi"/>
          <w:lang w:val="en-GB" w:eastAsia="zh-CN"/>
        </w:rPr>
        <w:t xml:space="preserve">Every CBS loop is equipped with a bag conveyor, facilitating the movement of bags from the lower level to the mezzanine level. Additionally, </w:t>
      </w:r>
      <w:r w:rsidR="00DF2D73">
        <w:rPr>
          <w:rFonts w:cstheme="minorHAnsi"/>
          <w:lang w:val="en-GB" w:eastAsia="zh-CN"/>
        </w:rPr>
        <w:t>both</w:t>
      </w:r>
      <w:r w:rsidRPr="001E403B">
        <w:rPr>
          <w:rFonts w:cstheme="minorHAnsi"/>
          <w:lang w:val="en-GB" w:eastAsia="zh-CN"/>
        </w:rPr>
        <w:t xml:space="preserve"> loop</w:t>
      </w:r>
      <w:r w:rsidR="00DF2D73">
        <w:rPr>
          <w:rFonts w:cstheme="minorHAnsi"/>
          <w:lang w:val="en-GB" w:eastAsia="zh-CN"/>
        </w:rPr>
        <w:t>s</w:t>
      </w:r>
      <w:r w:rsidRPr="001E403B">
        <w:rPr>
          <w:rFonts w:cstheme="minorHAnsi"/>
          <w:lang w:val="en-GB" w:eastAsia="zh-CN"/>
        </w:rPr>
        <w:t xml:space="preserve"> features two</w:t>
      </w:r>
      <w:r w:rsidR="00DF2D73">
        <w:rPr>
          <w:rFonts w:cstheme="minorHAnsi"/>
          <w:lang w:val="en-GB" w:eastAsia="zh-CN"/>
        </w:rPr>
        <w:t xml:space="preserve"> &amp; Three</w:t>
      </w:r>
      <w:r w:rsidRPr="001E403B">
        <w:rPr>
          <w:rFonts w:cstheme="minorHAnsi"/>
          <w:lang w:val="en-GB" w:eastAsia="zh-CN"/>
        </w:rPr>
        <w:t xml:space="preserve"> VDS infeed conveyors</w:t>
      </w:r>
      <w:r w:rsidR="00DF2D73">
        <w:rPr>
          <w:rFonts w:cstheme="minorHAnsi"/>
          <w:lang w:val="en-GB" w:eastAsia="zh-CN"/>
        </w:rPr>
        <w:t xml:space="preserve"> respectively</w:t>
      </w:r>
      <w:r w:rsidRPr="001E403B">
        <w:rPr>
          <w:rFonts w:cstheme="minorHAnsi"/>
          <w:lang w:val="en-GB" w:eastAsia="zh-CN"/>
        </w:rPr>
        <w:t xml:space="preserve"> for transporting </w:t>
      </w:r>
      <w:r>
        <w:rPr>
          <w:rFonts w:cstheme="minorHAnsi"/>
          <w:lang w:val="en-GB" w:eastAsia="zh-CN"/>
        </w:rPr>
        <w:t>bulk</w:t>
      </w:r>
      <w:r w:rsidRPr="001E403B">
        <w:rPr>
          <w:rFonts w:cstheme="minorHAnsi"/>
          <w:lang w:val="en-GB" w:eastAsia="zh-CN"/>
        </w:rPr>
        <w:t xml:space="preserve"> shipments from the mezzanine level</w:t>
      </w:r>
      <w:r w:rsidR="00DF2D73">
        <w:rPr>
          <w:rFonts w:cstheme="minorHAnsi"/>
          <w:lang w:val="en-GB" w:eastAsia="zh-CN"/>
        </w:rPr>
        <w:t xml:space="preserve"> &amp; Below mezzanine level</w:t>
      </w:r>
      <w:r w:rsidRPr="001E403B">
        <w:rPr>
          <w:rFonts w:cstheme="minorHAnsi"/>
          <w:lang w:val="en-GB" w:eastAsia="zh-CN"/>
        </w:rPr>
        <w:t xml:space="preserve"> into the VDS loop.</w:t>
      </w:r>
    </w:p>
    <w:p w14:paraId="010D864D" w14:textId="1DE08531" w:rsidR="00D1095D" w:rsidRDefault="009E4F0F" w:rsidP="00700678">
      <w:pPr>
        <w:rPr>
          <w:rFonts w:ascii="Arial" w:hAnsi="Arial" w:cs="Arial"/>
          <w:lang w:val="en-GB" w:eastAsia="zh-CN"/>
        </w:rPr>
      </w:pPr>
      <w:r w:rsidRPr="00F0038F">
        <w:rPr>
          <w:noProof/>
          <w:lang w:eastAsia="en-IN"/>
        </w:rPr>
        <mc:AlternateContent>
          <mc:Choice Requires="wps">
            <w:drawing>
              <wp:anchor distT="45720" distB="45720" distL="114300" distR="114300" simplePos="0" relativeHeight="251657728" behindDoc="0" locked="0" layoutInCell="1" allowOverlap="1" wp14:anchorId="1AC4F87D" wp14:editId="4397E78F">
                <wp:simplePos x="0" y="0"/>
                <wp:positionH relativeFrom="margin">
                  <wp:posOffset>-238125</wp:posOffset>
                </wp:positionH>
                <wp:positionV relativeFrom="paragraph">
                  <wp:posOffset>251460</wp:posOffset>
                </wp:positionV>
                <wp:extent cx="2257425" cy="1094740"/>
                <wp:effectExtent l="0" t="0" r="28575" b="10160"/>
                <wp:wrapNone/>
                <wp:docPr id="7676789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1094740"/>
                        </a:xfrm>
                        <a:prstGeom prst="rect">
                          <a:avLst/>
                        </a:prstGeom>
                        <a:solidFill>
                          <a:srgbClr val="FFFFFF"/>
                        </a:solidFill>
                        <a:ln w="9525">
                          <a:solidFill>
                            <a:srgbClr val="000000"/>
                          </a:solidFill>
                          <a:miter lim="800000"/>
                          <a:headEnd/>
                          <a:tailEnd/>
                        </a:ln>
                      </wps:spPr>
                      <wps:txb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24E6650B" w:rsidR="004A4A39" w:rsidRDefault="004A4A39" w:rsidP="004A4A39">
                            <w:pPr>
                              <w:pStyle w:val="ListParagraph"/>
                              <w:numPr>
                                <w:ilvl w:val="0"/>
                                <w:numId w:val="20"/>
                              </w:numPr>
                              <w:rPr>
                                <w:sz w:val="20"/>
                                <w:szCs w:val="20"/>
                              </w:rPr>
                            </w:pPr>
                            <w:r>
                              <w:rPr>
                                <w:sz w:val="20"/>
                                <w:szCs w:val="20"/>
                              </w:rPr>
                              <w:t>Bag conveyor</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4F87D" id="_x0000_s1091" type="#_x0000_t202" style="position:absolute;margin-left:-18.75pt;margin-top:19.8pt;width:177.75pt;height:86.2pt;z-index:25165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">
                <v:textbox>
                  <w:txbxContent>
                    <w:p w14:paraId="1FC91154" w14:textId="77777777" w:rsidR="004A4A39" w:rsidRPr="000E4581" w:rsidRDefault="004A4A39" w:rsidP="004A4A39">
                      <w:pPr>
                        <w:rPr>
                          <w:rFonts w:asciiTheme="majorHAnsi" w:eastAsia="SimSun" w:hAnsiTheme="majorHAnsi" w:cstheme="majorHAnsi"/>
                          <w:b/>
                          <w:bCs/>
                          <w:color w:val="323E4F" w:themeColor="text2" w:themeShade="BF"/>
                          <w:sz w:val="20"/>
                          <w:szCs w:val="20"/>
                          <w:lang w:val="en-GB" w:eastAsia="zh-CN"/>
                        </w:rPr>
                      </w:pPr>
                      <w:r w:rsidRPr="000E4581">
                        <w:rPr>
                          <w:rFonts w:asciiTheme="majorHAnsi" w:eastAsia="SimSun" w:hAnsiTheme="majorHAnsi" w:cstheme="majorHAnsi"/>
                          <w:b/>
                          <w:bCs/>
                          <w:color w:val="323E4F" w:themeColor="text2" w:themeShade="BF"/>
                          <w:sz w:val="20"/>
                          <w:szCs w:val="20"/>
                          <w:lang w:val="en-GB" w:eastAsia="zh-CN"/>
                        </w:rPr>
                        <w:t xml:space="preserve">Legend </w:t>
                      </w:r>
                    </w:p>
                    <w:p w14:paraId="7FAA9077" w14:textId="24E6650B" w:rsidR="004A4A39" w:rsidRDefault="004A4A39" w:rsidP="004A4A39">
                      <w:pPr>
                        <w:pStyle w:val="ListParagraph"/>
                        <w:numPr>
                          <w:ilvl w:val="0"/>
                          <w:numId w:val="20"/>
                        </w:numPr>
                        <w:rPr>
                          <w:sz w:val="20"/>
                          <w:szCs w:val="20"/>
                        </w:rPr>
                      </w:pPr>
                      <w:r>
                        <w:rPr>
                          <w:sz w:val="20"/>
                          <w:szCs w:val="20"/>
                        </w:rPr>
                        <w:t>Bag conveyor</w:t>
                      </w:r>
                    </w:p>
                    <w:p w14:paraId="4D7513F9" w14:textId="384F5DDC" w:rsidR="004A4A39" w:rsidRDefault="004A4A39" w:rsidP="004A4A39">
                      <w:pPr>
                        <w:pStyle w:val="ListParagraph"/>
                        <w:numPr>
                          <w:ilvl w:val="0"/>
                          <w:numId w:val="20"/>
                        </w:numPr>
                        <w:rPr>
                          <w:sz w:val="20"/>
                          <w:szCs w:val="20"/>
                        </w:rPr>
                      </w:pPr>
                      <w:r>
                        <w:rPr>
                          <w:sz w:val="20"/>
                          <w:szCs w:val="20"/>
                        </w:rPr>
                        <w:t>VDS Infeed Conveyor</w:t>
                      </w:r>
                    </w:p>
                    <w:p w14:paraId="1F8C2348" w14:textId="63A43DC3" w:rsidR="004A4A39" w:rsidRDefault="004A4A39" w:rsidP="004A4A39">
                      <w:pPr>
                        <w:pStyle w:val="ListParagraph"/>
                        <w:numPr>
                          <w:ilvl w:val="0"/>
                          <w:numId w:val="20"/>
                        </w:numPr>
                        <w:rPr>
                          <w:sz w:val="20"/>
                          <w:szCs w:val="20"/>
                        </w:rPr>
                      </w:pPr>
                      <w:r>
                        <w:rPr>
                          <w:sz w:val="20"/>
                          <w:szCs w:val="20"/>
                        </w:rPr>
                        <w:t>VDS Loop</w:t>
                      </w:r>
                    </w:p>
                    <w:p w14:paraId="5E32433E" w14:textId="10BA098D" w:rsidR="004A4A39" w:rsidRPr="00294E33" w:rsidRDefault="004A4A39" w:rsidP="004A4A39">
                      <w:pPr>
                        <w:pStyle w:val="ListParagraph"/>
                        <w:numPr>
                          <w:ilvl w:val="0"/>
                          <w:numId w:val="20"/>
                        </w:numPr>
                        <w:rPr>
                          <w:sz w:val="20"/>
                          <w:szCs w:val="20"/>
                        </w:rPr>
                      </w:pPr>
                      <w:r>
                        <w:rPr>
                          <w:sz w:val="20"/>
                          <w:szCs w:val="20"/>
                        </w:rPr>
                        <w:t>VDS Chutes</w:t>
                      </w:r>
                    </w:p>
                    <w:p w14:paraId="494A834E" w14:textId="77777777" w:rsidR="004A4A39" w:rsidRPr="000E4581" w:rsidRDefault="004A4A39" w:rsidP="004A4A39">
                      <w:pPr>
                        <w:rPr>
                          <w:sz w:val="20"/>
                          <w:szCs w:val="20"/>
                        </w:rPr>
                      </w:pPr>
                    </w:p>
                    <w:p w14:paraId="4A9C22C0" w14:textId="77777777" w:rsidR="004A4A39" w:rsidRDefault="004A4A39" w:rsidP="004A4A39"/>
                    <w:p w14:paraId="62EDEA4D" w14:textId="77777777" w:rsidR="004A4A39" w:rsidRDefault="004A4A39" w:rsidP="004A4A39"/>
                    <w:p w14:paraId="5C4281E9" w14:textId="77777777" w:rsidR="004A4A39" w:rsidRDefault="004A4A39" w:rsidP="004A4A39"/>
                    <w:p w14:paraId="7E7E9DBC" w14:textId="77777777" w:rsidR="004A4A39" w:rsidRDefault="004A4A39" w:rsidP="004A4A39"/>
                    <w:p w14:paraId="5A762A2F" w14:textId="77777777" w:rsidR="004A4A39" w:rsidRDefault="004A4A39" w:rsidP="004A4A39"/>
                    <w:p w14:paraId="023D34B4" w14:textId="77777777" w:rsidR="004A4A39" w:rsidRDefault="004A4A39" w:rsidP="004A4A39"/>
                  </w:txbxContent>
                </v:textbox>
                <w10:wrap anchorx="margin"/>
              </v:shape>
            </w:pict>
          </mc:Fallback>
        </mc:AlternateContent>
      </w:r>
    </w:p>
    <w:p w14:paraId="57C83274" w14:textId="5859A4D1" w:rsidR="00D1095D" w:rsidRDefault="00D1095D" w:rsidP="00700678">
      <w:pPr>
        <w:rPr>
          <w:rFonts w:ascii="Arial" w:hAnsi="Arial" w:cs="Arial"/>
          <w:lang w:val="en-GB" w:eastAsia="zh-CN"/>
        </w:rPr>
      </w:pPr>
    </w:p>
    <w:p w14:paraId="0E74ACC7" w14:textId="75C7B93A" w:rsidR="00D1095D" w:rsidRDefault="00D1095D" w:rsidP="00700678">
      <w:pPr>
        <w:rPr>
          <w:rFonts w:ascii="Arial" w:hAnsi="Arial" w:cs="Arial"/>
          <w:lang w:val="en-GB" w:eastAsia="zh-CN"/>
        </w:rPr>
      </w:pPr>
    </w:p>
    <w:p w14:paraId="29055C47" w14:textId="6D41D02D" w:rsidR="00D1095D" w:rsidRDefault="00D1095D" w:rsidP="00700678">
      <w:pPr>
        <w:rPr>
          <w:rFonts w:ascii="Arial" w:hAnsi="Arial" w:cs="Arial"/>
          <w:lang w:val="en-GB" w:eastAsia="zh-CN"/>
        </w:rPr>
      </w:pPr>
    </w:p>
    <w:p w14:paraId="2E1D92F3" w14:textId="3F5593E2" w:rsidR="00D1095D" w:rsidRDefault="00D1095D" w:rsidP="00700678">
      <w:pPr>
        <w:rPr>
          <w:rFonts w:ascii="Arial" w:hAnsi="Arial" w:cs="Arial"/>
          <w:lang w:val="en-GB" w:eastAsia="zh-CN"/>
        </w:rPr>
      </w:pPr>
    </w:p>
    <w:p w14:paraId="57524746" w14:textId="77777777" w:rsidR="00B754DC" w:rsidRDefault="00B754DC" w:rsidP="00700678">
      <w:pPr>
        <w:rPr>
          <w:rFonts w:ascii="Arial" w:hAnsi="Arial" w:cs="Arial"/>
          <w:lang w:val="en-GB" w:eastAsia="zh-CN"/>
        </w:rPr>
      </w:pPr>
    </w:p>
    <w:p w14:paraId="329CEA6D" w14:textId="77777777" w:rsidR="00B754DC" w:rsidRDefault="00B754DC" w:rsidP="00700678">
      <w:pPr>
        <w:rPr>
          <w:rFonts w:ascii="Arial" w:hAnsi="Arial" w:cs="Arial"/>
          <w:lang w:val="en-GB" w:eastAsia="zh-CN"/>
        </w:rPr>
      </w:pPr>
    </w:p>
    <w:p w14:paraId="7476B511" w14:textId="77777777" w:rsidR="00B754DC" w:rsidRDefault="00B754DC" w:rsidP="00700678">
      <w:pPr>
        <w:rPr>
          <w:rFonts w:ascii="Arial" w:hAnsi="Arial" w:cs="Arial"/>
          <w:lang w:val="en-GB" w:eastAsia="zh-CN"/>
        </w:rPr>
      </w:pPr>
    </w:p>
    <w:p w14:paraId="5AC67D5E" w14:textId="77777777" w:rsidR="00B754DC" w:rsidRDefault="00B754DC" w:rsidP="00700678">
      <w:pPr>
        <w:rPr>
          <w:rFonts w:ascii="Arial" w:hAnsi="Arial" w:cs="Arial"/>
          <w:lang w:val="en-GB" w:eastAsia="zh-CN"/>
        </w:rPr>
      </w:pPr>
    </w:p>
    <w:p w14:paraId="09B8AF81" w14:textId="77777777" w:rsidR="00B754DC" w:rsidRDefault="00B754DC" w:rsidP="00700678">
      <w:pPr>
        <w:rPr>
          <w:rFonts w:ascii="Arial" w:hAnsi="Arial" w:cs="Arial"/>
          <w:lang w:val="en-GB" w:eastAsia="zh-CN"/>
        </w:rPr>
      </w:pPr>
    </w:p>
    <w:p w14:paraId="433B091D" w14:textId="77777777" w:rsidR="00B754DC" w:rsidRDefault="00B754DC" w:rsidP="00700678">
      <w:pPr>
        <w:rPr>
          <w:rFonts w:ascii="Arial" w:hAnsi="Arial" w:cs="Arial"/>
          <w:lang w:val="en-GB" w:eastAsia="zh-CN"/>
        </w:rPr>
      </w:pPr>
    </w:p>
    <w:p w14:paraId="453B8634" w14:textId="77777777" w:rsidR="00D1095D" w:rsidRDefault="00D1095D" w:rsidP="00700678">
      <w:pPr>
        <w:rPr>
          <w:rFonts w:ascii="Arial" w:hAnsi="Arial" w:cs="Arial"/>
          <w:lang w:val="en-GB" w:eastAsia="zh-CN"/>
        </w:rPr>
      </w:pPr>
    </w:p>
    <w:p w14:paraId="3316F95F" w14:textId="77777777" w:rsidR="0076141B" w:rsidRDefault="0076141B" w:rsidP="00700678">
      <w:pPr>
        <w:rPr>
          <w:rFonts w:ascii="Arial" w:hAnsi="Arial" w:cs="Arial"/>
          <w:lang w:val="en-GB" w:eastAsia="zh-CN"/>
        </w:rPr>
      </w:pPr>
    </w:p>
    <w:p w14:paraId="0F97B62D" w14:textId="77777777" w:rsidR="00041106" w:rsidRDefault="00041106" w:rsidP="0010490B">
      <w:pPr>
        <w:jc w:val="both"/>
        <w:rPr>
          <w:rFonts w:ascii="Arial" w:hAnsi="Arial" w:cs="Arial"/>
          <w:b/>
          <w:highlight w:val="yellow"/>
        </w:rPr>
      </w:pPr>
    </w:p>
    <w:p w14:paraId="0936E508" w14:textId="7466DD23" w:rsidR="00B932BD" w:rsidRPr="00325E12" w:rsidRDefault="0010490B">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87" w:name="_Toc145535605"/>
      <w:r w:rsidRPr="00325E12">
        <w:rPr>
          <w:rFonts w:eastAsia="SimSun" w:cstheme="majorHAnsi"/>
          <w:b/>
          <w:bCs/>
          <w:color w:val="323E4F" w:themeColor="text2" w:themeShade="BF"/>
          <w:sz w:val="24"/>
          <w:szCs w:val="24"/>
          <w:u w:val="single"/>
          <w:lang w:val="en-GB" w:eastAsia="zh-CN"/>
        </w:rPr>
        <w:lastRenderedPageBreak/>
        <w:t>Infeed</w:t>
      </w:r>
      <w:r w:rsidR="00DF2D73" w:rsidRPr="00325E12">
        <w:rPr>
          <w:rFonts w:eastAsia="SimSun" w:cstheme="majorHAnsi"/>
          <w:b/>
          <w:bCs/>
          <w:color w:val="323E4F" w:themeColor="text2" w:themeShade="BF"/>
          <w:sz w:val="24"/>
          <w:szCs w:val="24"/>
          <w:u w:val="single"/>
          <w:lang w:val="en-GB" w:eastAsia="zh-CN"/>
        </w:rPr>
        <w:t xml:space="preserve"> </w:t>
      </w:r>
      <w:r w:rsidRPr="00325E12">
        <w:rPr>
          <w:rFonts w:eastAsia="SimSun" w:cstheme="majorHAnsi"/>
          <w:b/>
          <w:bCs/>
          <w:color w:val="323E4F" w:themeColor="text2" w:themeShade="BF"/>
          <w:sz w:val="24"/>
          <w:szCs w:val="24"/>
          <w:u w:val="single"/>
          <w:lang w:val="en-GB" w:eastAsia="zh-CN"/>
        </w:rPr>
        <w:t>System</w:t>
      </w:r>
      <w:bookmarkEnd w:id="87"/>
    </w:p>
    <w:p w14:paraId="3BF7935C" w14:textId="00791342" w:rsidR="00E26D14" w:rsidRPr="00AB0636" w:rsidRDefault="0010490B" w:rsidP="00AB0636">
      <w:pPr>
        <w:ind w:left="720"/>
        <w:jc w:val="both"/>
        <w:rPr>
          <w:rFonts w:cstheme="minorHAnsi"/>
          <w:lang w:val="en-US"/>
        </w:rPr>
      </w:pPr>
      <w:r w:rsidRPr="00053D41">
        <w:rPr>
          <w:rFonts w:cstheme="minorHAnsi"/>
          <w:lang w:val="en-US"/>
        </w:rPr>
        <w:t>Infeed conveyor system consists of below components:</w:t>
      </w:r>
    </w:p>
    <w:p w14:paraId="27B43751" w14:textId="0F1E738D" w:rsidR="0010490B" w:rsidRDefault="0010490B">
      <w:pPr>
        <w:pStyle w:val="ListParagraph"/>
        <w:numPr>
          <w:ilvl w:val="0"/>
          <w:numId w:val="24"/>
        </w:numPr>
        <w:jc w:val="both"/>
        <w:rPr>
          <w:rFonts w:cstheme="minorHAnsi"/>
        </w:rPr>
      </w:pPr>
      <w:r w:rsidRPr="00053D41">
        <w:rPr>
          <w:rFonts w:cstheme="minorHAnsi"/>
        </w:rPr>
        <w:t>Straight PVC Conveyor</w:t>
      </w:r>
    </w:p>
    <w:p w14:paraId="5BAAF889" w14:textId="2FC51C18" w:rsidR="00E26D14" w:rsidRPr="00E26D14" w:rsidRDefault="00E26D14">
      <w:pPr>
        <w:pStyle w:val="ListParagraph"/>
        <w:numPr>
          <w:ilvl w:val="0"/>
          <w:numId w:val="24"/>
        </w:numPr>
        <w:jc w:val="both"/>
        <w:rPr>
          <w:rFonts w:cstheme="minorHAnsi"/>
        </w:rPr>
      </w:pPr>
      <w:r w:rsidRPr="00053D41">
        <w:rPr>
          <w:rFonts w:cstheme="minorHAnsi"/>
        </w:rPr>
        <w:t>Inclined PVC Conveyor</w:t>
      </w:r>
    </w:p>
    <w:p w14:paraId="49336C57" w14:textId="515FE050" w:rsidR="00DB4A9B" w:rsidRPr="00053D41" w:rsidRDefault="00AB0636">
      <w:pPr>
        <w:pStyle w:val="ListParagraph"/>
        <w:numPr>
          <w:ilvl w:val="0"/>
          <w:numId w:val="24"/>
        </w:numPr>
        <w:jc w:val="both"/>
        <w:rPr>
          <w:rFonts w:cstheme="minorHAnsi"/>
        </w:rPr>
      </w:pPr>
      <w:r>
        <w:rPr>
          <w:rFonts w:cstheme="minorHAnsi"/>
        </w:rPr>
        <w:t xml:space="preserve">Idler Roller </w:t>
      </w:r>
      <w:r w:rsidR="00DB4A9B" w:rsidRPr="00053D41">
        <w:rPr>
          <w:rFonts w:cstheme="minorHAnsi"/>
        </w:rPr>
        <w:t>Conveyor</w:t>
      </w:r>
    </w:p>
    <w:p w14:paraId="47BADC2B" w14:textId="36BCDED7" w:rsidR="0010490B" w:rsidRPr="00053D41" w:rsidRDefault="00AB0636">
      <w:pPr>
        <w:pStyle w:val="ListParagraph"/>
        <w:numPr>
          <w:ilvl w:val="0"/>
          <w:numId w:val="24"/>
        </w:numPr>
        <w:jc w:val="both"/>
        <w:rPr>
          <w:rFonts w:cstheme="minorHAnsi"/>
        </w:rPr>
      </w:pPr>
      <w:r>
        <w:rPr>
          <w:rFonts w:cstheme="minorHAnsi"/>
        </w:rPr>
        <w:t>Modular Conveyor</w:t>
      </w:r>
    </w:p>
    <w:p w14:paraId="669D2ADF" w14:textId="044B23C9" w:rsidR="0010490B" w:rsidRDefault="00AB0636">
      <w:pPr>
        <w:pStyle w:val="ListParagraph"/>
        <w:numPr>
          <w:ilvl w:val="0"/>
          <w:numId w:val="24"/>
        </w:numPr>
        <w:jc w:val="both"/>
        <w:rPr>
          <w:rFonts w:cstheme="minorHAnsi"/>
        </w:rPr>
      </w:pPr>
      <w:r>
        <w:rPr>
          <w:rFonts w:cstheme="minorHAnsi"/>
        </w:rPr>
        <w:t>ARM Diverters</w:t>
      </w:r>
    </w:p>
    <w:p w14:paraId="74793083" w14:textId="2A10B983" w:rsidR="00AB0636" w:rsidRDefault="00AB0636">
      <w:pPr>
        <w:pStyle w:val="ListParagraph"/>
        <w:numPr>
          <w:ilvl w:val="0"/>
          <w:numId w:val="24"/>
        </w:numPr>
        <w:jc w:val="both"/>
        <w:rPr>
          <w:rFonts w:cstheme="minorHAnsi"/>
        </w:rPr>
      </w:pPr>
      <w:r>
        <w:rPr>
          <w:rFonts w:cstheme="minorHAnsi"/>
        </w:rPr>
        <w:t>VDS Chute</w:t>
      </w:r>
    </w:p>
    <w:p w14:paraId="15014750" w14:textId="1376DE74" w:rsidR="00F06AE8" w:rsidRDefault="0076141B" w:rsidP="00F06AE8">
      <w:pPr>
        <w:jc w:val="both"/>
        <w:rPr>
          <w:rFonts w:cstheme="minorHAnsi"/>
        </w:rPr>
      </w:pPr>
      <w:r w:rsidRPr="0076141B">
        <w:rPr>
          <w:rFonts w:cstheme="minorHAnsi"/>
          <w:noProof/>
        </w:rPr>
        <w:drawing>
          <wp:anchor distT="0" distB="0" distL="114300" distR="114300" simplePos="0" relativeHeight="251716096" behindDoc="1" locked="0" layoutInCell="1" allowOverlap="1" wp14:anchorId="68C8EB6A" wp14:editId="75D1CB44">
            <wp:simplePos x="0" y="0"/>
            <wp:positionH relativeFrom="column">
              <wp:posOffset>-1019175</wp:posOffset>
            </wp:positionH>
            <wp:positionV relativeFrom="paragraph">
              <wp:posOffset>343535</wp:posOffset>
            </wp:positionV>
            <wp:extent cx="7697874" cy="4491990"/>
            <wp:effectExtent l="0" t="0" r="0" b="3810"/>
            <wp:wrapNone/>
            <wp:docPr id="518701881" name="Picture 1" descr="A blue and yellow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1881" name="Picture 1" descr="A blue and yellow machine&#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7697874" cy="4491990"/>
                    </a:xfrm>
                    <a:prstGeom prst="rect">
                      <a:avLst/>
                    </a:prstGeom>
                  </pic:spPr>
                </pic:pic>
              </a:graphicData>
            </a:graphic>
            <wp14:sizeRelH relativeFrom="margin">
              <wp14:pctWidth>0</wp14:pctWidth>
            </wp14:sizeRelH>
            <wp14:sizeRelV relativeFrom="margin">
              <wp14:pctHeight>0</wp14:pctHeight>
            </wp14:sizeRelV>
          </wp:anchor>
        </w:drawing>
      </w:r>
    </w:p>
    <w:p w14:paraId="15762E86" w14:textId="08471BFF" w:rsidR="00F06AE8" w:rsidRDefault="00F06AE8" w:rsidP="00F06AE8">
      <w:pPr>
        <w:jc w:val="both"/>
        <w:rPr>
          <w:rFonts w:cstheme="minorHAnsi"/>
        </w:rPr>
      </w:pPr>
    </w:p>
    <w:p w14:paraId="413A7863" w14:textId="72F62ED5" w:rsidR="00F06AE8" w:rsidRDefault="00F06AE8" w:rsidP="00F06AE8">
      <w:pPr>
        <w:jc w:val="both"/>
        <w:rPr>
          <w:rFonts w:cstheme="minorHAnsi"/>
        </w:rPr>
      </w:pPr>
    </w:p>
    <w:p w14:paraId="769B1F33" w14:textId="52231B1A" w:rsidR="00F06AE8" w:rsidRDefault="0076141B" w:rsidP="00F06AE8">
      <w:pPr>
        <w:jc w:val="both"/>
        <w:rPr>
          <w:rFonts w:cstheme="minorHAnsi"/>
        </w:rPr>
      </w:pPr>
      <w:r>
        <w:rPr>
          <w:rFonts w:cstheme="minorHAnsi"/>
          <w:noProof/>
        </w:rPr>
        <mc:AlternateContent>
          <mc:Choice Requires="wps">
            <w:drawing>
              <wp:anchor distT="0" distB="0" distL="114300" distR="114300" simplePos="0" relativeHeight="251661824" behindDoc="0" locked="0" layoutInCell="1" allowOverlap="1" wp14:anchorId="31C4A9CF" wp14:editId="0A09609E">
                <wp:simplePos x="0" y="0"/>
                <wp:positionH relativeFrom="column">
                  <wp:posOffset>1114425</wp:posOffset>
                </wp:positionH>
                <wp:positionV relativeFrom="paragraph">
                  <wp:posOffset>111760</wp:posOffset>
                </wp:positionV>
                <wp:extent cx="323850" cy="327660"/>
                <wp:effectExtent l="0" t="0" r="19050" b="15240"/>
                <wp:wrapNone/>
                <wp:docPr id="169922480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1172622197" name="Picture 117262219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1C4A9CF" id="Oval 2" o:spid="_x0000_s1092" style="position:absolute;left:0;text-align:left;margin-left:87.75pt;margin-top:8.8pt;width:25.5pt;height:25.8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">
                <v:textbox>
                  <w:txbxContent>
                    <w:p w14:paraId="1EDC992B" w14:textId="77777777" w:rsidR="00583550" w:rsidRPr="00FD607A" w:rsidRDefault="00583550" w:rsidP="00583550">
                      <w:pPr>
                        <w:jc w:val="right"/>
                        <w:rPr>
                          <w:b/>
                          <w:bCs/>
                          <w:sz w:val="18"/>
                          <w:lang w:val="en-US"/>
                        </w:rPr>
                      </w:pPr>
                      <w:r>
                        <w:rPr>
                          <w:b/>
                          <w:bCs/>
                          <w:sz w:val="18"/>
                          <w:lang w:val="en-US"/>
                        </w:rPr>
                        <w:t>1</w:t>
                      </w:r>
                      <w:r>
                        <w:rPr>
                          <w:noProof/>
                        </w:rPr>
                        <w:drawing>
                          <wp:inline distT="0" distB="0" distL="0" distR="0" wp14:anchorId="0C4C6D7A" wp14:editId="6B108A74">
                            <wp:extent cx="36830" cy="15240"/>
                            <wp:effectExtent l="0" t="0" r="0" b="0"/>
                            <wp:docPr id="1172622197" name="Picture 117262219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62848" behindDoc="0" locked="0" layoutInCell="1" allowOverlap="1" wp14:anchorId="0278A25E" wp14:editId="2DE49893">
                <wp:simplePos x="0" y="0"/>
                <wp:positionH relativeFrom="column">
                  <wp:posOffset>3895725</wp:posOffset>
                </wp:positionH>
                <wp:positionV relativeFrom="paragraph">
                  <wp:posOffset>115570</wp:posOffset>
                </wp:positionV>
                <wp:extent cx="323850" cy="327660"/>
                <wp:effectExtent l="0" t="0" r="19050" b="15240"/>
                <wp:wrapNone/>
                <wp:docPr id="1748484244"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1B0AFEC4" w14:textId="49464BAB" w:rsidR="00AB0636" w:rsidRPr="00FD607A" w:rsidRDefault="0076141B" w:rsidP="00AB0636">
                            <w:pPr>
                              <w:jc w:val="right"/>
                              <w:rPr>
                                <w:b/>
                                <w:bCs/>
                                <w:sz w:val="18"/>
                                <w:lang w:val="en-US"/>
                              </w:rPr>
                            </w:pPr>
                            <w:r>
                              <w:rPr>
                                <w:b/>
                                <w:bCs/>
                                <w:sz w:val="18"/>
                                <w:lang w:val="en-US"/>
                              </w:rPr>
                              <w:t>2</w:t>
                            </w:r>
                            <w:r w:rsidR="00AB0636">
                              <w:rPr>
                                <w:noProof/>
                              </w:rPr>
                              <w:drawing>
                                <wp:inline distT="0" distB="0" distL="0" distR="0" wp14:anchorId="16B8350E" wp14:editId="33D809D1">
                                  <wp:extent cx="36830" cy="15240"/>
                                  <wp:effectExtent l="0" t="0" r="0" b="0"/>
                                  <wp:docPr id="1096733880" name="Picture 10967338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278A25E" id="Oval 8" o:spid="_x0000_s1093" style="position:absolute;left:0;text-align:left;margin-left:306.75pt;margin-top:9.1pt;width:25.5pt;height:25.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JadEg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">
                <v:textbox>
                  <w:txbxContent>
                    <w:p w14:paraId="1B0AFEC4" w14:textId="49464BAB" w:rsidR="00AB0636" w:rsidRPr="00FD607A" w:rsidRDefault="0076141B" w:rsidP="00AB0636">
                      <w:pPr>
                        <w:jc w:val="right"/>
                        <w:rPr>
                          <w:b/>
                          <w:bCs/>
                          <w:sz w:val="18"/>
                          <w:lang w:val="en-US"/>
                        </w:rPr>
                      </w:pPr>
                      <w:r>
                        <w:rPr>
                          <w:b/>
                          <w:bCs/>
                          <w:sz w:val="18"/>
                          <w:lang w:val="en-US"/>
                        </w:rPr>
                        <w:t>2</w:t>
                      </w:r>
                      <w:r w:rsidR="00AB0636">
                        <w:rPr>
                          <w:noProof/>
                        </w:rPr>
                        <w:drawing>
                          <wp:inline distT="0" distB="0" distL="0" distR="0" wp14:anchorId="16B8350E" wp14:editId="33D809D1">
                            <wp:extent cx="36830" cy="15240"/>
                            <wp:effectExtent l="0" t="0" r="0" b="0"/>
                            <wp:docPr id="1096733880" name="Picture 109673388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p>
    <w:p w14:paraId="469DDA7A" w14:textId="6421F159" w:rsidR="00F06AE8" w:rsidRDefault="00F06AE8" w:rsidP="00F06AE8">
      <w:pPr>
        <w:jc w:val="both"/>
        <w:rPr>
          <w:rFonts w:cstheme="minorHAnsi"/>
        </w:rPr>
      </w:pPr>
    </w:p>
    <w:p w14:paraId="35F19ED6" w14:textId="4BA1B7AF" w:rsidR="00F06AE8" w:rsidRDefault="0076141B" w:rsidP="00F06AE8">
      <w:pPr>
        <w:jc w:val="both"/>
        <w:rPr>
          <w:rFonts w:cstheme="minorHAnsi"/>
        </w:rPr>
      </w:pPr>
      <w:r>
        <w:rPr>
          <w:rFonts w:cstheme="minorHAnsi"/>
          <w:noProof/>
        </w:rPr>
        <mc:AlternateContent>
          <mc:Choice Requires="wps">
            <w:drawing>
              <wp:anchor distT="0" distB="0" distL="114300" distR="114300" simplePos="0" relativeHeight="251659776" behindDoc="0" locked="0" layoutInCell="1" allowOverlap="1" wp14:anchorId="4EEFF5F6" wp14:editId="20D10971">
                <wp:simplePos x="0" y="0"/>
                <wp:positionH relativeFrom="column">
                  <wp:posOffset>4419600</wp:posOffset>
                </wp:positionH>
                <wp:positionV relativeFrom="paragraph">
                  <wp:posOffset>92710</wp:posOffset>
                </wp:positionV>
                <wp:extent cx="323850" cy="327660"/>
                <wp:effectExtent l="0" t="0" r="19050" b="15240"/>
                <wp:wrapNone/>
                <wp:docPr id="901087654"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522662132" name="Picture 52266213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EEFF5F6" id="Oval 7" o:spid="_x0000_s1094" style="position:absolute;left:0;text-align:left;margin-left:348pt;margin-top:7.3pt;width:25.5pt;height:25.8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">
                <v:textbox>
                  <w:txbxContent>
                    <w:p w14:paraId="50390BAE" w14:textId="77777777" w:rsidR="00B932BD" w:rsidRPr="00FD607A" w:rsidRDefault="00B932BD" w:rsidP="00B932BD">
                      <w:pPr>
                        <w:jc w:val="right"/>
                        <w:rPr>
                          <w:b/>
                          <w:bCs/>
                          <w:sz w:val="18"/>
                          <w:lang w:val="en-US"/>
                        </w:rPr>
                      </w:pPr>
                      <w:r>
                        <w:rPr>
                          <w:b/>
                          <w:bCs/>
                          <w:sz w:val="18"/>
                          <w:lang w:val="en-US"/>
                        </w:rPr>
                        <w:t>5</w:t>
                      </w:r>
                      <w:r>
                        <w:rPr>
                          <w:noProof/>
                        </w:rPr>
                        <w:drawing>
                          <wp:inline distT="0" distB="0" distL="0" distR="0" wp14:anchorId="0CEAD02D" wp14:editId="2741056C">
                            <wp:extent cx="36830" cy="15240"/>
                            <wp:effectExtent l="0" t="0" r="0" b="0"/>
                            <wp:docPr id="522662132" name="Picture 52266213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r>
        <w:rPr>
          <w:rFonts w:cstheme="minorHAnsi"/>
          <w:noProof/>
        </w:rPr>
        <mc:AlternateContent>
          <mc:Choice Requires="wps">
            <w:drawing>
              <wp:anchor distT="0" distB="0" distL="114300" distR="114300" simplePos="0" relativeHeight="251660800" behindDoc="0" locked="0" layoutInCell="1" allowOverlap="1" wp14:anchorId="03F0CD96" wp14:editId="0E640281">
                <wp:simplePos x="0" y="0"/>
                <wp:positionH relativeFrom="column">
                  <wp:posOffset>2903855</wp:posOffset>
                </wp:positionH>
                <wp:positionV relativeFrom="paragraph">
                  <wp:posOffset>20320</wp:posOffset>
                </wp:positionV>
                <wp:extent cx="323850" cy="327660"/>
                <wp:effectExtent l="0" t="0" r="19050" b="15240"/>
                <wp:wrapNone/>
                <wp:docPr id="197319545"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1440301744" name="Picture 144030174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03F0CD96" id="Oval 6" o:spid="_x0000_s1095" style="position:absolute;left:0;text-align:left;margin-left:228.65pt;margin-top:1.6pt;width:25.5pt;height:25.8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">
                <v:textbox>
                  <w:txbxContent>
                    <w:p w14:paraId="53A7ADCD" w14:textId="0F91900F" w:rsidR="00583550" w:rsidRPr="00FD607A" w:rsidRDefault="00583550" w:rsidP="00583550">
                      <w:pPr>
                        <w:jc w:val="right"/>
                        <w:rPr>
                          <w:b/>
                          <w:bCs/>
                          <w:sz w:val="18"/>
                          <w:lang w:val="en-US"/>
                        </w:rPr>
                      </w:pPr>
                      <w:r>
                        <w:rPr>
                          <w:b/>
                          <w:bCs/>
                          <w:sz w:val="18"/>
                          <w:lang w:val="en-US"/>
                        </w:rPr>
                        <w:t>4</w:t>
                      </w:r>
                      <w:r>
                        <w:rPr>
                          <w:noProof/>
                        </w:rPr>
                        <w:drawing>
                          <wp:inline distT="0" distB="0" distL="0" distR="0" wp14:anchorId="005A1252" wp14:editId="1A7D8F82">
                            <wp:extent cx="36830" cy="15240"/>
                            <wp:effectExtent l="0" t="0" r="0" b="0"/>
                            <wp:docPr id="1440301744" name="Picture 1440301744"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p>
    <w:p w14:paraId="410291B6" w14:textId="0FA0DA14" w:rsidR="00F06AE8" w:rsidRDefault="00F06AE8" w:rsidP="00F06AE8">
      <w:pPr>
        <w:jc w:val="both"/>
        <w:rPr>
          <w:rFonts w:cstheme="minorHAnsi"/>
        </w:rPr>
      </w:pPr>
    </w:p>
    <w:p w14:paraId="0A7E5B0D" w14:textId="40492A9F" w:rsidR="00F06AE8" w:rsidRDefault="0076141B" w:rsidP="00F06AE8">
      <w:pPr>
        <w:jc w:val="both"/>
        <w:rPr>
          <w:rFonts w:cstheme="minorHAnsi"/>
        </w:rPr>
      </w:pPr>
      <w:r>
        <w:rPr>
          <w:rFonts w:cstheme="minorHAnsi"/>
          <w:noProof/>
        </w:rPr>
        <mc:AlternateContent>
          <mc:Choice Requires="wps">
            <w:drawing>
              <wp:anchor distT="0" distB="0" distL="114300" distR="114300" simplePos="0" relativeHeight="251663872" behindDoc="0" locked="0" layoutInCell="1" allowOverlap="1" wp14:anchorId="478DA4F3" wp14:editId="2DC0C929">
                <wp:simplePos x="0" y="0"/>
                <wp:positionH relativeFrom="column">
                  <wp:posOffset>3084830</wp:posOffset>
                </wp:positionH>
                <wp:positionV relativeFrom="paragraph">
                  <wp:posOffset>201295</wp:posOffset>
                </wp:positionV>
                <wp:extent cx="323850" cy="327660"/>
                <wp:effectExtent l="0" t="0" r="19050" b="15240"/>
                <wp:wrapNone/>
                <wp:docPr id="605722852"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40BE37D5" w14:textId="236AAC8D" w:rsidR="00AB0636" w:rsidRPr="00FD607A" w:rsidRDefault="00AB0636" w:rsidP="00AB0636">
                            <w:pPr>
                              <w:jc w:val="right"/>
                              <w:rPr>
                                <w:b/>
                                <w:bCs/>
                                <w:sz w:val="18"/>
                                <w:lang w:val="en-US"/>
                              </w:rPr>
                            </w:pPr>
                            <w:r>
                              <w:rPr>
                                <w:b/>
                                <w:bCs/>
                                <w:sz w:val="18"/>
                                <w:lang w:val="en-US"/>
                              </w:rPr>
                              <w:t>6</w:t>
                            </w:r>
                            <w:r>
                              <w:rPr>
                                <w:noProof/>
                              </w:rPr>
                              <w:drawing>
                                <wp:inline distT="0" distB="0" distL="0" distR="0" wp14:anchorId="5C70ADA2" wp14:editId="69C21616">
                                  <wp:extent cx="36830" cy="15240"/>
                                  <wp:effectExtent l="0" t="0" r="0" b="0"/>
                                  <wp:docPr id="2040165833" name="Picture 204016583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478DA4F3" id="_x0000_s1096" style="position:absolute;left:0;text-align:left;margin-left:242.9pt;margin-top:15.85pt;width:25.5pt;height:25.8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">
                <v:textbox>
                  <w:txbxContent>
                    <w:p w14:paraId="40BE37D5" w14:textId="236AAC8D" w:rsidR="00AB0636" w:rsidRPr="00FD607A" w:rsidRDefault="00AB0636" w:rsidP="00AB0636">
                      <w:pPr>
                        <w:jc w:val="right"/>
                        <w:rPr>
                          <w:b/>
                          <w:bCs/>
                          <w:sz w:val="18"/>
                          <w:lang w:val="en-US"/>
                        </w:rPr>
                      </w:pPr>
                      <w:r>
                        <w:rPr>
                          <w:b/>
                          <w:bCs/>
                          <w:sz w:val="18"/>
                          <w:lang w:val="en-US"/>
                        </w:rPr>
                        <w:t>6</w:t>
                      </w:r>
                      <w:r>
                        <w:rPr>
                          <w:noProof/>
                        </w:rPr>
                        <w:drawing>
                          <wp:inline distT="0" distB="0" distL="0" distR="0" wp14:anchorId="5C70ADA2" wp14:editId="69C21616">
                            <wp:extent cx="36830" cy="15240"/>
                            <wp:effectExtent l="0" t="0" r="0" b="0"/>
                            <wp:docPr id="2040165833" name="Picture 204016583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p>
    <w:p w14:paraId="0AB9714F" w14:textId="6475F6C0" w:rsidR="00F06AE8" w:rsidRDefault="0076141B" w:rsidP="00F06AE8">
      <w:pPr>
        <w:jc w:val="both"/>
        <w:rPr>
          <w:rFonts w:cstheme="minorHAnsi"/>
        </w:rPr>
      </w:pPr>
      <w:r>
        <w:rPr>
          <w:rFonts w:cstheme="minorHAnsi"/>
          <w:noProof/>
        </w:rPr>
        <mc:AlternateContent>
          <mc:Choice Requires="wps">
            <w:drawing>
              <wp:anchor distT="0" distB="0" distL="114300" distR="114300" simplePos="0" relativeHeight="251664896" behindDoc="0" locked="0" layoutInCell="1" allowOverlap="1" wp14:anchorId="565B4591" wp14:editId="2FB9DFF6">
                <wp:simplePos x="0" y="0"/>
                <wp:positionH relativeFrom="column">
                  <wp:posOffset>-276225</wp:posOffset>
                </wp:positionH>
                <wp:positionV relativeFrom="paragraph">
                  <wp:posOffset>292735</wp:posOffset>
                </wp:positionV>
                <wp:extent cx="323850" cy="327660"/>
                <wp:effectExtent l="0" t="0" r="19050" b="15240"/>
                <wp:wrapNone/>
                <wp:docPr id="139490653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2046355863" name="Picture 20463558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565B4591" id="_x0000_s1097" style="position:absolute;left:0;text-align:left;margin-left:-21.75pt;margin-top:23.05pt;width:25.5pt;height:25.8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">
                <v:textbox>
                  <w:txbxContent>
                    <w:p w14:paraId="749C79A0" w14:textId="77777777" w:rsidR="00583550" w:rsidRPr="00FD607A" w:rsidRDefault="00583550" w:rsidP="00583550">
                      <w:pPr>
                        <w:jc w:val="right"/>
                        <w:rPr>
                          <w:b/>
                          <w:bCs/>
                          <w:sz w:val="18"/>
                          <w:lang w:val="en-US"/>
                        </w:rPr>
                      </w:pPr>
                      <w:r>
                        <w:rPr>
                          <w:b/>
                          <w:bCs/>
                          <w:sz w:val="18"/>
                          <w:lang w:val="en-US"/>
                        </w:rPr>
                        <w:t>2</w:t>
                      </w:r>
                      <w:r>
                        <w:rPr>
                          <w:noProof/>
                        </w:rPr>
                        <w:drawing>
                          <wp:inline distT="0" distB="0" distL="0" distR="0" wp14:anchorId="4EC047AD" wp14:editId="418AA432">
                            <wp:extent cx="36830" cy="15240"/>
                            <wp:effectExtent l="0" t="0" r="0" b="0"/>
                            <wp:docPr id="2046355863" name="Picture 2046355863"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p>
    <w:p w14:paraId="3D746902" w14:textId="29EF82B4" w:rsidR="00F06AE8" w:rsidRDefault="00F06AE8" w:rsidP="00F06AE8">
      <w:pPr>
        <w:jc w:val="both"/>
        <w:rPr>
          <w:rFonts w:cstheme="minorHAnsi"/>
        </w:rPr>
      </w:pPr>
    </w:p>
    <w:p w14:paraId="69F4BCCE" w14:textId="44755B59" w:rsidR="00F06AE8" w:rsidRDefault="00F06AE8" w:rsidP="00F06AE8">
      <w:pPr>
        <w:jc w:val="both"/>
        <w:rPr>
          <w:rFonts w:cstheme="minorHAnsi"/>
        </w:rPr>
      </w:pPr>
    </w:p>
    <w:p w14:paraId="1E1DB210" w14:textId="4E9FC35B" w:rsidR="00F06AE8" w:rsidRDefault="00F06AE8" w:rsidP="00F06AE8">
      <w:pPr>
        <w:jc w:val="both"/>
        <w:rPr>
          <w:rFonts w:cstheme="minorHAnsi"/>
        </w:rPr>
      </w:pPr>
    </w:p>
    <w:p w14:paraId="0D2CFDBF" w14:textId="59FF77B0" w:rsidR="00F06AE8" w:rsidRDefault="00F06AE8" w:rsidP="00F06AE8">
      <w:pPr>
        <w:jc w:val="both"/>
        <w:rPr>
          <w:rFonts w:cstheme="minorHAnsi"/>
        </w:rPr>
      </w:pPr>
    </w:p>
    <w:p w14:paraId="70413EE2" w14:textId="5EA9A171" w:rsidR="00F06AE8" w:rsidRDefault="0076141B" w:rsidP="00F06AE8">
      <w:pPr>
        <w:jc w:val="both"/>
        <w:rPr>
          <w:rFonts w:cstheme="minorHAnsi"/>
        </w:rPr>
      </w:pPr>
      <w:r>
        <w:rPr>
          <w:rFonts w:cstheme="minorHAnsi"/>
          <w:noProof/>
        </w:rPr>
        <mc:AlternateContent>
          <mc:Choice Requires="wps">
            <w:drawing>
              <wp:anchor distT="0" distB="0" distL="114300" distR="114300" simplePos="0" relativeHeight="251658752" behindDoc="0" locked="0" layoutInCell="1" allowOverlap="1" wp14:anchorId="3ADD8687" wp14:editId="00A47380">
                <wp:simplePos x="0" y="0"/>
                <wp:positionH relativeFrom="column">
                  <wp:posOffset>152400</wp:posOffset>
                </wp:positionH>
                <wp:positionV relativeFrom="paragraph">
                  <wp:posOffset>200025</wp:posOffset>
                </wp:positionV>
                <wp:extent cx="323850" cy="327660"/>
                <wp:effectExtent l="0" t="0" r="19050" b="15240"/>
                <wp:wrapNone/>
                <wp:docPr id="5760176"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27660"/>
                        </a:xfrm>
                        <a:prstGeom prst="ellipse">
                          <a:avLst/>
                        </a:prstGeom>
                        <a:solidFill>
                          <a:srgbClr val="FFFFFF"/>
                        </a:solidFill>
                        <a:ln w="9525">
                          <a:solidFill>
                            <a:srgbClr val="000000"/>
                          </a:solidFill>
                          <a:round/>
                          <a:headEnd/>
                          <a:tailEnd/>
                        </a:ln>
                      </wps:spPr>
                      <wps:txb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821522287" name="Picture 182152228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oval w14:anchorId="3ADD8687" id="Oval 4" o:spid="_x0000_s1098" style="position:absolute;left:0;text-align:left;margin-left:12pt;margin-top:15.75pt;width:25.5pt;height:25.8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">
                <v:textbox>
                  <w:txbxContent>
                    <w:p w14:paraId="7EC9DEAA" w14:textId="77777777" w:rsidR="00583550" w:rsidRPr="00FD607A" w:rsidRDefault="00583550" w:rsidP="00583550">
                      <w:pPr>
                        <w:jc w:val="right"/>
                        <w:rPr>
                          <w:b/>
                          <w:bCs/>
                          <w:sz w:val="18"/>
                          <w:lang w:val="en-US"/>
                        </w:rPr>
                      </w:pPr>
                      <w:r>
                        <w:rPr>
                          <w:b/>
                          <w:bCs/>
                          <w:sz w:val="18"/>
                          <w:lang w:val="en-US"/>
                        </w:rPr>
                        <w:t>3</w:t>
                      </w:r>
                      <w:r>
                        <w:rPr>
                          <w:noProof/>
                        </w:rPr>
                        <w:drawing>
                          <wp:inline distT="0" distB="0" distL="0" distR="0" wp14:anchorId="6264F61F" wp14:editId="5642DB87">
                            <wp:extent cx="36830" cy="15240"/>
                            <wp:effectExtent l="0" t="0" r="0" b="0"/>
                            <wp:docPr id="1821522287" name="Picture 1821522287"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Picture 481" descr="Diagram&#10;&#10;Description automatically generated with low confidence"/>
                                    <pic:cNvPicPr/>
                                  </pic:nvPicPr>
                                  <pic:blipFill>
                                    <a:blip r:embed="rId37"/>
                                    <a:stretch>
                                      <a:fillRect/>
                                    </a:stretch>
                                  </pic:blipFill>
                                  <pic:spPr>
                                    <a:xfrm>
                                      <a:off x="0" y="0"/>
                                      <a:ext cx="36830" cy="15240"/>
                                    </a:xfrm>
                                    <a:prstGeom prst="rect">
                                      <a:avLst/>
                                    </a:prstGeom>
                                  </pic:spPr>
                                </pic:pic>
                              </a:graphicData>
                            </a:graphic>
                          </wp:inline>
                        </w:drawing>
                      </w:r>
                    </w:p>
                  </w:txbxContent>
                </v:textbox>
              </v:oval>
            </w:pict>
          </mc:Fallback>
        </mc:AlternateContent>
      </w:r>
    </w:p>
    <w:p w14:paraId="7C52C146" w14:textId="646C5DF8" w:rsidR="00F06AE8" w:rsidRDefault="00F06AE8" w:rsidP="00F06AE8">
      <w:pPr>
        <w:jc w:val="both"/>
        <w:rPr>
          <w:rFonts w:cstheme="minorHAnsi"/>
        </w:rPr>
      </w:pPr>
    </w:p>
    <w:p w14:paraId="060DBDED" w14:textId="2CA35780" w:rsidR="00F06AE8" w:rsidRPr="00F06AE8" w:rsidRDefault="00F06AE8" w:rsidP="00F06AE8">
      <w:pPr>
        <w:jc w:val="both"/>
        <w:rPr>
          <w:rFonts w:cstheme="minorHAnsi"/>
        </w:rPr>
      </w:pPr>
    </w:p>
    <w:p w14:paraId="7D48811B" w14:textId="390B1E5E" w:rsidR="00380E7E" w:rsidRDefault="00380E7E" w:rsidP="00E26D14">
      <w:pPr>
        <w:ind w:left="1440"/>
        <w:jc w:val="both"/>
        <w:rPr>
          <w:rFonts w:cstheme="minorHAnsi"/>
        </w:rPr>
      </w:pPr>
    </w:p>
    <w:p w14:paraId="07012072" w14:textId="6B298F76" w:rsidR="00E26D14" w:rsidRDefault="00325E12" w:rsidP="00E26D14">
      <w:pPr>
        <w:ind w:left="1440"/>
        <w:jc w:val="both"/>
        <w:rPr>
          <w:rFonts w:cstheme="minorHAnsi"/>
        </w:rPr>
      </w:pPr>
      <w:r>
        <w:rPr>
          <w:rFonts w:cstheme="minorHAnsi"/>
        </w:rPr>
        <w:br/>
      </w:r>
    </w:p>
    <w:p w14:paraId="1211C3FC" w14:textId="77777777" w:rsidR="00325E12" w:rsidRDefault="00325E12" w:rsidP="00E26D14">
      <w:pPr>
        <w:ind w:left="1440"/>
        <w:jc w:val="both"/>
        <w:rPr>
          <w:rFonts w:cstheme="minorHAnsi"/>
        </w:rPr>
      </w:pPr>
    </w:p>
    <w:p w14:paraId="6856C5FD" w14:textId="30E2E938" w:rsidR="00E26D14" w:rsidRPr="00E26D14" w:rsidRDefault="00E26D14" w:rsidP="00E26D14">
      <w:pPr>
        <w:ind w:left="1440"/>
        <w:jc w:val="both"/>
        <w:rPr>
          <w:rFonts w:cstheme="minorHAnsi"/>
        </w:rPr>
      </w:pPr>
    </w:p>
    <w:p w14:paraId="01770513" w14:textId="4A2B2F11" w:rsidR="00380E7E" w:rsidRDefault="00380E7E" w:rsidP="00380E7E">
      <w:pPr>
        <w:jc w:val="both"/>
        <w:rPr>
          <w:rFonts w:cstheme="minorHAnsi"/>
        </w:rPr>
      </w:pPr>
    </w:p>
    <w:p w14:paraId="1DCE1F0B" w14:textId="64E58D49" w:rsidR="00E26D14" w:rsidRDefault="00E26D14" w:rsidP="00380E7E">
      <w:pPr>
        <w:jc w:val="both"/>
        <w:rPr>
          <w:rFonts w:cstheme="minorHAnsi"/>
        </w:rPr>
      </w:pPr>
    </w:p>
    <w:p w14:paraId="45F3F7BD" w14:textId="4EB587B5" w:rsidR="00E26D14" w:rsidRDefault="00E26D14" w:rsidP="00380E7E">
      <w:pPr>
        <w:jc w:val="both"/>
        <w:rPr>
          <w:rFonts w:cstheme="minorHAnsi"/>
        </w:rPr>
      </w:pPr>
    </w:p>
    <w:p w14:paraId="7765C8A5" w14:textId="77777777" w:rsidR="00BB3D29" w:rsidRPr="00814D6B" w:rsidRDefault="00BB3D29" w:rsidP="00BB3D29">
      <w:pPr>
        <w:spacing w:after="0" w:line="240" w:lineRule="auto"/>
        <w:rPr>
          <w:rFonts w:ascii="Arial" w:eastAsia="Times New Roman" w:hAnsi="Arial" w:cs="Arial"/>
          <w:bCs/>
          <w:sz w:val="20"/>
          <w:szCs w:val="20"/>
        </w:rPr>
      </w:pPr>
    </w:p>
    <w:p w14:paraId="16CF5782" w14:textId="58EE1A65" w:rsidR="00BB3D29" w:rsidRPr="00BB711A" w:rsidRDefault="00BB3D2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88" w:name="_Toc66712371"/>
      <w:bookmarkStart w:id="89" w:name="_Hlk143774620"/>
      <w:bookmarkStart w:id="90" w:name="_Toc145535606"/>
      <w:r w:rsidRPr="00BB711A">
        <w:rPr>
          <w:rFonts w:ascii="Calibri" w:eastAsia="SimSun" w:hAnsi="Calibri" w:cs="Calibri"/>
          <w:color w:val="323E4F" w:themeColor="text2" w:themeShade="BF"/>
          <w:sz w:val="24"/>
          <w:szCs w:val="24"/>
          <w:lang w:val="en-GB" w:eastAsia="zh-CN"/>
        </w:rPr>
        <w:lastRenderedPageBreak/>
        <w:t>Straight and Inclined Powered Belt Conveyor</w:t>
      </w:r>
      <w:bookmarkEnd w:id="88"/>
      <w:bookmarkEnd w:id="90"/>
      <w:r w:rsidRPr="00BB711A">
        <w:rPr>
          <w:rFonts w:ascii="Calibri" w:eastAsia="SimSun" w:hAnsi="Calibri" w:cs="Calibri"/>
          <w:color w:val="323E4F" w:themeColor="text2" w:themeShade="BF"/>
          <w:sz w:val="24"/>
          <w:szCs w:val="24"/>
          <w:lang w:val="en-GB" w:eastAsia="zh-CN"/>
        </w:rPr>
        <w:t xml:space="preserve"> </w:t>
      </w:r>
    </w:p>
    <w:p w14:paraId="0757FB6D" w14:textId="77777777" w:rsidR="00BB3D29" w:rsidRPr="00BB3D29" w:rsidRDefault="00BB3D29" w:rsidP="00BB3D29">
      <w:pPr>
        <w:autoSpaceDE w:val="0"/>
        <w:autoSpaceDN w:val="0"/>
        <w:adjustRightInd w:val="0"/>
        <w:spacing w:after="0" w:line="240" w:lineRule="auto"/>
        <w:jc w:val="both"/>
        <w:rPr>
          <w:rFonts w:ascii="Calibri" w:hAnsi="Calibri" w:cs="Calibri"/>
        </w:rPr>
      </w:pPr>
    </w:p>
    <w:p w14:paraId="55552BB6" w14:textId="77777777" w:rsidR="00BB3D29" w:rsidRPr="00053D41" w:rsidRDefault="00BB3D29" w:rsidP="00BB3D29">
      <w:pPr>
        <w:autoSpaceDE w:val="0"/>
        <w:autoSpaceDN w:val="0"/>
        <w:adjustRightInd w:val="0"/>
        <w:spacing w:after="0" w:line="240" w:lineRule="auto"/>
        <w:jc w:val="both"/>
        <w:rPr>
          <w:rFonts w:cstheme="minorHAnsi"/>
        </w:rPr>
      </w:pPr>
      <w:r w:rsidRPr="00053D41">
        <w:rPr>
          <w:rFonts w:cstheme="minorHAnsi"/>
        </w:rPr>
        <w:t xml:space="preserve">Falcon’s Belt Conveyors are modular &amp; robust in design, used for smooth conveying of products over Straight, inclined and declined paths. MS profile is used to build conveyor frame. </w:t>
      </w:r>
    </w:p>
    <w:p w14:paraId="3F7AB7EA" w14:textId="77777777" w:rsidR="00BB3D29" w:rsidRPr="00053D41" w:rsidRDefault="00BB3D29" w:rsidP="00BB3D29">
      <w:pPr>
        <w:pStyle w:val="ListParagraph"/>
        <w:autoSpaceDE w:val="0"/>
        <w:autoSpaceDN w:val="0"/>
        <w:adjustRightInd w:val="0"/>
        <w:spacing w:after="0" w:line="240" w:lineRule="auto"/>
        <w:jc w:val="both"/>
        <w:rPr>
          <w:rFonts w:cstheme="minorHAnsi"/>
        </w:rPr>
      </w:pPr>
    </w:p>
    <w:p w14:paraId="101F7A85" w14:textId="17F2A567" w:rsidR="00BB3D29" w:rsidRPr="00BB711A" w:rsidRDefault="00BB3D29" w:rsidP="00BB711A">
      <w:pPr>
        <w:autoSpaceDE w:val="0"/>
        <w:autoSpaceDN w:val="0"/>
        <w:adjustRightInd w:val="0"/>
        <w:spacing w:after="0" w:line="240" w:lineRule="auto"/>
        <w:jc w:val="both"/>
        <w:rPr>
          <w:rFonts w:cstheme="minorHAnsi"/>
        </w:rPr>
      </w:pPr>
      <w:r w:rsidRPr="00053D41">
        <w:rPr>
          <w:rFonts w:cstheme="minorHAnsi"/>
        </w:rPr>
        <w:t>The conveyors are supplied with the necessary supports and bolts to fix them to the supporting plane, as well as with the junction elements allowing easy and jam-free passage from one conveyor to the other.</w:t>
      </w:r>
    </w:p>
    <w:p w14:paraId="22ABEB54" w14:textId="77777777" w:rsidR="00BB3D29" w:rsidRPr="00053D41" w:rsidRDefault="00BB3D29" w:rsidP="00BB3D29">
      <w:pPr>
        <w:jc w:val="both"/>
        <w:rPr>
          <w:rFonts w:cstheme="minorHAnsi"/>
          <w:lang w:val="en-US"/>
        </w:rPr>
      </w:pPr>
      <w:r w:rsidRPr="00053D41">
        <w:rPr>
          <w:rFonts w:cstheme="minorHAnsi"/>
          <w:lang w:val="en-US"/>
        </w:rPr>
        <w:t>Some Silent Features of Falcon’s Belt conveyor:</w:t>
      </w:r>
    </w:p>
    <w:p w14:paraId="386FB308" w14:textId="77777777" w:rsidR="00BB3D29" w:rsidRPr="00053D41" w:rsidRDefault="00BB3D29">
      <w:pPr>
        <w:pStyle w:val="ListParagraph"/>
        <w:numPr>
          <w:ilvl w:val="0"/>
          <w:numId w:val="10"/>
        </w:numPr>
        <w:jc w:val="both"/>
        <w:rPr>
          <w:rFonts w:cstheme="minorHAnsi"/>
        </w:rPr>
      </w:pPr>
      <w:r w:rsidRPr="00053D41">
        <w:rPr>
          <w:rFonts w:cstheme="minorHAnsi"/>
        </w:rPr>
        <w:t>Low Noise</w:t>
      </w:r>
    </w:p>
    <w:p w14:paraId="3034189E" w14:textId="77777777" w:rsidR="00BB3D29" w:rsidRPr="00053D41" w:rsidRDefault="00BB3D29">
      <w:pPr>
        <w:pStyle w:val="ListParagraph"/>
        <w:numPr>
          <w:ilvl w:val="0"/>
          <w:numId w:val="10"/>
        </w:numPr>
        <w:jc w:val="both"/>
        <w:rPr>
          <w:rFonts w:cstheme="minorHAnsi"/>
        </w:rPr>
      </w:pPr>
      <w:r w:rsidRPr="00053D41">
        <w:rPr>
          <w:rFonts w:cstheme="minorHAnsi"/>
        </w:rPr>
        <w:t>Maximum uptime.</w:t>
      </w:r>
    </w:p>
    <w:p w14:paraId="59A12FA7" w14:textId="77777777" w:rsidR="00BB3D29" w:rsidRPr="00053D41" w:rsidRDefault="00BB3D29">
      <w:pPr>
        <w:pStyle w:val="ListParagraph"/>
        <w:numPr>
          <w:ilvl w:val="0"/>
          <w:numId w:val="10"/>
        </w:numPr>
        <w:jc w:val="both"/>
        <w:rPr>
          <w:rFonts w:cstheme="minorHAnsi"/>
        </w:rPr>
      </w:pPr>
      <w:r w:rsidRPr="00053D41">
        <w:rPr>
          <w:rFonts w:cstheme="minorHAnsi"/>
        </w:rPr>
        <w:t>Minimal maintenance</w:t>
      </w:r>
    </w:p>
    <w:p w14:paraId="17ADF3BC" w14:textId="77777777" w:rsidR="00BB3D29" w:rsidRPr="00053D41" w:rsidRDefault="00BB3D29">
      <w:pPr>
        <w:pStyle w:val="ListParagraph"/>
        <w:numPr>
          <w:ilvl w:val="0"/>
          <w:numId w:val="10"/>
        </w:numPr>
        <w:jc w:val="both"/>
        <w:rPr>
          <w:rFonts w:cstheme="minorHAnsi"/>
        </w:rPr>
      </w:pPr>
      <w:r w:rsidRPr="00053D41">
        <w:rPr>
          <w:rFonts w:cstheme="minorHAnsi"/>
        </w:rPr>
        <w:t>High safety standards.</w:t>
      </w:r>
    </w:p>
    <w:p w14:paraId="08DB7DC0" w14:textId="287C4F9C" w:rsidR="00BB3D29" w:rsidRPr="00053D41" w:rsidRDefault="00BB3D29">
      <w:pPr>
        <w:pStyle w:val="ListParagraph"/>
        <w:numPr>
          <w:ilvl w:val="0"/>
          <w:numId w:val="10"/>
        </w:numPr>
        <w:jc w:val="both"/>
        <w:rPr>
          <w:rFonts w:cstheme="minorHAnsi"/>
        </w:rPr>
      </w:pPr>
      <w:r w:rsidRPr="00053D41">
        <w:rPr>
          <w:rFonts w:cstheme="minorHAnsi"/>
        </w:rPr>
        <w:t>Fastest ROI.</w:t>
      </w:r>
    </w:p>
    <w:p w14:paraId="6773EFEF" w14:textId="7528C3EC" w:rsidR="00BB3D29" w:rsidRPr="00986C08" w:rsidRDefault="00BB711A" w:rsidP="00BB3D29">
      <w:pPr>
        <w:jc w:val="both"/>
        <w:rPr>
          <w:rFonts w:ascii="Calibri" w:hAnsi="Calibri" w:cs="Calibri"/>
        </w:rPr>
      </w:pPr>
      <w:r>
        <w:rPr>
          <w:noProof/>
          <w:lang w:eastAsia="en-IN"/>
        </w:rPr>
        <w:drawing>
          <wp:anchor distT="0" distB="0" distL="114300" distR="114300" simplePos="0" relativeHeight="251608576" behindDoc="0" locked="0" layoutInCell="1" allowOverlap="1" wp14:anchorId="4657C4EF" wp14:editId="6FCAFF76">
            <wp:simplePos x="0" y="0"/>
            <wp:positionH relativeFrom="page">
              <wp:posOffset>-123150</wp:posOffset>
            </wp:positionH>
            <wp:positionV relativeFrom="paragraph">
              <wp:posOffset>-73058</wp:posOffset>
            </wp:positionV>
            <wp:extent cx="2981325" cy="1826895"/>
            <wp:effectExtent l="0" t="0" r="0" b="211455"/>
            <wp:wrapNone/>
            <wp:docPr id="619765524" name="Picture 619765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81325" cy="1826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5C8A513" w14:textId="77777777" w:rsidR="00BB3D29" w:rsidRPr="00453E24" w:rsidRDefault="00BB3D29" w:rsidP="00BB3D29">
      <w:pPr>
        <w:jc w:val="both"/>
        <w:rPr>
          <w:rFonts w:ascii="Calibri" w:hAnsi="Calibri" w:cs="Calibri"/>
        </w:rPr>
      </w:pPr>
    </w:p>
    <w:p w14:paraId="5D71B067" w14:textId="447FC802" w:rsidR="00BB3D29" w:rsidRDefault="00BB3D29" w:rsidP="00BB3D29">
      <w:pPr>
        <w:jc w:val="both"/>
        <w:rPr>
          <w:rFonts w:ascii="Calibri" w:hAnsi="Calibri" w:cs="Calibri"/>
        </w:rPr>
      </w:pPr>
      <w:r>
        <w:rPr>
          <w:noProof/>
          <w:lang w:eastAsia="en-IN"/>
        </w:rPr>
        <w:drawing>
          <wp:anchor distT="0" distB="0" distL="114300" distR="114300" simplePos="0" relativeHeight="251609600" behindDoc="0" locked="0" layoutInCell="1" allowOverlap="1" wp14:anchorId="2D9BDC82" wp14:editId="2667F785">
            <wp:simplePos x="0" y="0"/>
            <wp:positionH relativeFrom="page">
              <wp:align>right</wp:align>
            </wp:positionH>
            <wp:positionV relativeFrom="paragraph">
              <wp:posOffset>11430</wp:posOffset>
            </wp:positionV>
            <wp:extent cx="5083810" cy="1376680"/>
            <wp:effectExtent l="0" t="0" r="2540" b="0"/>
            <wp:wrapNone/>
            <wp:docPr id="50203978" name="Picture 50203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083810" cy="1376680"/>
                    </a:xfrm>
                    <a:prstGeom prst="rect">
                      <a:avLst/>
                    </a:prstGeom>
                  </pic:spPr>
                </pic:pic>
              </a:graphicData>
            </a:graphic>
            <wp14:sizeRelH relativeFrom="margin">
              <wp14:pctWidth>0</wp14:pctWidth>
            </wp14:sizeRelH>
            <wp14:sizeRelV relativeFrom="margin">
              <wp14:pctHeight>0</wp14:pctHeight>
            </wp14:sizeRelV>
          </wp:anchor>
        </w:drawing>
      </w:r>
    </w:p>
    <w:p w14:paraId="6D894BD6" w14:textId="77777777" w:rsidR="00BB3D29" w:rsidRDefault="00BB3D29" w:rsidP="00BB3D29">
      <w:pPr>
        <w:jc w:val="both"/>
        <w:rPr>
          <w:rFonts w:ascii="Calibri" w:hAnsi="Calibri" w:cs="Calibri"/>
        </w:rPr>
      </w:pPr>
    </w:p>
    <w:p w14:paraId="472F4A93" w14:textId="77777777" w:rsidR="00BB3D29" w:rsidRPr="00453E24" w:rsidRDefault="00BB3D29" w:rsidP="00BB3D29">
      <w:pPr>
        <w:jc w:val="both"/>
        <w:rPr>
          <w:rFonts w:ascii="Calibri" w:hAnsi="Calibri" w:cs="Calibri"/>
        </w:rPr>
      </w:pPr>
    </w:p>
    <w:p w14:paraId="7C4CD0BA" w14:textId="77777777" w:rsidR="00BB3D29" w:rsidRDefault="00BB3D29" w:rsidP="00BB3D29">
      <w:pPr>
        <w:rPr>
          <w:rFonts w:ascii="Calibri" w:hAnsi="Calibri" w:cs="Calibri"/>
        </w:rPr>
      </w:pPr>
    </w:p>
    <w:p w14:paraId="29F05BEB" w14:textId="77777777" w:rsidR="00BB3D29" w:rsidRDefault="00BB3D29" w:rsidP="00BB3D29">
      <w:pPr>
        <w:rPr>
          <w:rFonts w:ascii="Calibri" w:hAnsi="Calibri" w:cs="Calibri"/>
        </w:rPr>
      </w:pPr>
    </w:p>
    <w:p w14:paraId="05031307" w14:textId="77777777" w:rsidR="00BB3D29" w:rsidRDefault="00BB3D29" w:rsidP="00BB3D29">
      <w:pPr>
        <w:rPr>
          <w:rFonts w:ascii="Calibri" w:hAnsi="Calibri" w:cs="Calibri"/>
          <w:sz w:val="20"/>
          <w:szCs w:val="20"/>
        </w:rPr>
      </w:pPr>
    </w:p>
    <w:p w14:paraId="61FDA00C"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07552" behindDoc="0" locked="0" layoutInCell="1" allowOverlap="1" wp14:anchorId="79C9591D" wp14:editId="2C231173">
            <wp:simplePos x="0" y="0"/>
            <wp:positionH relativeFrom="leftMargin">
              <wp:posOffset>362585</wp:posOffset>
            </wp:positionH>
            <wp:positionV relativeFrom="paragraph">
              <wp:posOffset>208280</wp:posOffset>
            </wp:positionV>
            <wp:extent cx="2375830" cy="1876425"/>
            <wp:effectExtent l="0" t="0" r="5715" b="0"/>
            <wp:wrapNone/>
            <wp:docPr id="1199530834" name="Picture 119953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75830" cy="1876425"/>
                    </a:xfrm>
                    <a:prstGeom prst="rect">
                      <a:avLst/>
                    </a:prstGeom>
                  </pic:spPr>
                </pic:pic>
              </a:graphicData>
            </a:graphic>
            <wp14:sizeRelH relativeFrom="margin">
              <wp14:pctWidth>0</wp14:pctWidth>
            </wp14:sizeRelH>
            <wp14:sizeRelV relativeFrom="margin">
              <wp14:pctHeight>0</wp14:pctHeight>
            </wp14:sizeRelV>
          </wp:anchor>
        </w:drawing>
      </w:r>
    </w:p>
    <w:p w14:paraId="59F1E884" w14:textId="77777777" w:rsidR="00BB3D29" w:rsidRDefault="00BB3D29" w:rsidP="00BB3D29">
      <w:pPr>
        <w:rPr>
          <w:rFonts w:ascii="Calibri" w:hAnsi="Calibri" w:cs="Calibri"/>
          <w:sz w:val="20"/>
          <w:szCs w:val="20"/>
        </w:rPr>
      </w:pPr>
      <w:r>
        <w:rPr>
          <w:noProof/>
          <w:lang w:eastAsia="en-IN"/>
        </w:rPr>
        <w:drawing>
          <wp:anchor distT="0" distB="0" distL="114300" distR="114300" simplePos="0" relativeHeight="251610624" behindDoc="0" locked="0" layoutInCell="1" allowOverlap="1" wp14:anchorId="2F214B1E" wp14:editId="7D8F779D">
            <wp:simplePos x="0" y="0"/>
            <wp:positionH relativeFrom="margin">
              <wp:posOffset>1943100</wp:posOffset>
            </wp:positionH>
            <wp:positionV relativeFrom="paragraph">
              <wp:posOffset>62865</wp:posOffset>
            </wp:positionV>
            <wp:extent cx="4520389" cy="1514475"/>
            <wp:effectExtent l="0" t="0" r="0" b="0"/>
            <wp:wrapNone/>
            <wp:docPr id="1502501507" name="Picture 1502501507" descr="A diagram of a conveyor bel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01507" name="Picture 1502501507" descr="A diagram of a conveyor belt&#10;&#10;Description automatically generated with medium confidence"/>
                    <pic:cNvPicPr/>
                  </pic:nvPicPr>
                  <pic:blipFill>
                    <a:blip r:embed="rId42">
                      <a:extLst>
                        <a:ext uri="{28A0092B-C50C-407E-A947-70E740481C1C}">
                          <a14:useLocalDpi xmlns:a14="http://schemas.microsoft.com/office/drawing/2010/main" val="0"/>
                        </a:ext>
                      </a:extLst>
                    </a:blip>
                    <a:stretch>
                      <a:fillRect/>
                    </a:stretch>
                  </pic:blipFill>
                  <pic:spPr>
                    <a:xfrm>
                      <a:off x="0" y="0"/>
                      <a:ext cx="4537038" cy="1520053"/>
                    </a:xfrm>
                    <a:prstGeom prst="rect">
                      <a:avLst/>
                    </a:prstGeom>
                  </pic:spPr>
                </pic:pic>
              </a:graphicData>
            </a:graphic>
            <wp14:sizeRelH relativeFrom="margin">
              <wp14:pctWidth>0</wp14:pctWidth>
            </wp14:sizeRelH>
            <wp14:sizeRelV relativeFrom="margin">
              <wp14:pctHeight>0</wp14:pctHeight>
            </wp14:sizeRelV>
          </wp:anchor>
        </w:drawing>
      </w:r>
    </w:p>
    <w:p w14:paraId="3071E8F8" w14:textId="77777777" w:rsidR="00BB3D29" w:rsidRDefault="00BB3D29" w:rsidP="00BB3D29">
      <w:pPr>
        <w:rPr>
          <w:rFonts w:ascii="Calibri" w:hAnsi="Calibri" w:cs="Calibri"/>
          <w:sz w:val="20"/>
          <w:szCs w:val="20"/>
        </w:rPr>
      </w:pPr>
    </w:p>
    <w:p w14:paraId="1D0343D8" w14:textId="77777777" w:rsidR="00BB3D29" w:rsidRDefault="00BB3D29" w:rsidP="00BB3D29">
      <w:pPr>
        <w:rPr>
          <w:rFonts w:ascii="Calibri" w:hAnsi="Calibri" w:cs="Calibri"/>
          <w:sz w:val="20"/>
          <w:szCs w:val="20"/>
        </w:rPr>
      </w:pPr>
    </w:p>
    <w:p w14:paraId="214E6F77" w14:textId="77777777" w:rsidR="00BB3D29" w:rsidRDefault="00BB3D29" w:rsidP="00BB3D29">
      <w:pPr>
        <w:rPr>
          <w:rFonts w:ascii="Calibri" w:hAnsi="Calibri" w:cs="Calibri"/>
          <w:sz w:val="20"/>
          <w:szCs w:val="20"/>
        </w:rPr>
      </w:pPr>
    </w:p>
    <w:p w14:paraId="5916F255" w14:textId="77777777" w:rsidR="00BB3D29" w:rsidRDefault="00BB3D29" w:rsidP="00BB3D29">
      <w:pPr>
        <w:rPr>
          <w:rFonts w:ascii="Calibri" w:hAnsi="Calibri" w:cs="Calibri"/>
          <w:sz w:val="20"/>
          <w:szCs w:val="20"/>
        </w:rPr>
      </w:pPr>
    </w:p>
    <w:p w14:paraId="605B995E" w14:textId="77777777" w:rsidR="00BB3D29" w:rsidRDefault="00BB3D29" w:rsidP="00BB3D29">
      <w:pPr>
        <w:rPr>
          <w:rFonts w:ascii="Calibri" w:hAnsi="Calibri" w:cs="Calibri"/>
          <w:sz w:val="20"/>
          <w:szCs w:val="20"/>
        </w:rPr>
      </w:pPr>
    </w:p>
    <w:p w14:paraId="351799F8" w14:textId="77777777" w:rsidR="00BB3D29" w:rsidRDefault="00BB3D29" w:rsidP="00BB3D29">
      <w:pPr>
        <w:rPr>
          <w:rFonts w:ascii="Calibri" w:hAnsi="Calibri" w:cs="Calibri"/>
          <w:sz w:val="20"/>
          <w:szCs w:val="20"/>
        </w:rPr>
      </w:pPr>
    </w:p>
    <w:p w14:paraId="77044DAE" w14:textId="77777777" w:rsidR="00A15CF4" w:rsidRDefault="00A15CF4" w:rsidP="00BB3D29">
      <w:pPr>
        <w:rPr>
          <w:rFonts w:ascii="Calibri" w:hAnsi="Calibri" w:cs="Calibri"/>
          <w:sz w:val="20"/>
          <w:szCs w:val="20"/>
        </w:rPr>
      </w:pPr>
    </w:p>
    <w:p w14:paraId="57D88A90" w14:textId="77777777" w:rsidR="00A15CF4" w:rsidRDefault="00A15CF4" w:rsidP="00BB3D29">
      <w:pPr>
        <w:rPr>
          <w:rFonts w:ascii="Calibri" w:hAnsi="Calibri" w:cs="Calibri"/>
          <w:sz w:val="20"/>
          <w:szCs w:val="20"/>
        </w:rPr>
      </w:pPr>
    </w:p>
    <w:p w14:paraId="625E5C5A" w14:textId="77777777" w:rsidR="00A15CF4" w:rsidRDefault="00A15CF4" w:rsidP="00BB3D29">
      <w:pPr>
        <w:rPr>
          <w:rFonts w:ascii="Calibri" w:hAnsi="Calibri" w:cs="Calibri"/>
          <w:sz w:val="20"/>
          <w:szCs w:val="20"/>
        </w:rPr>
      </w:pPr>
    </w:p>
    <w:p w14:paraId="6952F297" w14:textId="77777777" w:rsidR="00A15CF4" w:rsidRDefault="00A15CF4" w:rsidP="00BB3D29">
      <w:pPr>
        <w:rPr>
          <w:rFonts w:ascii="Calibri" w:hAnsi="Calibri" w:cs="Calibri"/>
          <w:sz w:val="20"/>
          <w:szCs w:val="20"/>
        </w:rPr>
      </w:pPr>
    </w:p>
    <w:p w14:paraId="3BFBA3C7" w14:textId="77777777" w:rsidR="00A15CF4" w:rsidRDefault="00A15CF4" w:rsidP="00BB3D29">
      <w:pPr>
        <w:rPr>
          <w:rFonts w:ascii="Calibri" w:hAnsi="Calibri" w:cs="Calibri"/>
          <w:sz w:val="20"/>
          <w:szCs w:val="20"/>
        </w:rPr>
      </w:pPr>
    </w:p>
    <w:p w14:paraId="0A405E7B" w14:textId="41960D42" w:rsidR="00DB4A9B" w:rsidRPr="00BB711A" w:rsidRDefault="00BB3D29" w:rsidP="00BB711A">
      <w:pPr>
        <w:pStyle w:val="Caption"/>
        <w:rPr>
          <w:rFonts w:ascii="Calibri,Bold" w:hAnsi="Calibri,Bold" w:cs="Calibri,Bold"/>
          <w:noProof/>
          <w:color w:val="000000"/>
        </w:rPr>
      </w:pPr>
      <w:r>
        <w:t xml:space="preserve">                                                  </w:t>
      </w:r>
    </w:p>
    <w:tbl>
      <w:tblPr>
        <w:tblStyle w:val="GridTable4-Accent6"/>
        <w:tblW w:w="5000" w:type="pct"/>
        <w:tblLook w:val="04A0" w:firstRow="1" w:lastRow="0" w:firstColumn="1" w:lastColumn="0" w:noHBand="0" w:noVBand="1"/>
      </w:tblPr>
      <w:tblGrid>
        <w:gridCol w:w="3689"/>
        <w:gridCol w:w="749"/>
        <w:gridCol w:w="4578"/>
      </w:tblGrid>
      <w:tr w:rsidR="00DB4A9B" w:rsidRPr="008C2305" w14:paraId="020A44B1" w14:textId="77777777" w:rsidTr="00E26D1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shd w:val="clear" w:color="auto" w:fill="2F5496" w:themeFill="accent1" w:themeFillShade="BF"/>
          </w:tcPr>
          <w:p w14:paraId="4A2F612E" w14:textId="77777777" w:rsidR="00DB4A9B" w:rsidRPr="007451A8" w:rsidRDefault="00DB4A9B" w:rsidP="005D0C1B">
            <w:pPr>
              <w:rPr>
                <w:rFonts w:eastAsia="Times New Roman"/>
                <w:lang w:bidi="hi-IN"/>
              </w:rPr>
            </w:pPr>
            <w:r w:rsidRPr="007451A8">
              <w:rPr>
                <w:rFonts w:eastAsia="Times New Roman"/>
                <w:lang w:bidi="hi-IN"/>
              </w:rPr>
              <w:lastRenderedPageBreak/>
              <w:t>Specification</w:t>
            </w:r>
          </w:p>
        </w:tc>
        <w:tc>
          <w:tcPr>
            <w:tcW w:w="415" w:type="pct"/>
            <w:shd w:val="clear" w:color="auto" w:fill="2F5496" w:themeFill="accent1" w:themeFillShade="BF"/>
          </w:tcPr>
          <w:p w14:paraId="16AFF6AF"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39" w:type="pct"/>
            <w:shd w:val="clear" w:color="auto" w:fill="2F5496" w:themeFill="accent1" w:themeFillShade="BF"/>
          </w:tcPr>
          <w:p w14:paraId="77974A4C" w14:textId="77777777" w:rsidR="00DB4A9B" w:rsidRPr="007451A8" w:rsidRDefault="00DB4A9B" w:rsidP="005D0C1B">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DB4A9B" w:rsidRPr="008C2305" w14:paraId="2ED3D74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EF9F02C"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Manufacturer Name</w:t>
            </w:r>
          </w:p>
        </w:tc>
        <w:tc>
          <w:tcPr>
            <w:tcW w:w="415" w:type="pct"/>
            <w:hideMark/>
          </w:tcPr>
          <w:p w14:paraId="357FB8D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39" w:type="pct"/>
            <w:hideMark/>
          </w:tcPr>
          <w:p w14:paraId="7FE27C9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DB4A9B" w:rsidRPr="008C2305" w14:paraId="3F3541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FF6677B" w14:textId="77777777" w:rsidR="00DB4A9B" w:rsidRPr="006E6F04" w:rsidRDefault="00DB4A9B" w:rsidP="005D0C1B">
            <w:pPr>
              <w:rPr>
                <w:rFonts w:eastAsia="Times New Roman"/>
                <w:b w:val="0"/>
                <w:bCs w:val="0"/>
                <w:lang w:bidi="hi-IN"/>
              </w:rPr>
            </w:pPr>
            <w:r w:rsidRPr="006E6F04">
              <w:rPr>
                <w:rFonts w:eastAsia="Times New Roman"/>
                <w:b w:val="0"/>
                <w:bCs w:val="0"/>
                <w:lang w:bidi="hi-IN"/>
              </w:rPr>
              <w:t>Material of Roller</w:t>
            </w:r>
          </w:p>
        </w:tc>
        <w:tc>
          <w:tcPr>
            <w:tcW w:w="415" w:type="pct"/>
            <w:hideMark/>
          </w:tcPr>
          <w:p w14:paraId="7AECA55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390A5C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DB4A9B" w:rsidRPr="008C2305" w14:paraId="33BD4A6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92B16C3"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MOC of Belt</w:t>
            </w:r>
          </w:p>
        </w:tc>
        <w:tc>
          <w:tcPr>
            <w:tcW w:w="415" w:type="pct"/>
            <w:hideMark/>
          </w:tcPr>
          <w:p w14:paraId="05153240"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9357B0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PVC</w:t>
            </w:r>
          </w:p>
        </w:tc>
      </w:tr>
      <w:tr w:rsidR="00DB4A9B" w:rsidRPr="008C2305" w14:paraId="478B915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DB43BA"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Thickness</w:t>
            </w:r>
          </w:p>
        </w:tc>
        <w:tc>
          <w:tcPr>
            <w:tcW w:w="415" w:type="pct"/>
            <w:hideMark/>
          </w:tcPr>
          <w:p w14:paraId="19C22445"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7F61B8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3</w:t>
            </w:r>
          </w:p>
        </w:tc>
      </w:tr>
      <w:tr w:rsidR="00DB4A9B" w:rsidRPr="008C2305" w14:paraId="7823DB6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0539B62"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Finish</w:t>
            </w:r>
          </w:p>
        </w:tc>
        <w:tc>
          <w:tcPr>
            <w:tcW w:w="415" w:type="pct"/>
            <w:hideMark/>
          </w:tcPr>
          <w:p w14:paraId="327CE43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C4B846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Matt Finish</w:t>
            </w:r>
          </w:p>
        </w:tc>
      </w:tr>
      <w:tr w:rsidR="00DB4A9B" w:rsidRPr="008C2305" w14:paraId="792DDDD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2A5EDC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width</w:t>
            </w:r>
          </w:p>
        </w:tc>
        <w:tc>
          <w:tcPr>
            <w:tcW w:w="415" w:type="pct"/>
            <w:hideMark/>
          </w:tcPr>
          <w:p w14:paraId="02A04EB4"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5AF80D94" w14:textId="4729B408"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1</w:t>
            </w:r>
            <w:r w:rsidR="00C00255">
              <w:rPr>
                <w:rFonts w:eastAsia="Times New Roman"/>
                <w:lang w:bidi="hi-IN"/>
              </w:rPr>
              <w:t>200</w:t>
            </w:r>
          </w:p>
        </w:tc>
      </w:tr>
      <w:tr w:rsidR="00DB4A9B" w:rsidRPr="008C2305" w14:paraId="5BE27C3C"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FA3F08B"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Joint Type</w:t>
            </w:r>
          </w:p>
        </w:tc>
        <w:tc>
          <w:tcPr>
            <w:tcW w:w="415" w:type="pct"/>
            <w:hideMark/>
          </w:tcPr>
          <w:p w14:paraId="7F4FFF4D"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3B02221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Vulcanized, Endless Belts</w:t>
            </w:r>
          </w:p>
        </w:tc>
      </w:tr>
      <w:tr w:rsidR="00DB4A9B" w:rsidRPr="008C2305" w14:paraId="64A4FCE1"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AC4E643" w14:textId="77777777" w:rsidR="00DB4A9B" w:rsidRPr="006E6F04" w:rsidRDefault="00DB4A9B" w:rsidP="005D0C1B">
            <w:pPr>
              <w:rPr>
                <w:rFonts w:eastAsia="Times New Roman"/>
                <w:b w:val="0"/>
                <w:bCs w:val="0"/>
                <w:lang w:bidi="hi-IN"/>
              </w:rPr>
            </w:pPr>
            <w:r w:rsidRPr="006E6F04">
              <w:rPr>
                <w:rFonts w:eastAsia="Times New Roman"/>
                <w:b w:val="0"/>
                <w:bCs w:val="0"/>
                <w:lang w:bidi="hi-IN"/>
              </w:rPr>
              <w:t>Belt Make/Model No.</w:t>
            </w:r>
          </w:p>
        </w:tc>
        <w:tc>
          <w:tcPr>
            <w:tcW w:w="415" w:type="pct"/>
            <w:hideMark/>
          </w:tcPr>
          <w:p w14:paraId="0EC2515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FB81907"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FORBO/DERCO </w:t>
            </w:r>
          </w:p>
        </w:tc>
      </w:tr>
      <w:tr w:rsidR="00DB4A9B" w:rsidRPr="008C2305" w14:paraId="7DFACB15"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862DB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Chassis</w:t>
            </w:r>
          </w:p>
        </w:tc>
        <w:tc>
          <w:tcPr>
            <w:tcW w:w="415" w:type="pct"/>
            <w:hideMark/>
          </w:tcPr>
          <w:p w14:paraId="3E938CA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3D86F89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MS, 3mm Thick, Powder Coated-75 Microns</w:t>
            </w:r>
          </w:p>
        </w:tc>
      </w:tr>
      <w:tr w:rsidR="00DB4A9B" w:rsidRPr="008C2305" w14:paraId="74C854C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94DE0DD"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Pitch on running side (Top)</w:t>
            </w:r>
          </w:p>
        </w:tc>
        <w:tc>
          <w:tcPr>
            <w:tcW w:w="415" w:type="pct"/>
            <w:hideMark/>
          </w:tcPr>
          <w:p w14:paraId="5BB8380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39" w:type="pct"/>
            <w:hideMark/>
          </w:tcPr>
          <w:p w14:paraId="454B4CA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480</w:t>
            </w:r>
          </w:p>
        </w:tc>
      </w:tr>
      <w:tr w:rsidR="00DB4A9B" w:rsidRPr="008C2305" w14:paraId="200FE148"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50C2CF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Idler Roller Specs</w:t>
            </w:r>
          </w:p>
        </w:tc>
        <w:tc>
          <w:tcPr>
            <w:tcW w:w="415" w:type="pct"/>
            <w:hideMark/>
          </w:tcPr>
          <w:p w14:paraId="6F24FF1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795A80E6"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Dia.50.8, shaft-12 mm, bearing-6301</w:t>
            </w:r>
          </w:p>
        </w:tc>
      </w:tr>
      <w:tr w:rsidR="00DB4A9B" w:rsidRPr="008C2305" w14:paraId="021C8F9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424606" w14:textId="77777777" w:rsidR="00DB4A9B" w:rsidRPr="006E6F04" w:rsidRDefault="00DB4A9B" w:rsidP="005D0C1B">
            <w:pPr>
              <w:rPr>
                <w:rFonts w:eastAsia="Times New Roman"/>
                <w:b w:val="0"/>
                <w:bCs w:val="0"/>
                <w:lang w:bidi="hi-IN"/>
              </w:rPr>
            </w:pPr>
            <w:r w:rsidRPr="006E6F04">
              <w:rPr>
                <w:rFonts w:eastAsia="Times New Roman"/>
                <w:b w:val="0"/>
                <w:bCs w:val="0"/>
                <w:lang w:bidi="hi-IN"/>
              </w:rPr>
              <w:t>End Rollers</w:t>
            </w:r>
          </w:p>
        </w:tc>
        <w:tc>
          <w:tcPr>
            <w:tcW w:w="415" w:type="pct"/>
            <w:hideMark/>
          </w:tcPr>
          <w:p w14:paraId="358516D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4DCB0F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 xml:space="preserve">Dia 81.2 x 2.85 Thick, 30mm Shaft Dia, &amp; Bearing Size-UCFH206D1, MOC-EN9, Zinc Plated -25 microns </w:t>
            </w:r>
          </w:p>
        </w:tc>
      </w:tr>
      <w:tr w:rsidR="00DB4A9B" w:rsidRPr="008C2305" w14:paraId="73381F4D"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CBD3B0C"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Rollers</w:t>
            </w:r>
          </w:p>
        </w:tc>
        <w:tc>
          <w:tcPr>
            <w:tcW w:w="415" w:type="pct"/>
            <w:hideMark/>
          </w:tcPr>
          <w:p w14:paraId="228EEEC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6A9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 xml:space="preserve">OUTER Dia 178 PIPE Dia 168x5 Thick, 40mm Shaft Dia, &amp; Bearing Size-UCF208D1, MOC(SHAFT)-EN9, NEOPRENE RUBBER COATING  </w:t>
            </w:r>
          </w:p>
        </w:tc>
      </w:tr>
      <w:tr w:rsidR="00DB4A9B" w:rsidRPr="008C2305" w14:paraId="0C99FF7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59AD537" w14:textId="77777777" w:rsidR="00DB4A9B" w:rsidRPr="006E6F04" w:rsidRDefault="00DB4A9B" w:rsidP="005D0C1B">
            <w:pPr>
              <w:rPr>
                <w:rFonts w:eastAsia="Times New Roman"/>
                <w:b w:val="0"/>
                <w:bCs w:val="0"/>
                <w:lang w:bidi="hi-IN"/>
              </w:rPr>
            </w:pPr>
            <w:r w:rsidRPr="006E6F04">
              <w:rPr>
                <w:rFonts w:eastAsia="Times New Roman"/>
                <w:b w:val="0"/>
                <w:bCs w:val="0"/>
                <w:lang w:bidi="hi-IN"/>
              </w:rPr>
              <w:t>Motor Shaft</w:t>
            </w:r>
          </w:p>
        </w:tc>
        <w:tc>
          <w:tcPr>
            <w:tcW w:w="415" w:type="pct"/>
            <w:hideMark/>
          </w:tcPr>
          <w:p w14:paraId="7FF28C4C"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MOC</w:t>
            </w:r>
          </w:p>
        </w:tc>
        <w:tc>
          <w:tcPr>
            <w:tcW w:w="2539" w:type="pct"/>
            <w:hideMark/>
          </w:tcPr>
          <w:p w14:paraId="16FD4057" w14:textId="30F0678B"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EN9 Shaft material</w:t>
            </w:r>
          </w:p>
        </w:tc>
      </w:tr>
      <w:tr w:rsidR="00DB4A9B" w:rsidRPr="008C2305" w14:paraId="581A4BA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AEADC2A"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Under guarding</w:t>
            </w:r>
          </w:p>
        </w:tc>
        <w:tc>
          <w:tcPr>
            <w:tcW w:w="415" w:type="pct"/>
            <w:hideMark/>
          </w:tcPr>
          <w:p w14:paraId="6F0CFFD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Spec</w:t>
            </w:r>
          </w:p>
        </w:tc>
        <w:tc>
          <w:tcPr>
            <w:tcW w:w="2539" w:type="pct"/>
            <w:hideMark/>
          </w:tcPr>
          <w:p w14:paraId="60C09B7F"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MOC-MS, 0.8 to 1mm thickness, Steel Stiffeners at every 600mm to avoid the sagging due to self-weight</w:t>
            </w:r>
          </w:p>
        </w:tc>
      </w:tr>
      <w:tr w:rsidR="00DB4A9B" w:rsidRPr="008C2305" w14:paraId="5B566029"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3D50A75" w14:textId="77777777" w:rsidR="00DB4A9B" w:rsidRPr="006E6F04" w:rsidRDefault="00DB4A9B" w:rsidP="005D0C1B">
            <w:pPr>
              <w:rPr>
                <w:rFonts w:eastAsia="Times New Roman"/>
                <w:b w:val="0"/>
                <w:bCs w:val="0"/>
                <w:lang w:bidi="hi-IN"/>
              </w:rPr>
            </w:pPr>
            <w:r w:rsidRPr="006E6F04">
              <w:rPr>
                <w:rFonts w:eastAsia="Times New Roman"/>
                <w:b w:val="0"/>
                <w:bCs w:val="0"/>
                <w:lang w:bidi="hi-IN"/>
              </w:rPr>
              <w:t>Load capacity per unit length of Conveyor</w:t>
            </w:r>
          </w:p>
        </w:tc>
        <w:tc>
          <w:tcPr>
            <w:tcW w:w="415" w:type="pct"/>
            <w:hideMark/>
          </w:tcPr>
          <w:p w14:paraId="1EFED43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kg/m</w:t>
            </w:r>
          </w:p>
        </w:tc>
        <w:tc>
          <w:tcPr>
            <w:tcW w:w="2539" w:type="pct"/>
            <w:hideMark/>
          </w:tcPr>
          <w:p w14:paraId="312108AB"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50</w:t>
            </w:r>
          </w:p>
        </w:tc>
      </w:tr>
      <w:tr w:rsidR="00DB4A9B" w:rsidRPr="008C2305" w14:paraId="1DF011AE"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BB3EF25"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Guides</w:t>
            </w:r>
          </w:p>
        </w:tc>
        <w:tc>
          <w:tcPr>
            <w:tcW w:w="415" w:type="pct"/>
            <w:hideMark/>
          </w:tcPr>
          <w:p w14:paraId="60EA27A5"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11FFD08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Steel guides at 50mm/400mm height basis the position of conveyor on both sides from Conveyor Belt Surface.</w:t>
            </w:r>
          </w:p>
        </w:tc>
      </w:tr>
      <w:tr w:rsidR="00DB4A9B" w:rsidRPr="008C2305" w14:paraId="51D664FD"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DE307FF"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 Power Rating</w:t>
            </w:r>
          </w:p>
        </w:tc>
        <w:tc>
          <w:tcPr>
            <w:tcW w:w="415" w:type="pct"/>
            <w:hideMark/>
          </w:tcPr>
          <w:p w14:paraId="29B6759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kW</w:t>
            </w:r>
          </w:p>
        </w:tc>
        <w:tc>
          <w:tcPr>
            <w:tcW w:w="2539" w:type="pct"/>
            <w:hideMark/>
          </w:tcPr>
          <w:p w14:paraId="57C8EA6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Motor Rating depends on Length of the Conveyor</w:t>
            </w:r>
          </w:p>
        </w:tc>
      </w:tr>
      <w:tr w:rsidR="00DB4A9B" w:rsidRPr="008C2305" w14:paraId="5459890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28ED0E63"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Motor</w:t>
            </w:r>
          </w:p>
        </w:tc>
        <w:tc>
          <w:tcPr>
            <w:tcW w:w="415" w:type="pct"/>
            <w:hideMark/>
          </w:tcPr>
          <w:p w14:paraId="294DA297"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2633E4B"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AC Geared Motor</w:t>
            </w:r>
          </w:p>
        </w:tc>
      </w:tr>
      <w:tr w:rsidR="00DB4A9B" w:rsidRPr="008C2305" w14:paraId="590FF0C4"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09E9C954"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Ingress Protection</w:t>
            </w:r>
          </w:p>
        </w:tc>
        <w:tc>
          <w:tcPr>
            <w:tcW w:w="415" w:type="pct"/>
            <w:hideMark/>
          </w:tcPr>
          <w:p w14:paraId="68DD4673"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0BE486B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IP 55</w:t>
            </w:r>
          </w:p>
        </w:tc>
      </w:tr>
      <w:tr w:rsidR="00DB4A9B" w:rsidRPr="008C2305" w14:paraId="5C568D71"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3947F7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 System</w:t>
            </w:r>
          </w:p>
        </w:tc>
        <w:tc>
          <w:tcPr>
            <w:tcW w:w="415" w:type="pct"/>
            <w:hideMark/>
          </w:tcPr>
          <w:p w14:paraId="02EA160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695AD2D1"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Direct Shaft Mounted Motor/ Flange Mounted</w:t>
            </w:r>
          </w:p>
        </w:tc>
      </w:tr>
      <w:tr w:rsidR="00DB4A9B" w:rsidRPr="008C2305" w14:paraId="69DA56A3"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F7D20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Drive</w:t>
            </w:r>
          </w:p>
        </w:tc>
        <w:tc>
          <w:tcPr>
            <w:tcW w:w="415" w:type="pct"/>
            <w:hideMark/>
          </w:tcPr>
          <w:p w14:paraId="7E41E582"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410EA4F0"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Chain drive/Torque Arm type</w:t>
            </w:r>
          </w:p>
        </w:tc>
      </w:tr>
      <w:tr w:rsidR="00DB4A9B" w:rsidRPr="008C2305" w14:paraId="3E07F383"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783AA80B" w14:textId="77777777" w:rsidR="00DB4A9B" w:rsidRPr="006E6F04" w:rsidRDefault="00DB4A9B" w:rsidP="005D0C1B">
            <w:pPr>
              <w:rPr>
                <w:rFonts w:eastAsia="Times New Roman"/>
                <w:b w:val="0"/>
                <w:bCs w:val="0"/>
                <w:lang w:bidi="hi-IN"/>
              </w:rPr>
            </w:pPr>
            <w:r w:rsidRPr="006E6F04">
              <w:rPr>
                <w:rFonts w:eastAsia="Times New Roman"/>
                <w:b w:val="0"/>
                <w:bCs w:val="0"/>
                <w:lang w:bidi="hi-IN"/>
              </w:rPr>
              <w:t>Gear Motor</w:t>
            </w:r>
          </w:p>
        </w:tc>
        <w:tc>
          <w:tcPr>
            <w:tcW w:w="415" w:type="pct"/>
            <w:hideMark/>
          </w:tcPr>
          <w:p w14:paraId="7D4D9F5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25E785E2"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Sew/Nord</w:t>
            </w:r>
          </w:p>
        </w:tc>
      </w:tr>
      <w:tr w:rsidR="00DB4A9B" w:rsidRPr="008C2305" w14:paraId="476BF6EB"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5215BC36" w14:textId="77777777" w:rsidR="00DB4A9B" w:rsidRPr="006E6F04" w:rsidRDefault="00DB4A9B" w:rsidP="005D0C1B">
            <w:pPr>
              <w:rPr>
                <w:rFonts w:eastAsia="Times New Roman"/>
                <w:b w:val="0"/>
                <w:bCs w:val="0"/>
                <w:lang w:bidi="hi-IN"/>
              </w:rPr>
            </w:pPr>
            <w:r w:rsidRPr="006E6F04">
              <w:rPr>
                <w:rFonts w:eastAsia="Times New Roman"/>
                <w:b w:val="0"/>
                <w:bCs w:val="0"/>
                <w:lang w:bidi="hi-IN"/>
              </w:rPr>
              <w:t>Drive</w:t>
            </w:r>
          </w:p>
        </w:tc>
        <w:tc>
          <w:tcPr>
            <w:tcW w:w="415" w:type="pct"/>
            <w:hideMark/>
          </w:tcPr>
          <w:p w14:paraId="26E2325E"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make</w:t>
            </w:r>
          </w:p>
        </w:tc>
        <w:tc>
          <w:tcPr>
            <w:tcW w:w="2539" w:type="pct"/>
            <w:hideMark/>
          </w:tcPr>
          <w:p w14:paraId="4EB31651"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Lenze/Siemens/Omron/Allen Bradly</w:t>
            </w:r>
          </w:p>
        </w:tc>
      </w:tr>
      <w:tr w:rsidR="00DB4A9B" w:rsidRPr="008C2305" w14:paraId="4BA401F6"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13EC78E1" w14:textId="77777777" w:rsidR="00DB4A9B" w:rsidRPr="006E6F04" w:rsidRDefault="00DB4A9B" w:rsidP="005D0C1B">
            <w:pPr>
              <w:rPr>
                <w:rFonts w:eastAsia="Times New Roman"/>
                <w:b w:val="0"/>
                <w:bCs w:val="0"/>
                <w:lang w:bidi="hi-IN"/>
              </w:rPr>
            </w:pPr>
            <w:r w:rsidRPr="006E6F04">
              <w:rPr>
                <w:rFonts w:eastAsia="Times New Roman"/>
                <w:b w:val="0"/>
                <w:bCs w:val="0"/>
                <w:lang w:bidi="hi-IN"/>
              </w:rPr>
              <w:t>Insulation Class</w:t>
            </w:r>
          </w:p>
        </w:tc>
        <w:tc>
          <w:tcPr>
            <w:tcW w:w="415" w:type="pct"/>
            <w:hideMark/>
          </w:tcPr>
          <w:p w14:paraId="71E60B9A"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2158182C"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r w:rsidR="00DB4A9B" w:rsidRPr="008C2305" w14:paraId="13D1A887" w14:textId="77777777" w:rsidTr="00E26D14">
        <w:trPr>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EC1A20" w14:textId="77777777" w:rsidR="00DB4A9B" w:rsidRPr="006E6F04" w:rsidRDefault="00DB4A9B" w:rsidP="005D0C1B">
            <w:pPr>
              <w:rPr>
                <w:rFonts w:eastAsia="Times New Roman"/>
                <w:b w:val="0"/>
                <w:bCs w:val="0"/>
                <w:lang w:bidi="hi-IN"/>
              </w:rPr>
            </w:pPr>
            <w:r w:rsidRPr="006E6F04">
              <w:rPr>
                <w:rFonts w:eastAsia="Times New Roman"/>
                <w:b w:val="0"/>
                <w:bCs w:val="0"/>
                <w:lang w:bidi="hi-IN"/>
              </w:rPr>
              <w:t>Conveyor Speed</w:t>
            </w:r>
          </w:p>
        </w:tc>
        <w:tc>
          <w:tcPr>
            <w:tcW w:w="415" w:type="pct"/>
            <w:hideMark/>
          </w:tcPr>
          <w:p w14:paraId="15B31CB6"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w:t>
            </w:r>
          </w:p>
        </w:tc>
        <w:tc>
          <w:tcPr>
            <w:tcW w:w="2539" w:type="pct"/>
            <w:hideMark/>
          </w:tcPr>
          <w:p w14:paraId="136138ED" w14:textId="77777777" w:rsidR="00DB4A9B" w:rsidRPr="006E6F04" w:rsidRDefault="00DB4A9B" w:rsidP="005D0C1B">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Variable speed to meet TPH requirements</w:t>
            </w:r>
          </w:p>
        </w:tc>
      </w:tr>
      <w:tr w:rsidR="00DB4A9B" w:rsidRPr="008C2305" w14:paraId="424C9054" w14:textId="77777777" w:rsidTr="00E26D1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6" w:type="pct"/>
            <w:hideMark/>
          </w:tcPr>
          <w:p w14:paraId="6D3B0102" w14:textId="77777777" w:rsidR="00DB4A9B" w:rsidRPr="006E6F04" w:rsidRDefault="00DB4A9B" w:rsidP="005D0C1B">
            <w:pPr>
              <w:rPr>
                <w:rFonts w:eastAsia="Times New Roman"/>
                <w:b w:val="0"/>
                <w:bCs w:val="0"/>
                <w:lang w:bidi="hi-IN"/>
              </w:rPr>
            </w:pPr>
            <w:r w:rsidRPr="006E6F04">
              <w:rPr>
                <w:rFonts w:eastAsia="Times New Roman"/>
                <w:b w:val="0"/>
                <w:bCs w:val="0"/>
                <w:lang w:bidi="hi-IN"/>
              </w:rPr>
              <w:t>Type of Mounts</w:t>
            </w:r>
          </w:p>
        </w:tc>
        <w:tc>
          <w:tcPr>
            <w:tcW w:w="415" w:type="pct"/>
            <w:hideMark/>
          </w:tcPr>
          <w:p w14:paraId="0BA28BE3"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39" w:type="pct"/>
            <w:hideMark/>
          </w:tcPr>
          <w:p w14:paraId="75DD3524" w14:textId="77777777" w:rsidR="00DB4A9B" w:rsidRPr="006E6F04" w:rsidRDefault="00DB4A9B" w:rsidP="005D0C1B">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bl>
    <w:p w14:paraId="7AE41E60" w14:textId="77777777" w:rsidR="00296517" w:rsidRDefault="00296517" w:rsidP="00BB3D29"/>
    <w:p w14:paraId="6A36FE30" w14:textId="77777777" w:rsidR="00E26D14" w:rsidRDefault="00E26D14" w:rsidP="00BB3D29"/>
    <w:p w14:paraId="602C7F4F" w14:textId="77777777" w:rsidR="00E26D14" w:rsidRDefault="00E26D14" w:rsidP="00BB3D29"/>
    <w:p w14:paraId="3A38375A" w14:textId="77777777" w:rsidR="00E2575D"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1" w:name="_Toc109321252"/>
      <w:bookmarkStart w:id="92" w:name="_Toc114236079"/>
      <w:bookmarkStart w:id="93" w:name="_Toc145535607"/>
      <w:r w:rsidRPr="00E2575D">
        <w:rPr>
          <w:rFonts w:ascii="Calibri" w:eastAsia="SimSun" w:hAnsi="Calibri" w:cs="Calibri"/>
          <w:color w:val="323E4F" w:themeColor="text2" w:themeShade="BF"/>
          <w:sz w:val="24"/>
          <w:szCs w:val="24"/>
          <w:lang w:val="en-GB" w:eastAsia="zh-CN"/>
        </w:rPr>
        <w:lastRenderedPageBreak/>
        <w:t>Idler Roller Conveyor</w:t>
      </w:r>
      <w:bookmarkEnd w:id="91"/>
      <w:bookmarkEnd w:id="92"/>
      <w:bookmarkEnd w:id="93"/>
    </w:p>
    <w:p w14:paraId="19B04B5B" w14:textId="77777777" w:rsidR="00E2575D" w:rsidRPr="0022135B" w:rsidRDefault="00E2575D" w:rsidP="00E2575D">
      <w:pPr>
        <w:ind w:left="270"/>
      </w:pPr>
      <w:r w:rsidRPr="0022135B">
        <w:t>Falcon’s Roller conveyors require negligible maintenance leading to very minimal Operating costs and thus lower cost of ownership.</w:t>
      </w:r>
    </w:p>
    <w:p w14:paraId="1B47A127" w14:textId="77777777" w:rsidR="00E2575D" w:rsidRPr="0022135B" w:rsidRDefault="00E2575D" w:rsidP="00E2575D">
      <w:pPr>
        <w:ind w:left="630" w:hanging="360"/>
      </w:pPr>
      <w:r>
        <w:rPr>
          <w:noProof/>
          <w:lang w:bidi="hi-IN"/>
        </w:rPr>
        <w:drawing>
          <wp:anchor distT="0" distB="0" distL="114300" distR="114300" simplePos="0" relativeHeight="251675136" behindDoc="1" locked="0" layoutInCell="1" allowOverlap="1" wp14:anchorId="241AA1A7" wp14:editId="7F17963D">
            <wp:simplePos x="0" y="0"/>
            <wp:positionH relativeFrom="margin">
              <wp:posOffset>2657475</wp:posOffset>
            </wp:positionH>
            <wp:positionV relativeFrom="paragraph">
              <wp:posOffset>138430</wp:posOffset>
            </wp:positionV>
            <wp:extent cx="2639362" cy="1473200"/>
            <wp:effectExtent l="0" t="0" r="0" b="0"/>
            <wp:wrapTight wrapText="bothSides">
              <wp:wrapPolygon edited="0">
                <wp:start x="468" y="1397"/>
                <wp:lineTo x="468" y="2514"/>
                <wp:lineTo x="1403" y="6424"/>
                <wp:lineTo x="2962" y="10893"/>
                <wp:lineTo x="3118" y="12290"/>
                <wp:lineTo x="4678" y="15362"/>
                <wp:lineTo x="5301" y="15362"/>
                <wp:lineTo x="5301" y="17597"/>
                <wp:lineTo x="6393" y="19831"/>
                <wp:lineTo x="7328" y="19831"/>
                <wp:lineTo x="7328" y="21228"/>
                <wp:lineTo x="21205" y="21228"/>
                <wp:lineTo x="2027" y="1397"/>
                <wp:lineTo x="468" y="1397"/>
              </wp:wrapPolygon>
            </wp:wrapTight>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oller_conveyor.863.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39362" cy="1473200"/>
                    </a:xfrm>
                    <a:prstGeom prst="rect">
                      <a:avLst/>
                    </a:prstGeom>
                  </pic:spPr>
                </pic:pic>
              </a:graphicData>
            </a:graphic>
          </wp:anchor>
        </w:drawing>
      </w:r>
      <w:r w:rsidRPr="0022135B">
        <w:t xml:space="preserve">Some Salient Features of Falcon’s </w:t>
      </w:r>
      <w:r>
        <w:t xml:space="preserve">idler </w:t>
      </w:r>
      <w:r w:rsidRPr="0022135B">
        <w:t>roller conveyor:</w:t>
      </w:r>
    </w:p>
    <w:p w14:paraId="25FE0666" w14:textId="77777777" w:rsidR="00E2575D" w:rsidRPr="0022135B" w:rsidRDefault="00E2575D" w:rsidP="00E2575D">
      <w:pPr>
        <w:pStyle w:val="ListParagraph"/>
        <w:numPr>
          <w:ilvl w:val="0"/>
          <w:numId w:val="38"/>
        </w:numPr>
        <w:ind w:left="1440"/>
      </w:pPr>
      <w:r w:rsidRPr="0022135B">
        <w:t>Low Noise</w:t>
      </w:r>
    </w:p>
    <w:p w14:paraId="1D48377F" w14:textId="77777777" w:rsidR="00E2575D" w:rsidRPr="0022135B" w:rsidRDefault="00E2575D" w:rsidP="00E2575D">
      <w:pPr>
        <w:pStyle w:val="ListParagraph"/>
        <w:numPr>
          <w:ilvl w:val="0"/>
          <w:numId w:val="38"/>
        </w:numPr>
        <w:ind w:left="1440"/>
      </w:pPr>
      <w:r w:rsidRPr="0022135B">
        <w:t>Maximum uptime.</w:t>
      </w:r>
    </w:p>
    <w:p w14:paraId="7685BEB4" w14:textId="77777777" w:rsidR="00E2575D" w:rsidRPr="0022135B" w:rsidRDefault="00E2575D" w:rsidP="00E2575D">
      <w:pPr>
        <w:pStyle w:val="ListParagraph"/>
        <w:numPr>
          <w:ilvl w:val="0"/>
          <w:numId w:val="38"/>
        </w:numPr>
        <w:ind w:left="1440"/>
      </w:pPr>
      <w:r w:rsidRPr="0022135B">
        <w:t>Minimal maintenance</w:t>
      </w:r>
    </w:p>
    <w:p w14:paraId="03F1E8BE" w14:textId="77777777" w:rsidR="00E2575D" w:rsidRDefault="00E2575D" w:rsidP="00E2575D">
      <w:pPr>
        <w:pStyle w:val="ListParagraph"/>
        <w:numPr>
          <w:ilvl w:val="0"/>
          <w:numId w:val="38"/>
        </w:numPr>
        <w:ind w:left="1440"/>
      </w:pPr>
      <w:r>
        <w:t>Comes with</w:t>
      </w:r>
      <w:r w:rsidRPr="0022135B">
        <w:t xml:space="preserve"> MS frame.</w:t>
      </w:r>
    </w:p>
    <w:p w14:paraId="727A837B" w14:textId="77777777" w:rsidR="00E2575D" w:rsidRPr="006829E0" w:rsidRDefault="00E2575D" w:rsidP="00E2575D">
      <w:pPr>
        <w:pStyle w:val="ListParagraph"/>
        <w:ind w:left="1440"/>
      </w:pPr>
    </w:p>
    <w:p w14:paraId="61130A4E" w14:textId="77777777" w:rsidR="00E2575D" w:rsidRDefault="00E2575D" w:rsidP="00E2575D">
      <w:pPr>
        <w:jc w:val="center"/>
        <w:rPr>
          <w:lang w:val="en-GB" w:eastAsia="zh-CN"/>
        </w:rPr>
      </w:pPr>
    </w:p>
    <w:p w14:paraId="327F3FA8" w14:textId="77777777" w:rsidR="00E2575D" w:rsidRDefault="00E2575D" w:rsidP="00E2575D">
      <w:pPr>
        <w:rPr>
          <w:lang w:val="en-GB" w:eastAsia="zh-CN"/>
        </w:rPr>
      </w:pPr>
    </w:p>
    <w:p w14:paraId="56B9EA65" w14:textId="77777777" w:rsidR="00E2575D" w:rsidRDefault="00E2575D" w:rsidP="00E2575D">
      <w:pPr>
        <w:rPr>
          <w:lang w:val="en-GB" w:eastAsia="zh-CN"/>
        </w:rPr>
      </w:pPr>
    </w:p>
    <w:tbl>
      <w:tblPr>
        <w:tblStyle w:val="GridTable4-Accent6"/>
        <w:tblpPr w:leftFromText="180" w:rightFromText="180" w:vertAnchor="text" w:horzAnchor="margin" w:tblpY="94"/>
        <w:tblW w:w="5000" w:type="pct"/>
        <w:tblLook w:val="04A0" w:firstRow="1" w:lastRow="0" w:firstColumn="1" w:lastColumn="0" w:noHBand="0" w:noVBand="1"/>
      </w:tblPr>
      <w:tblGrid>
        <w:gridCol w:w="3631"/>
        <w:gridCol w:w="866"/>
        <w:gridCol w:w="4519"/>
      </w:tblGrid>
      <w:tr w:rsidR="00E2575D" w:rsidRPr="006829E0" w14:paraId="7CFADA56" w14:textId="77777777" w:rsidTr="00E2575D">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shd w:val="clear" w:color="auto" w:fill="2F5496" w:themeFill="accent1" w:themeFillShade="BF"/>
          </w:tcPr>
          <w:p w14:paraId="356200C7" w14:textId="77777777" w:rsidR="00E2575D" w:rsidRPr="007451A8" w:rsidRDefault="00E2575D" w:rsidP="00DD243F">
            <w:pPr>
              <w:rPr>
                <w:rFonts w:eastAsia="Times New Roman"/>
                <w:lang w:bidi="hi-IN"/>
              </w:rPr>
            </w:pPr>
            <w:r w:rsidRPr="007451A8">
              <w:rPr>
                <w:rFonts w:eastAsia="Times New Roman"/>
                <w:lang w:bidi="hi-IN"/>
              </w:rPr>
              <w:t>Specification</w:t>
            </w:r>
          </w:p>
        </w:tc>
        <w:tc>
          <w:tcPr>
            <w:tcW w:w="480" w:type="pct"/>
            <w:shd w:val="clear" w:color="auto" w:fill="2F5496" w:themeFill="accent1" w:themeFillShade="BF"/>
          </w:tcPr>
          <w:p w14:paraId="0BC4B534" w14:textId="77777777" w:rsidR="00E2575D" w:rsidRPr="007451A8" w:rsidRDefault="00E2575D" w:rsidP="00DD243F">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UOM</w:t>
            </w:r>
          </w:p>
        </w:tc>
        <w:tc>
          <w:tcPr>
            <w:tcW w:w="2506" w:type="pct"/>
            <w:shd w:val="clear" w:color="auto" w:fill="2F5496" w:themeFill="accent1" w:themeFillShade="BF"/>
          </w:tcPr>
          <w:p w14:paraId="14683661" w14:textId="77777777" w:rsidR="00E2575D" w:rsidRPr="007451A8" w:rsidRDefault="00E2575D" w:rsidP="00DD243F">
            <w:pPr>
              <w:cnfStyle w:val="100000000000" w:firstRow="1" w:lastRow="0" w:firstColumn="0" w:lastColumn="0" w:oddVBand="0" w:evenVBand="0" w:oddHBand="0" w:evenHBand="0" w:firstRowFirstColumn="0" w:firstRowLastColumn="0" w:lastRowFirstColumn="0" w:lastRowLastColumn="0"/>
              <w:rPr>
                <w:rFonts w:eastAsia="Times New Roman"/>
                <w:lang w:bidi="hi-IN"/>
              </w:rPr>
            </w:pPr>
            <w:r w:rsidRPr="007451A8">
              <w:rPr>
                <w:rFonts w:eastAsia="Times New Roman"/>
                <w:lang w:bidi="hi-IN"/>
              </w:rPr>
              <w:t>Remark</w:t>
            </w:r>
          </w:p>
        </w:tc>
      </w:tr>
      <w:tr w:rsidR="00E2575D" w:rsidRPr="006829E0" w14:paraId="3EA2B425"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E9710CD" w14:textId="77777777" w:rsidR="00E2575D" w:rsidRPr="006E6F04" w:rsidRDefault="00E2575D" w:rsidP="00DD243F">
            <w:pPr>
              <w:rPr>
                <w:rFonts w:eastAsia="Times New Roman"/>
                <w:b w:val="0"/>
                <w:bCs w:val="0"/>
                <w:lang w:bidi="hi-IN"/>
              </w:rPr>
            </w:pPr>
            <w:r w:rsidRPr="006E6F04">
              <w:rPr>
                <w:rFonts w:eastAsia="Times New Roman"/>
                <w:b w:val="0"/>
                <w:bCs w:val="0"/>
                <w:lang w:bidi="hi-IN"/>
              </w:rPr>
              <w:t>Manufacturer Name</w:t>
            </w:r>
          </w:p>
        </w:tc>
        <w:tc>
          <w:tcPr>
            <w:tcW w:w="480" w:type="pct"/>
            <w:hideMark/>
          </w:tcPr>
          <w:p w14:paraId="446C502E"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Name</w:t>
            </w:r>
          </w:p>
        </w:tc>
        <w:tc>
          <w:tcPr>
            <w:tcW w:w="2506" w:type="pct"/>
            <w:hideMark/>
          </w:tcPr>
          <w:p w14:paraId="0A4CC809"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Falcon Autotech</w:t>
            </w:r>
          </w:p>
        </w:tc>
      </w:tr>
      <w:tr w:rsidR="00E2575D" w:rsidRPr="006829E0" w14:paraId="643C13AE"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2E5D619" w14:textId="77777777" w:rsidR="00E2575D" w:rsidRPr="006E6F04" w:rsidRDefault="00E2575D" w:rsidP="00DD243F">
            <w:pPr>
              <w:rPr>
                <w:rFonts w:eastAsia="Times New Roman"/>
                <w:b w:val="0"/>
                <w:bCs w:val="0"/>
                <w:lang w:bidi="hi-IN"/>
              </w:rPr>
            </w:pPr>
            <w:r w:rsidRPr="006E6F04">
              <w:rPr>
                <w:rFonts w:eastAsia="Times New Roman"/>
                <w:b w:val="0"/>
                <w:bCs w:val="0"/>
                <w:lang w:bidi="hi-IN"/>
              </w:rPr>
              <w:t>Material of Roller</w:t>
            </w:r>
          </w:p>
        </w:tc>
        <w:tc>
          <w:tcPr>
            <w:tcW w:w="480" w:type="pct"/>
            <w:hideMark/>
          </w:tcPr>
          <w:p w14:paraId="46532AB7"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7F9A79B5"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MS Rollers with Zinc Plating</w:t>
            </w:r>
          </w:p>
        </w:tc>
      </w:tr>
      <w:tr w:rsidR="00E2575D" w:rsidRPr="006829E0" w14:paraId="48E010AA"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6FCBEF06" w14:textId="77777777" w:rsidR="00E2575D" w:rsidRPr="006E6F04" w:rsidRDefault="00E2575D" w:rsidP="00DD243F">
            <w:pPr>
              <w:rPr>
                <w:rFonts w:eastAsia="Times New Roman"/>
                <w:b w:val="0"/>
                <w:bCs w:val="0"/>
                <w:lang w:bidi="hi-IN"/>
              </w:rPr>
            </w:pPr>
            <w:r w:rsidRPr="006E6F04">
              <w:rPr>
                <w:rFonts w:eastAsia="Times New Roman"/>
                <w:b w:val="0"/>
                <w:bCs w:val="0"/>
                <w:lang w:bidi="hi-IN"/>
              </w:rPr>
              <w:t>Overall Width</w:t>
            </w:r>
          </w:p>
        </w:tc>
        <w:tc>
          <w:tcPr>
            <w:tcW w:w="480" w:type="pct"/>
            <w:hideMark/>
          </w:tcPr>
          <w:p w14:paraId="7D9D99D5"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22238CDF" w14:textId="2AB6CE13"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Pr>
                <w:rFonts w:eastAsia="Times New Roman"/>
                <w:lang w:bidi="hi-IN"/>
              </w:rPr>
              <w:t>1</w:t>
            </w:r>
            <w:r w:rsidR="00DF2D73">
              <w:rPr>
                <w:rFonts w:eastAsia="Times New Roman"/>
                <w:lang w:bidi="hi-IN"/>
              </w:rPr>
              <w:t>0</w:t>
            </w:r>
            <w:r>
              <w:rPr>
                <w:rFonts w:eastAsia="Times New Roman"/>
                <w:lang w:bidi="hi-IN"/>
              </w:rPr>
              <w:t>00</w:t>
            </w:r>
          </w:p>
        </w:tc>
      </w:tr>
      <w:tr w:rsidR="00E2575D" w:rsidRPr="006829E0" w14:paraId="2D111EF9"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6EC38CD" w14:textId="77777777" w:rsidR="00E2575D" w:rsidRPr="006E6F04" w:rsidRDefault="00E2575D" w:rsidP="00DD243F">
            <w:pPr>
              <w:rPr>
                <w:rFonts w:eastAsia="Times New Roman"/>
                <w:b w:val="0"/>
                <w:bCs w:val="0"/>
                <w:lang w:bidi="hi-IN"/>
              </w:rPr>
            </w:pPr>
            <w:r w:rsidRPr="006E6F04">
              <w:rPr>
                <w:rFonts w:eastAsia="Times New Roman"/>
                <w:b w:val="0"/>
                <w:bCs w:val="0"/>
                <w:lang w:bidi="hi-IN"/>
              </w:rPr>
              <w:t>Conveyor Height</w:t>
            </w:r>
          </w:p>
        </w:tc>
        <w:tc>
          <w:tcPr>
            <w:tcW w:w="480" w:type="pct"/>
            <w:hideMark/>
          </w:tcPr>
          <w:p w14:paraId="3F4BF1A8"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F82840F"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As per Layout requirement</w:t>
            </w:r>
          </w:p>
        </w:tc>
      </w:tr>
      <w:tr w:rsidR="00E2575D" w:rsidRPr="006829E0" w14:paraId="221F7932"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04DE030A" w14:textId="77777777" w:rsidR="00E2575D" w:rsidRPr="006E6F04" w:rsidRDefault="00E2575D" w:rsidP="00DD243F">
            <w:pPr>
              <w:rPr>
                <w:rFonts w:eastAsia="Times New Roman"/>
                <w:b w:val="0"/>
                <w:bCs w:val="0"/>
                <w:lang w:bidi="hi-IN"/>
              </w:rPr>
            </w:pPr>
            <w:r w:rsidRPr="006E6F04">
              <w:rPr>
                <w:rFonts w:eastAsia="Times New Roman"/>
                <w:b w:val="0"/>
                <w:bCs w:val="0"/>
                <w:lang w:bidi="hi-IN"/>
              </w:rPr>
              <w:t>Load capacity per unit length of Conveyor</w:t>
            </w:r>
          </w:p>
        </w:tc>
        <w:tc>
          <w:tcPr>
            <w:tcW w:w="480" w:type="pct"/>
            <w:hideMark/>
          </w:tcPr>
          <w:p w14:paraId="54273C2C"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kg/m</w:t>
            </w:r>
          </w:p>
        </w:tc>
        <w:tc>
          <w:tcPr>
            <w:tcW w:w="2506" w:type="pct"/>
            <w:hideMark/>
          </w:tcPr>
          <w:p w14:paraId="003C3DE7"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50</w:t>
            </w:r>
          </w:p>
        </w:tc>
      </w:tr>
      <w:tr w:rsidR="00E2575D" w:rsidRPr="006829E0" w14:paraId="6827D342"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2C79486F" w14:textId="77777777" w:rsidR="00E2575D" w:rsidRPr="006E6F04" w:rsidRDefault="00E2575D" w:rsidP="00DD243F">
            <w:pPr>
              <w:rPr>
                <w:rFonts w:eastAsia="Times New Roman"/>
                <w:b w:val="0"/>
                <w:bCs w:val="0"/>
                <w:lang w:bidi="hi-IN"/>
              </w:rPr>
            </w:pPr>
            <w:r w:rsidRPr="006E6F04">
              <w:rPr>
                <w:rFonts w:eastAsia="Times New Roman"/>
                <w:b w:val="0"/>
                <w:bCs w:val="0"/>
                <w:lang w:bidi="hi-IN"/>
              </w:rPr>
              <w:t>Roller Span</w:t>
            </w:r>
          </w:p>
        </w:tc>
        <w:tc>
          <w:tcPr>
            <w:tcW w:w="480" w:type="pct"/>
            <w:hideMark/>
          </w:tcPr>
          <w:p w14:paraId="43DCA74F"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030B6B81"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approx. 600</w:t>
            </w:r>
          </w:p>
        </w:tc>
      </w:tr>
      <w:tr w:rsidR="00E2575D" w:rsidRPr="006829E0" w14:paraId="436BB358"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5AE068F0" w14:textId="77777777" w:rsidR="00E2575D" w:rsidRPr="006E6F04" w:rsidRDefault="00E2575D" w:rsidP="00DD243F">
            <w:pPr>
              <w:rPr>
                <w:rFonts w:eastAsia="Times New Roman"/>
                <w:b w:val="0"/>
                <w:bCs w:val="0"/>
                <w:lang w:bidi="hi-IN"/>
              </w:rPr>
            </w:pPr>
            <w:r w:rsidRPr="006E6F04">
              <w:rPr>
                <w:rFonts w:eastAsia="Times New Roman"/>
                <w:b w:val="0"/>
                <w:bCs w:val="0"/>
                <w:lang w:bidi="hi-IN"/>
              </w:rPr>
              <w:t>Roller Diameter</w:t>
            </w:r>
          </w:p>
        </w:tc>
        <w:tc>
          <w:tcPr>
            <w:tcW w:w="480" w:type="pct"/>
            <w:hideMark/>
          </w:tcPr>
          <w:p w14:paraId="6E26A77C"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5BF43A41"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approx. 50</w:t>
            </w:r>
          </w:p>
        </w:tc>
      </w:tr>
      <w:tr w:rsidR="00E2575D" w:rsidRPr="006829E0" w14:paraId="2FD65F1C"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15CC07BF" w14:textId="77777777" w:rsidR="00E2575D" w:rsidRPr="006E6F04" w:rsidRDefault="00E2575D" w:rsidP="00DD243F">
            <w:pPr>
              <w:rPr>
                <w:rFonts w:eastAsia="Times New Roman"/>
                <w:b w:val="0"/>
                <w:bCs w:val="0"/>
                <w:lang w:bidi="hi-IN"/>
              </w:rPr>
            </w:pPr>
            <w:r w:rsidRPr="006E6F04">
              <w:rPr>
                <w:rFonts w:eastAsia="Times New Roman"/>
                <w:b w:val="0"/>
                <w:bCs w:val="0"/>
                <w:lang w:bidi="hi-IN"/>
              </w:rPr>
              <w:t>Pitch of Rollers</w:t>
            </w:r>
          </w:p>
        </w:tc>
        <w:tc>
          <w:tcPr>
            <w:tcW w:w="480" w:type="pct"/>
            <w:hideMark/>
          </w:tcPr>
          <w:p w14:paraId="4F51D685"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mm</w:t>
            </w:r>
          </w:p>
        </w:tc>
        <w:tc>
          <w:tcPr>
            <w:tcW w:w="2506" w:type="pct"/>
            <w:hideMark/>
          </w:tcPr>
          <w:p w14:paraId="119F85A2"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Pr>
                <w:rFonts w:eastAsia="Times New Roman"/>
                <w:lang w:bidi="hi-IN"/>
              </w:rPr>
              <w:t>75</w:t>
            </w:r>
          </w:p>
        </w:tc>
      </w:tr>
      <w:tr w:rsidR="00E2575D" w:rsidRPr="006829E0" w14:paraId="30F4B3B1"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4E0B850B" w14:textId="77777777" w:rsidR="00E2575D" w:rsidRPr="006E6F04" w:rsidRDefault="00E2575D" w:rsidP="00DD243F">
            <w:pPr>
              <w:rPr>
                <w:rFonts w:eastAsia="Times New Roman"/>
                <w:b w:val="0"/>
                <w:bCs w:val="0"/>
                <w:lang w:bidi="hi-IN"/>
              </w:rPr>
            </w:pPr>
            <w:r w:rsidRPr="006E6F04">
              <w:rPr>
                <w:rFonts w:eastAsia="Times New Roman"/>
                <w:b w:val="0"/>
                <w:bCs w:val="0"/>
                <w:lang w:bidi="hi-IN"/>
              </w:rPr>
              <w:t>Type of Mounts</w:t>
            </w:r>
          </w:p>
        </w:tc>
        <w:tc>
          <w:tcPr>
            <w:tcW w:w="480" w:type="pct"/>
            <w:hideMark/>
          </w:tcPr>
          <w:p w14:paraId="2AFBE8F7"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1D2509C6"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Fixed Heights Legs with Grouting Provisions</w:t>
            </w:r>
          </w:p>
        </w:tc>
      </w:tr>
      <w:tr w:rsidR="00E2575D" w:rsidRPr="006829E0" w14:paraId="4F5FFEE1" w14:textId="77777777" w:rsidTr="00E2575D">
        <w:trPr>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69E6112" w14:textId="77777777" w:rsidR="00E2575D" w:rsidRPr="006E6F04" w:rsidRDefault="00E2575D" w:rsidP="00DD243F">
            <w:pPr>
              <w:rPr>
                <w:rFonts w:eastAsia="Times New Roman"/>
                <w:b w:val="0"/>
                <w:bCs w:val="0"/>
                <w:lang w:bidi="hi-IN"/>
              </w:rPr>
            </w:pPr>
            <w:r w:rsidRPr="006E6F04">
              <w:rPr>
                <w:rFonts w:eastAsia="Times New Roman"/>
                <w:b w:val="0"/>
                <w:bCs w:val="0"/>
                <w:lang w:bidi="hi-IN"/>
              </w:rPr>
              <w:t>Type of Guides</w:t>
            </w:r>
          </w:p>
        </w:tc>
        <w:tc>
          <w:tcPr>
            <w:tcW w:w="480" w:type="pct"/>
            <w:hideMark/>
          </w:tcPr>
          <w:p w14:paraId="74FECC39"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Type</w:t>
            </w:r>
          </w:p>
        </w:tc>
        <w:tc>
          <w:tcPr>
            <w:tcW w:w="2506" w:type="pct"/>
            <w:hideMark/>
          </w:tcPr>
          <w:p w14:paraId="6DED9AFE" w14:textId="77777777" w:rsidR="00E2575D" w:rsidRPr="006E6F04" w:rsidRDefault="00E2575D" w:rsidP="00DD243F">
            <w:pPr>
              <w:cnfStyle w:val="000000000000" w:firstRow="0" w:lastRow="0" w:firstColumn="0" w:lastColumn="0" w:oddVBand="0" w:evenVBand="0" w:oddHBand="0" w:evenHBand="0" w:firstRowFirstColumn="0" w:firstRowLastColumn="0" w:lastRowFirstColumn="0" w:lastRowLastColumn="0"/>
              <w:rPr>
                <w:rFonts w:eastAsia="Times New Roman"/>
                <w:lang w:bidi="hi-IN"/>
              </w:rPr>
            </w:pPr>
            <w:r w:rsidRPr="006E6F04">
              <w:rPr>
                <w:rFonts w:eastAsia="Times New Roman"/>
                <w:lang w:bidi="hi-IN"/>
              </w:rPr>
              <w:t>Yes</w:t>
            </w:r>
          </w:p>
        </w:tc>
      </w:tr>
      <w:tr w:rsidR="00E2575D" w:rsidRPr="006829E0" w14:paraId="501958CA" w14:textId="77777777" w:rsidTr="00E2575D">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4" w:type="pct"/>
            <w:hideMark/>
          </w:tcPr>
          <w:p w14:paraId="30C1DA47" w14:textId="77777777" w:rsidR="00E2575D" w:rsidRPr="006E6F04" w:rsidRDefault="00E2575D" w:rsidP="00DD243F">
            <w:pPr>
              <w:rPr>
                <w:rFonts w:eastAsia="Times New Roman"/>
                <w:b w:val="0"/>
                <w:bCs w:val="0"/>
                <w:lang w:bidi="hi-IN"/>
              </w:rPr>
            </w:pPr>
            <w:r w:rsidRPr="006E6F04">
              <w:rPr>
                <w:rFonts w:eastAsia="Times New Roman"/>
                <w:b w:val="0"/>
                <w:bCs w:val="0"/>
                <w:lang w:bidi="hi-IN"/>
              </w:rPr>
              <w:t xml:space="preserve">End Stopper </w:t>
            </w:r>
          </w:p>
        </w:tc>
        <w:tc>
          <w:tcPr>
            <w:tcW w:w="480" w:type="pct"/>
            <w:hideMark/>
          </w:tcPr>
          <w:p w14:paraId="17DF95C9"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yes/no</w:t>
            </w:r>
          </w:p>
        </w:tc>
        <w:tc>
          <w:tcPr>
            <w:tcW w:w="2506" w:type="pct"/>
            <w:hideMark/>
          </w:tcPr>
          <w:p w14:paraId="7781F823" w14:textId="77777777" w:rsidR="00E2575D" w:rsidRPr="006E6F04" w:rsidRDefault="00E2575D" w:rsidP="00DD243F">
            <w:pPr>
              <w:cnfStyle w:val="000000100000" w:firstRow="0" w:lastRow="0" w:firstColumn="0" w:lastColumn="0" w:oddVBand="0" w:evenVBand="0" w:oddHBand="1" w:evenHBand="0" w:firstRowFirstColumn="0" w:firstRowLastColumn="0" w:lastRowFirstColumn="0" w:lastRowLastColumn="0"/>
              <w:rPr>
                <w:rFonts w:eastAsia="Times New Roman"/>
                <w:lang w:bidi="hi-IN"/>
              </w:rPr>
            </w:pPr>
            <w:r w:rsidRPr="006E6F04">
              <w:rPr>
                <w:rFonts w:eastAsia="Times New Roman"/>
                <w:lang w:bidi="hi-IN"/>
              </w:rPr>
              <w:t>Yes</w:t>
            </w:r>
          </w:p>
        </w:tc>
      </w:tr>
    </w:tbl>
    <w:p w14:paraId="1135061D" w14:textId="77777777" w:rsidR="00E2575D" w:rsidRDefault="00E2575D" w:rsidP="00E2575D">
      <w:pPr>
        <w:rPr>
          <w:lang w:val="en-GB" w:eastAsia="zh-CN"/>
        </w:rPr>
      </w:pPr>
    </w:p>
    <w:p w14:paraId="062F1D44" w14:textId="77777777" w:rsidR="00E2575D" w:rsidRDefault="00E2575D" w:rsidP="00E2575D">
      <w:pPr>
        <w:rPr>
          <w:lang w:val="en-GB" w:eastAsia="zh-CN"/>
        </w:rPr>
      </w:pPr>
    </w:p>
    <w:p w14:paraId="20A0187F" w14:textId="77777777" w:rsidR="00E2575D" w:rsidRDefault="00E2575D" w:rsidP="00E2575D">
      <w:pPr>
        <w:rPr>
          <w:lang w:val="en-GB" w:eastAsia="zh-CN"/>
        </w:rPr>
      </w:pPr>
    </w:p>
    <w:p w14:paraId="62B2C163" w14:textId="77777777" w:rsidR="00E2575D" w:rsidRDefault="00E2575D" w:rsidP="00E2575D">
      <w:pPr>
        <w:rPr>
          <w:lang w:val="en-GB" w:eastAsia="zh-CN"/>
        </w:rPr>
      </w:pPr>
    </w:p>
    <w:p w14:paraId="08411309" w14:textId="77777777" w:rsidR="00E2575D" w:rsidRDefault="00E2575D" w:rsidP="00E2575D">
      <w:pPr>
        <w:rPr>
          <w:lang w:val="en-GB" w:eastAsia="zh-CN"/>
        </w:rPr>
      </w:pPr>
    </w:p>
    <w:p w14:paraId="372DC371" w14:textId="77777777" w:rsidR="00E2575D" w:rsidRDefault="00E2575D" w:rsidP="00E2575D">
      <w:pPr>
        <w:rPr>
          <w:lang w:val="en-GB" w:eastAsia="zh-CN"/>
        </w:rPr>
      </w:pPr>
    </w:p>
    <w:p w14:paraId="765FA47C" w14:textId="77777777" w:rsidR="00E2575D" w:rsidRDefault="00E2575D" w:rsidP="00E2575D">
      <w:pPr>
        <w:rPr>
          <w:lang w:val="en-GB" w:eastAsia="zh-CN"/>
        </w:rPr>
      </w:pPr>
    </w:p>
    <w:p w14:paraId="0D2FE124" w14:textId="77777777" w:rsidR="00E2575D" w:rsidRDefault="00E2575D" w:rsidP="00E2575D">
      <w:pPr>
        <w:rPr>
          <w:lang w:val="en-GB" w:eastAsia="zh-CN"/>
        </w:rPr>
      </w:pPr>
    </w:p>
    <w:p w14:paraId="335E15BC" w14:textId="77777777" w:rsidR="00E2575D" w:rsidRDefault="00E2575D" w:rsidP="00E2575D">
      <w:pPr>
        <w:rPr>
          <w:lang w:val="en-GB" w:eastAsia="zh-CN"/>
        </w:rPr>
      </w:pPr>
    </w:p>
    <w:p w14:paraId="00CD59FA" w14:textId="77777777" w:rsidR="00E2575D" w:rsidRDefault="00E2575D" w:rsidP="00E2575D">
      <w:pPr>
        <w:rPr>
          <w:lang w:val="en-GB" w:eastAsia="zh-CN"/>
        </w:rPr>
      </w:pPr>
    </w:p>
    <w:p w14:paraId="09CFEC56" w14:textId="22D99BA6" w:rsidR="00296517" w:rsidRDefault="00296517">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4" w:name="_Toc145535608"/>
      <w:r w:rsidRPr="00BB711A">
        <w:rPr>
          <w:rFonts w:ascii="Calibri" w:eastAsia="SimSun" w:hAnsi="Calibri" w:cs="Calibri"/>
          <w:color w:val="323E4F" w:themeColor="text2" w:themeShade="BF"/>
          <w:sz w:val="24"/>
          <w:szCs w:val="24"/>
          <w:lang w:val="en-GB" w:eastAsia="zh-CN"/>
        </w:rPr>
        <w:lastRenderedPageBreak/>
        <w:t>Plastic Modular Belt Conveyor</w:t>
      </w:r>
      <w:bookmarkEnd w:id="94"/>
    </w:p>
    <w:p w14:paraId="2D2454EB" w14:textId="77777777" w:rsidR="002622E9" w:rsidRPr="002622E9" w:rsidRDefault="002622E9" w:rsidP="002622E9">
      <w:pPr>
        <w:rPr>
          <w:lang w:val="en-GB" w:eastAsia="zh-CN"/>
        </w:rPr>
      </w:pPr>
    </w:p>
    <w:p w14:paraId="08AA60F5" w14:textId="311F0420" w:rsidR="00296517" w:rsidRPr="00053D41" w:rsidRDefault="002622E9" w:rsidP="00BB711A">
      <w:pPr>
        <w:rPr>
          <w:rFonts w:cstheme="minorHAnsi"/>
        </w:rPr>
      </w:pPr>
      <w:r w:rsidRPr="00053D41">
        <w:rPr>
          <w:rFonts w:cstheme="minorHAnsi"/>
          <w:noProof/>
          <w:lang w:eastAsia="en-IN"/>
        </w:rPr>
        <w:drawing>
          <wp:anchor distT="0" distB="0" distL="114300" distR="114300" simplePos="0" relativeHeight="251611648" behindDoc="0" locked="0" layoutInCell="1" allowOverlap="1" wp14:anchorId="284B1466" wp14:editId="03ECBB20">
            <wp:simplePos x="0" y="0"/>
            <wp:positionH relativeFrom="margin">
              <wp:posOffset>3515995</wp:posOffset>
            </wp:positionH>
            <wp:positionV relativeFrom="paragraph">
              <wp:posOffset>289560</wp:posOffset>
            </wp:positionV>
            <wp:extent cx="2211705" cy="1304290"/>
            <wp:effectExtent l="0" t="0" r="0" b="3810"/>
            <wp:wrapNone/>
            <wp:docPr id="453" name="Picture 453" descr="A picture containing table, work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Picture 453" descr="A picture containing table, worktable&#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211705" cy="1304290"/>
                    </a:xfrm>
                    <a:prstGeom prst="rect">
                      <a:avLst/>
                    </a:prstGeom>
                  </pic:spPr>
                </pic:pic>
              </a:graphicData>
            </a:graphic>
            <wp14:sizeRelH relativeFrom="margin">
              <wp14:pctWidth>0</wp14:pctWidth>
            </wp14:sizeRelH>
            <wp14:sizeRelV relativeFrom="margin">
              <wp14:pctHeight>0</wp14:pctHeight>
            </wp14:sizeRelV>
          </wp:anchor>
        </w:drawing>
      </w:r>
      <w:r w:rsidR="00296517" w:rsidRPr="00053D41">
        <w:rPr>
          <w:rFonts w:cstheme="minorHAnsi"/>
        </w:rPr>
        <w:t>Falcon’s Belt Conveyors are modular &amp; robust in design. MS profile is used to build conveyor frame.</w:t>
      </w:r>
    </w:p>
    <w:p w14:paraId="0B5655F2" w14:textId="0B0099F5" w:rsidR="00296517" w:rsidRPr="00053D41" w:rsidRDefault="00296517" w:rsidP="00BB711A">
      <w:pPr>
        <w:rPr>
          <w:rFonts w:cstheme="minorHAnsi"/>
        </w:rPr>
      </w:pPr>
      <w:r w:rsidRPr="00053D41">
        <w:rPr>
          <w:rFonts w:cstheme="minorHAnsi"/>
        </w:rPr>
        <w:t>Some Salient Features of Falcon’s Modular Belt conveyor:</w:t>
      </w:r>
    </w:p>
    <w:p w14:paraId="0A2BEE92" w14:textId="240B24E2" w:rsidR="00296517" w:rsidRPr="00BB711A" w:rsidRDefault="00296517">
      <w:pPr>
        <w:pStyle w:val="ListParagraph"/>
        <w:numPr>
          <w:ilvl w:val="0"/>
          <w:numId w:val="29"/>
        </w:numPr>
        <w:tabs>
          <w:tab w:val="left" w:pos="1440"/>
        </w:tabs>
        <w:rPr>
          <w:rFonts w:cstheme="minorHAnsi"/>
        </w:rPr>
      </w:pPr>
      <w:r w:rsidRPr="00BB711A">
        <w:rPr>
          <w:rFonts w:cstheme="minorHAnsi"/>
        </w:rPr>
        <w:t>Low Noise</w:t>
      </w:r>
    </w:p>
    <w:p w14:paraId="526C1FB8"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Maximum uptime.</w:t>
      </w:r>
    </w:p>
    <w:p w14:paraId="1909B707"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Minimal maintenance</w:t>
      </w:r>
    </w:p>
    <w:p w14:paraId="24BF5193"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High safety standards.</w:t>
      </w:r>
    </w:p>
    <w:p w14:paraId="5AA9398F" w14:textId="77777777" w:rsidR="00296517" w:rsidRPr="00BB711A" w:rsidRDefault="00296517">
      <w:pPr>
        <w:pStyle w:val="ListParagraph"/>
        <w:numPr>
          <w:ilvl w:val="0"/>
          <w:numId w:val="29"/>
        </w:numPr>
        <w:tabs>
          <w:tab w:val="left" w:pos="720"/>
          <w:tab w:val="left" w:pos="1440"/>
        </w:tabs>
        <w:rPr>
          <w:rFonts w:cstheme="minorHAnsi"/>
        </w:rPr>
      </w:pPr>
      <w:r w:rsidRPr="00BB711A">
        <w:rPr>
          <w:rFonts w:cstheme="minorHAnsi"/>
        </w:rPr>
        <w:t>Fastest ROI.</w:t>
      </w:r>
    </w:p>
    <w:tbl>
      <w:tblPr>
        <w:tblStyle w:val="GridTable4-Accent6"/>
        <w:tblW w:w="9044" w:type="dxa"/>
        <w:tblLayout w:type="fixed"/>
        <w:tblLook w:val="04A0" w:firstRow="1" w:lastRow="0" w:firstColumn="1" w:lastColumn="0" w:noHBand="0" w:noVBand="1"/>
      </w:tblPr>
      <w:tblGrid>
        <w:gridCol w:w="4171"/>
        <w:gridCol w:w="812"/>
        <w:gridCol w:w="4061"/>
      </w:tblGrid>
      <w:tr w:rsidR="00296517" w:rsidRPr="008C2305" w14:paraId="7F72CA39" w14:textId="77777777" w:rsidTr="002622E9">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shd w:val="clear" w:color="auto" w:fill="2F5496" w:themeFill="accent1" w:themeFillShade="BF"/>
            <w:noWrap/>
          </w:tcPr>
          <w:p w14:paraId="35DE97BB" w14:textId="77777777" w:rsidR="00296517" w:rsidRPr="007451A8" w:rsidRDefault="00296517" w:rsidP="005D0C1B">
            <w:pPr>
              <w:rPr>
                <w:rFonts w:eastAsia="Times New Roman" w:cstheme="majorBidi"/>
                <w:lang w:bidi="hi-IN"/>
              </w:rPr>
            </w:pPr>
            <w:r w:rsidRPr="007451A8">
              <w:rPr>
                <w:rFonts w:eastAsia="Times New Roman" w:cstheme="majorBidi"/>
                <w:lang w:bidi="hi-IN"/>
              </w:rPr>
              <w:t>Specification</w:t>
            </w:r>
          </w:p>
        </w:tc>
        <w:tc>
          <w:tcPr>
            <w:tcW w:w="812" w:type="dxa"/>
            <w:shd w:val="clear" w:color="auto" w:fill="2F5496" w:themeFill="accent1" w:themeFillShade="BF"/>
            <w:noWrap/>
          </w:tcPr>
          <w:p w14:paraId="376FBAD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UOM</w:t>
            </w:r>
          </w:p>
        </w:tc>
        <w:tc>
          <w:tcPr>
            <w:tcW w:w="4061" w:type="dxa"/>
            <w:shd w:val="clear" w:color="auto" w:fill="2F5496" w:themeFill="accent1" w:themeFillShade="BF"/>
          </w:tcPr>
          <w:p w14:paraId="545FEF79" w14:textId="77777777" w:rsidR="00296517" w:rsidRPr="007451A8" w:rsidRDefault="00296517" w:rsidP="005D0C1B">
            <w:pPr>
              <w:cnfStyle w:val="100000000000" w:firstRow="1" w:lastRow="0" w:firstColumn="0" w:lastColumn="0" w:oddVBand="0" w:evenVBand="0" w:oddHBand="0" w:evenHBand="0" w:firstRowFirstColumn="0" w:firstRowLastColumn="0" w:lastRowFirstColumn="0" w:lastRowLastColumn="0"/>
              <w:rPr>
                <w:rFonts w:eastAsia="Times New Roman" w:cstheme="majorBidi"/>
                <w:lang w:bidi="hi-IN"/>
              </w:rPr>
            </w:pPr>
            <w:r w:rsidRPr="007451A8">
              <w:rPr>
                <w:rFonts w:eastAsia="Times New Roman" w:cstheme="majorBidi"/>
                <w:lang w:bidi="hi-IN"/>
              </w:rPr>
              <w:t>Remark</w:t>
            </w:r>
          </w:p>
        </w:tc>
      </w:tr>
      <w:tr w:rsidR="00296517" w:rsidRPr="008C2305" w14:paraId="17B92F8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tcPr>
          <w:p w14:paraId="71C4E1AB" w14:textId="77777777" w:rsidR="00296517" w:rsidRPr="00796C60" w:rsidRDefault="00296517" w:rsidP="005D0C1B">
            <w:pPr>
              <w:rPr>
                <w:rFonts w:eastAsia="Times New Roman" w:cstheme="majorBidi"/>
                <w:b w:val="0"/>
                <w:bCs w:val="0"/>
                <w:lang w:bidi="hi-IN"/>
              </w:rPr>
            </w:pPr>
            <w:r w:rsidRPr="00796C60">
              <w:rPr>
                <w:rFonts w:eastAsia="Times New Roman" w:cstheme="majorBidi"/>
                <w:b w:val="0"/>
                <w:bCs w:val="0"/>
                <w:lang w:bidi="hi-IN"/>
              </w:rPr>
              <w:t>Manufacturer Name</w:t>
            </w:r>
          </w:p>
        </w:tc>
        <w:tc>
          <w:tcPr>
            <w:tcW w:w="812" w:type="dxa"/>
            <w:noWrap/>
          </w:tcPr>
          <w:p w14:paraId="29124BC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Name</w:t>
            </w:r>
          </w:p>
        </w:tc>
        <w:tc>
          <w:tcPr>
            <w:tcW w:w="4061" w:type="dxa"/>
          </w:tcPr>
          <w:p w14:paraId="3DF2692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Pr>
                <w:rFonts w:eastAsia="Times New Roman" w:cstheme="majorBidi"/>
                <w:lang w:bidi="hi-IN"/>
              </w:rPr>
              <w:t>Falcon Autotech</w:t>
            </w:r>
          </w:p>
        </w:tc>
      </w:tr>
      <w:tr w:rsidR="00296517" w:rsidRPr="008C2305" w14:paraId="01FF341E"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6000AA"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Material</w:t>
            </w:r>
          </w:p>
        </w:tc>
        <w:tc>
          <w:tcPr>
            <w:tcW w:w="812" w:type="dxa"/>
            <w:noWrap/>
            <w:hideMark/>
          </w:tcPr>
          <w:p w14:paraId="1C06585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3A76FE1B"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 xml:space="preserve"> POM with PBT Pins, Pitch-25.4 mm, Pin Dia- 5mm</w:t>
            </w:r>
          </w:p>
        </w:tc>
      </w:tr>
      <w:tr w:rsidR="00296517" w:rsidRPr="008C2305" w14:paraId="34684437"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67F225D" w14:textId="040DF7D1"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Plastic modular Belt Make</w:t>
            </w:r>
          </w:p>
        </w:tc>
        <w:tc>
          <w:tcPr>
            <w:tcW w:w="812" w:type="dxa"/>
            <w:noWrap/>
            <w:hideMark/>
          </w:tcPr>
          <w:p w14:paraId="46561DD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Make</w:t>
            </w:r>
          </w:p>
        </w:tc>
        <w:tc>
          <w:tcPr>
            <w:tcW w:w="4061" w:type="dxa"/>
            <w:noWrap/>
            <w:hideMark/>
          </w:tcPr>
          <w:p w14:paraId="70C443C1" w14:textId="35782A84"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Movex</w:t>
            </w:r>
          </w:p>
        </w:tc>
      </w:tr>
      <w:tr w:rsidR="00296517" w:rsidRPr="008C2305" w14:paraId="59FF4388"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F0DCA9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Size &amp; No. of Sprockets on Drive End &amp; Tail End</w:t>
            </w:r>
          </w:p>
        </w:tc>
        <w:tc>
          <w:tcPr>
            <w:tcW w:w="812" w:type="dxa"/>
            <w:noWrap/>
            <w:hideMark/>
          </w:tcPr>
          <w:p w14:paraId="6F230B0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2E6B008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5/146.4 mm</w:t>
            </w:r>
          </w:p>
        </w:tc>
      </w:tr>
      <w:tr w:rsidR="00296517" w:rsidRPr="008C2305" w14:paraId="089DBC3D"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0CE9D1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Sprocket material</w:t>
            </w:r>
          </w:p>
        </w:tc>
        <w:tc>
          <w:tcPr>
            <w:tcW w:w="812" w:type="dxa"/>
            <w:noWrap/>
            <w:hideMark/>
          </w:tcPr>
          <w:p w14:paraId="016E19C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77E0DD7B"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POM</w:t>
            </w:r>
          </w:p>
        </w:tc>
      </w:tr>
      <w:tr w:rsidR="00296517" w:rsidRPr="008C2305" w14:paraId="53991EDA"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64B1540"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Chassis</w:t>
            </w:r>
          </w:p>
        </w:tc>
        <w:tc>
          <w:tcPr>
            <w:tcW w:w="812" w:type="dxa"/>
            <w:noWrap/>
            <w:hideMark/>
          </w:tcPr>
          <w:p w14:paraId="297B0EB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70F073D8"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 3mm Thick, Powder Coated-75 Microns</w:t>
            </w:r>
          </w:p>
        </w:tc>
      </w:tr>
      <w:tr w:rsidR="00296517" w:rsidRPr="008C2305" w14:paraId="4ED7B58A"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44174ED"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 xml:space="preserve">Wear Strip Material </w:t>
            </w:r>
          </w:p>
        </w:tc>
        <w:tc>
          <w:tcPr>
            <w:tcW w:w="812" w:type="dxa"/>
            <w:noWrap/>
            <w:hideMark/>
          </w:tcPr>
          <w:p w14:paraId="4E2F78DF"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0E3CD5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UHMW PE1000</w:t>
            </w:r>
          </w:p>
        </w:tc>
      </w:tr>
      <w:tr w:rsidR="00296517" w:rsidRPr="008C2305" w14:paraId="23F7BE6C"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5A862A66"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type</w:t>
            </w:r>
          </w:p>
        </w:tc>
        <w:tc>
          <w:tcPr>
            <w:tcW w:w="812" w:type="dxa"/>
            <w:noWrap/>
            <w:hideMark/>
          </w:tcPr>
          <w:p w14:paraId="68155EE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16E68136"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DIA- 50 mm/20303</w:t>
            </w:r>
          </w:p>
        </w:tc>
      </w:tr>
      <w:tr w:rsidR="00296517" w:rsidRPr="008C2305" w14:paraId="2863C620"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72510BD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Return Roller Pitch</w:t>
            </w:r>
          </w:p>
        </w:tc>
        <w:tc>
          <w:tcPr>
            <w:tcW w:w="812" w:type="dxa"/>
            <w:noWrap/>
            <w:hideMark/>
          </w:tcPr>
          <w:p w14:paraId="2A40832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mm</w:t>
            </w:r>
          </w:p>
        </w:tc>
        <w:tc>
          <w:tcPr>
            <w:tcW w:w="4061" w:type="dxa"/>
            <w:noWrap/>
            <w:hideMark/>
          </w:tcPr>
          <w:p w14:paraId="07F3A092"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800</w:t>
            </w:r>
          </w:p>
        </w:tc>
      </w:tr>
      <w:tr w:rsidR="00296517" w:rsidRPr="008C2305" w14:paraId="7F817E2D" w14:textId="77777777" w:rsidTr="002622E9">
        <w:trPr>
          <w:trHeight w:val="1097"/>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6B47F3C"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Driven Shaft</w:t>
            </w:r>
          </w:p>
        </w:tc>
        <w:tc>
          <w:tcPr>
            <w:tcW w:w="812" w:type="dxa"/>
            <w:noWrap/>
            <w:hideMark/>
          </w:tcPr>
          <w:p w14:paraId="2581F0D2"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50081D5"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MOC-EN9</w:t>
            </w:r>
            <w:r>
              <w:rPr>
                <w:rFonts w:eastAsia="Times New Roman" w:cstheme="majorBidi"/>
                <w:lang w:bidi="hi-IN"/>
              </w:rPr>
              <w:t xml:space="preserve"> </w:t>
            </w:r>
            <w:r w:rsidRPr="006E6F04">
              <w:rPr>
                <w:rFonts w:eastAsia="Times New Roman" w:cstheme="majorBidi"/>
                <w:lang w:bidi="hi-IN"/>
              </w:rPr>
              <w:t>Solid Shaft hardened to BHN 240, Size-60SQ MM, Zinc Plated -25 microns, Bearings-UCF-210D1</w:t>
            </w:r>
          </w:p>
        </w:tc>
      </w:tr>
      <w:tr w:rsidR="00296517" w:rsidRPr="008C2305" w14:paraId="7E8007D1"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25D26E39"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Sprocket</w:t>
            </w:r>
          </w:p>
        </w:tc>
        <w:tc>
          <w:tcPr>
            <w:tcW w:w="812" w:type="dxa"/>
            <w:noWrap/>
            <w:hideMark/>
          </w:tcPr>
          <w:p w14:paraId="14DB4D83"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3C395509"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DFED8D3" w14:textId="77777777" w:rsidTr="002622E9">
        <w:trPr>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0B8DD0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Duplex Chain</w:t>
            </w:r>
          </w:p>
        </w:tc>
        <w:tc>
          <w:tcPr>
            <w:tcW w:w="812" w:type="dxa"/>
            <w:noWrap/>
            <w:hideMark/>
          </w:tcPr>
          <w:p w14:paraId="1F052CF1"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MOC</w:t>
            </w:r>
          </w:p>
        </w:tc>
        <w:tc>
          <w:tcPr>
            <w:tcW w:w="4061" w:type="dxa"/>
            <w:noWrap/>
            <w:hideMark/>
          </w:tcPr>
          <w:p w14:paraId="2499DEA3"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MS</w:t>
            </w:r>
          </w:p>
        </w:tc>
      </w:tr>
      <w:tr w:rsidR="00296517" w:rsidRPr="008C2305" w14:paraId="35AB8FB9" w14:textId="77777777" w:rsidTr="002622E9">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4171" w:type="dxa"/>
            <w:noWrap/>
            <w:hideMark/>
          </w:tcPr>
          <w:p w14:paraId="38638C1E"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Conveyor Under guarding</w:t>
            </w:r>
          </w:p>
        </w:tc>
        <w:tc>
          <w:tcPr>
            <w:tcW w:w="812" w:type="dxa"/>
            <w:noWrap/>
            <w:hideMark/>
          </w:tcPr>
          <w:p w14:paraId="5E03351C"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noWrap/>
            <w:hideMark/>
          </w:tcPr>
          <w:p w14:paraId="3C1967B0" w14:textId="77777777" w:rsidR="00296517" w:rsidRPr="006E6F04" w:rsidRDefault="00296517" w:rsidP="005D0C1B">
            <w:pPr>
              <w:cnfStyle w:val="000000100000" w:firstRow="0" w:lastRow="0" w:firstColumn="0" w:lastColumn="0" w:oddVBand="0" w:evenVBand="0" w:oddHBand="1" w:evenHBand="0" w:firstRowFirstColumn="0" w:firstRowLastColumn="0" w:lastRowFirstColumn="0" w:lastRowLastColumn="0"/>
              <w:rPr>
                <w:rFonts w:eastAsia="Times New Roman" w:cstheme="majorBidi"/>
                <w:lang w:bidi="hi-IN"/>
              </w:rPr>
            </w:pPr>
            <w:r w:rsidRPr="006E6F04">
              <w:rPr>
                <w:rFonts w:eastAsia="Times New Roman" w:cstheme="majorBidi"/>
                <w:lang w:bidi="hi-IN"/>
              </w:rPr>
              <w:t>GI SHEET (1MM THICK)</w:t>
            </w:r>
          </w:p>
        </w:tc>
      </w:tr>
      <w:tr w:rsidR="00296517" w:rsidRPr="008C2305" w14:paraId="5E957F8C" w14:textId="77777777" w:rsidTr="002622E9">
        <w:trPr>
          <w:trHeight w:val="930"/>
        </w:trPr>
        <w:tc>
          <w:tcPr>
            <w:cnfStyle w:val="001000000000" w:firstRow="0" w:lastRow="0" w:firstColumn="1" w:lastColumn="0" w:oddVBand="0" w:evenVBand="0" w:oddHBand="0" w:evenHBand="0" w:firstRowFirstColumn="0" w:firstRowLastColumn="0" w:lastRowFirstColumn="0" w:lastRowLastColumn="0"/>
            <w:tcW w:w="4171" w:type="dxa"/>
            <w:noWrap/>
            <w:hideMark/>
          </w:tcPr>
          <w:p w14:paraId="11B57C4F" w14:textId="77777777" w:rsidR="00296517" w:rsidRPr="006E6F04" w:rsidRDefault="00296517" w:rsidP="005D0C1B">
            <w:pPr>
              <w:rPr>
                <w:rFonts w:eastAsia="Times New Roman" w:cstheme="majorBidi"/>
                <w:b w:val="0"/>
                <w:bCs w:val="0"/>
                <w:lang w:bidi="hi-IN"/>
              </w:rPr>
            </w:pPr>
            <w:r w:rsidRPr="006E6F04">
              <w:rPr>
                <w:rFonts w:eastAsia="Times New Roman" w:cstheme="majorBidi"/>
                <w:b w:val="0"/>
                <w:bCs w:val="0"/>
                <w:lang w:bidi="hi-IN"/>
              </w:rPr>
              <w:t>Type of Guides</w:t>
            </w:r>
          </w:p>
        </w:tc>
        <w:tc>
          <w:tcPr>
            <w:tcW w:w="812" w:type="dxa"/>
            <w:noWrap/>
            <w:hideMark/>
          </w:tcPr>
          <w:p w14:paraId="7A6E9CD7"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Type</w:t>
            </w:r>
          </w:p>
        </w:tc>
        <w:tc>
          <w:tcPr>
            <w:tcW w:w="4061" w:type="dxa"/>
            <w:hideMark/>
          </w:tcPr>
          <w:p w14:paraId="0083E284" w14:textId="77777777" w:rsidR="00296517" w:rsidRPr="006E6F04" w:rsidRDefault="00296517" w:rsidP="005D0C1B">
            <w:pPr>
              <w:cnfStyle w:val="000000000000" w:firstRow="0" w:lastRow="0" w:firstColumn="0" w:lastColumn="0" w:oddVBand="0" w:evenVBand="0" w:oddHBand="0" w:evenHBand="0" w:firstRowFirstColumn="0" w:firstRowLastColumn="0" w:lastRowFirstColumn="0" w:lastRowLastColumn="0"/>
              <w:rPr>
                <w:rFonts w:eastAsia="Times New Roman" w:cstheme="majorBidi"/>
                <w:lang w:bidi="hi-IN"/>
              </w:rPr>
            </w:pPr>
            <w:r w:rsidRPr="006E6F04">
              <w:rPr>
                <w:rFonts w:eastAsia="Times New Roman" w:cstheme="majorBidi"/>
                <w:lang w:bidi="hi-IN"/>
              </w:rPr>
              <w:t>Steel guides at 50mm/400mm height basis the position of conveyor on both sides from Conveyor Belt Surface.</w:t>
            </w:r>
          </w:p>
        </w:tc>
      </w:tr>
    </w:tbl>
    <w:p w14:paraId="6F62E623" w14:textId="5164EA51" w:rsidR="00296517" w:rsidRDefault="00296517" w:rsidP="00BB3D29"/>
    <w:p w14:paraId="5F823F05" w14:textId="77777777" w:rsidR="002622E9" w:rsidRDefault="002622E9" w:rsidP="00BB3D29"/>
    <w:p w14:paraId="1C75F4FB" w14:textId="77777777" w:rsidR="002622E9" w:rsidRDefault="002622E9" w:rsidP="00BB3D29"/>
    <w:p w14:paraId="5E08AE78" w14:textId="77777777" w:rsidR="002622E9" w:rsidRDefault="002622E9" w:rsidP="00BB3D29"/>
    <w:p w14:paraId="36E6ED3D" w14:textId="77777777" w:rsidR="002622E9" w:rsidRDefault="002622E9" w:rsidP="00BB3D29"/>
    <w:p w14:paraId="19C6EC93" w14:textId="77777777" w:rsidR="002622E9" w:rsidRDefault="002622E9" w:rsidP="00BB3D29"/>
    <w:p w14:paraId="1ED7FBAD" w14:textId="77777777" w:rsidR="00C00255" w:rsidRPr="00C00255" w:rsidRDefault="00C00255" w:rsidP="00C0025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5" w:name="_Toc143868872"/>
      <w:bookmarkStart w:id="96" w:name="_Toc145535609"/>
      <w:bookmarkEnd w:id="89"/>
      <w:r w:rsidRPr="00C00255">
        <w:rPr>
          <w:rFonts w:ascii="Calibri" w:eastAsia="SimSun" w:hAnsi="Calibri" w:cs="Calibri"/>
          <w:color w:val="323E4F" w:themeColor="text2" w:themeShade="BF"/>
          <w:sz w:val="24"/>
          <w:szCs w:val="24"/>
          <w:lang w:val="en-GB" w:eastAsia="zh-CN"/>
        </w:rPr>
        <w:lastRenderedPageBreak/>
        <w:t>Diverter ARM</w:t>
      </w:r>
      <w:bookmarkEnd w:id="95"/>
      <w:bookmarkEnd w:id="96"/>
    </w:p>
    <w:p w14:paraId="5EDEDA30" w14:textId="77777777" w:rsidR="00C00255" w:rsidRDefault="00C00255" w:rsidP="00C00255">
      <w:pPr>
        <w:jc w:val="both"/>
        <w:rPr>
          <w:lang w:val="en-GB" w:eastAsia="zh-CN"/>
        </w:rPr>
      </w:pPr>
    </w:p>
    <w:p w14:paraId="26654213" w14:textId="5C64D40E" w:rsidR="00C00255" w:rsidRPr="00765FE2" w:rsidRDefault="00C00255" w:rsidP="00C00255">
      <w:pPr>
        <w:jc w:val="both"/>
        <w:rPr>
          <w:rFonts w:cstheme="minorHAnsi"/>
        </w:rPr>
      </w:pPr>
      <w:r w:rsidRPr="00765FE2">
        <w:rPr>
          <w:rFonts w:cstheme="minorHAnsi"/>
        </w:rPr>
        <w:t xml:space="preserve">Linear Side Arm </w:t>
      </w:r>
      <w:r>
        <w:rPr>
          <w:rFonts w:cstheme="minorHAnsi"/>
        </w:rPr>
        <w:t>diverter</w:t>
      </w:r>
      <w:r w:rsidRPr="00765FE2">
        <w:rPr>
          <w:rFonts w:cstheme="minorHAnsi"/>
        </w:rPr>
        <w:t xml:space="preserve"> System of Falcon AutoTech is an extremely cost-effective Sortation system designed for low to medium Volume Centres. Linear side arm </w:t>
      </w:r>
      <w:r>
        <w:rPr>
          <w:rFonts w:cstheme="minorHAnsi"/>
        </w:rPr>
        <w:t>diverter</w:t>
      </w:r>
      <w:r w:rsidRPr="00765FE2">
        <w:rPr>
          <w:rFonts w:cstheme="minorHAnsi"/>
        </w:rPr>
        <w:t>’s simple and modular design gives it advantage of low cost, space saving, and modularity of increasing sorting points in future. This is one of the earliest</w:t>
      </w:r>
      <w:r>
        <w:rPr>
          <w:rFonts w:cstheme="minorHAnsi"/>
        </w:rPr>
        <w:t xml:space="preserve"> diverter</w:t>
      </w:r>
      <w:r w:rsidRPr="00765FE2">
        <w:rPr>
          <w:rFonts w:cstheme="minorHAnsi"/>
        </w:rPr>
        <w:t xml:space="preserve"> systems of Falcon AutoTech.</w:t>
      </w:r>
    </w:p>
    <w:p w14:paraId="15A49631" w14:textId="1BF247AF" w:rsidR="00C00255" w:rsidRPr="00765FE2" w:rsidRDefault="00C00255" w:rsidP="00C00255">
      <w:pPr>
        <w:rPr>
          <w:lang w:eastAsia="zh-CN"/>
        </w:rPr>
      </w:pPr>
      <w:r>
        <w:rPr>
          <w:noProof/>
        </w:rPr>
        <w:drawing>
          <wp:anchor distT="0" distB="0" distL="114300" distR="114300" simplePos="0" relativeHeight="251665920" behindDoc="1" locked="0" layoutInCell="1" allowOverlap="1" wp14:anchorId="1641BF91" wp14:editId="64A8C8AE">
            <wp:simplePos x="0" y="0"/>
            <wp:positionH relativeFrom="column">
              <wp:posOffset>933450</wp:posOffset>
            </wp:positionH>
            <wp:positionV relativeFrom="paragraph">
              <wp:posOffset>285750</wp:posOffset>
            </wp:positionV>
            <wp:extent cx="4019550" cy="2411017"/>
            <wp:effectExtent l="0" t="0" r="0" b="8890"/>
            <wp:wrapTight wrapText="bothSides">
              <wp:wrapPolygon edited="0">
                <wp:start x="0" y="0"/>
                <wp:lineTo x="0" y="8194"/>
                <wp:lineTo x="1433" y="8194"/>
                <wp:lineTo x="1536" y="10925"/>
                <wp:lineTo x="0" y="12803"/>
                <wp:lineTo x="0" y="13998"/>
                <wp:lineTo x="1126" y="16388"/>
                <wp:lineTo x="102" y="21509"/>
                <wp:lineTo x="21498" y="21509"/>
                <wp:lineTo x="21498" y="8535"/>
                <wp:lineTo x="21088" y="5463"/>
                <wp:lineTo x="21498" y="3585"/>
                <wp:lineTo x="21498" y="2390"/>
                <wp:lineTo x="18222" y="0"/>
                <wp:lineTo x="0" y="0"/>
              </wp:wrapPolygon>
            </wp:wrapTight>
            <wp:docPr id="18035419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19550" cy="2411017"/>
                    </a:xfrm>
                    <a:prstGeom prst="rect">
                      <a:avLst/>
                    </a:prstGeom>
                    <a:noFill/>
                    <a:ln>
                      <a:noFill/>
                    </a:ln>
                  </pic:spPr>
                </pic:pic>
              </a:graphicData>
            </a:graphic>
          </wp:anchor>
        </w:drawing>
      </w:r>
    </w:p>
    <w:p w14:paraId="66228D9F" w14:textId="5CE36DA5" w:rsidR="00C00255" w:rsidRDefault="00C00255" w:rsidP="00C00255">
      <w:pPr>
        <w:jc w:val="both"/>
        <w:rPr>
          <w:rFonts w:cstheme="minorHAnsi"/>
        </w:rPr>
      </w:pPr>
    </w:p>
    <w:p w14:paraId="569FF2F6" w14:textId="77777777" w:rsidR="00C00255" w:rsidRDefault="00C00255" w:rsidP="00C00255">
      <w:pPr>
        <w:jc w:val="both"/>
        <w:rPr>
          <w:rFonts w:cstheme="minorHAnsi"/>
        </w:rPr>
      </w:pPr>
    </w:p>
    <w:p w14:paraId="5138BE47" w14:textId="77777777" w:rsidR="00C00255" w:rsidRDefault="00C00255" w:rsidP="00C00255">
      <w:pPr>
        <w:jc w:val="both"/>
        <w:rPr>
          <w:rFonts w:cstheme="minorHAnsi"/>
        </w:rPr>
      </w:pPr>
    </w:p>
    <w:p w14:paraId="08E88DC0" w14:textId="77777777" w:rsidR="00C00255" w:rsidRDefault="00C00255" w:rsidP="00C00255">
      <w:pPr>
        <w:jc w:val="both"/>
        <w:rPr>
          <w:rFonts w:cstheme="minorHAnsi"/>
        </w:rPr>
      </w:pPr>
    </w:p>
    <w:p w14:paraId="5C92BE10" w14:textId="77777777" w:rsidR="00C00255" w:rsidRDefault="00C00255" w:rsidP="00C00255">
      <w:pPr>
        <w:jc w:val="both"/>
        <w:rPr>
          <w:rFonts w:cstheme="minorHAnsi"/>
        </w:rPr>
      </w:pPr>
    </w:p>
    <w:p w14:paraId="04925850" w14:textId="77777777" w:rsidR="00C00255" w:rsidRDefault="00C00255" w:rsidP="00C00255">
      <w:pPr>
        <w:jc w:val="both"/>
        <w:rPr>
          <w:rFonts w:cstheme="minorHAnsi"/>
        </w:rPr>
      </w:pPr>
    </w:p>
    <w:p w14:paraId="7D52A922" w14:textId="77777777" w:rsidR="00C00255" w:rsidRDefault="00C00255" w:rsidP="00C00255">
      <w:pPr>
        <w:jc w:val="both"/>
        <w:rPr>
          <w:rFonts w:cstheme="minorHAnsi"/>
        </w:rPr>
      </w:pPr>
    </w:p>
    <w:p w14:paraId="672F86C5" w14:textId="77777777" w:rsidR="00C00255" w:rsidRDefault="00C00255" w:rsidP="00C00255">
      <w:pPr>
        <w:jc w:val="both"/>
        <w:rPr>
          <w:rFonts w:cstheme="minorHAnsi"/>
        </w:rPr>
      </w:pPr>
    </w:p>
    <w:p w14:paraId="25521281" w14:textId="77777777" w:rsidR="00C00255" w:rsidRDefault="00C00255" w:rsidP="00C00255">
      <w:pPr>
        <w:jc w:val="both"/>
        <w:rPr>
          <w:rFonts w:cstheme="minorHAnsi"/>
        </w:rPr>
      </w:pPr>
    </w:p>
    <w:p w14:paraId="589C97A8" w14:textId="77777777" w:rsidR="00C00255" w:rsidRDefault="00C00255" w:rsidP="00C00255">
      <w:pPr>
        <w:jc w:val="both"/>
        <w:rPr>
          <w:rFonts w:cstheme="minorHAnsi"/>
        </w:rPr>
      </w:pPr>
    </w:p>
    <w:p w14:paraId="0A72FC19" w14:textId="77777777" w:rsidR="00C00255" w:rsidRDefault="00C00255" w:rsidP="00C00255">
      <w:pPr>
        <w:jc w:val="both"/>
        <w:rPr>
          <w:rFonts w:cstheme="minorHAnsi"/>
        </w:rPr>
      </w:pPr>
    </w:p>
    <w:tbl>
      <w:tblPr>
        <w:tblStyle w:val="GridTable4-Accent6"/>
        <w:tblW w:w="6552" w:type="dxa"/>
        <w:tblInd w:w="1230" w:type="dxa"/>
        <w:tblLook w:val="04A0" w:firstRow="1" w:lastRow="0" w:firstColumn="1" w:lastColumn="0" w:noHBand="0" w:noVBand="1"/>
      </w:tblPr>
      <w:tblGrid>
        <w:gridCol w:w="3984"/>
        <w:gridCol w:w="2568"/>
      </w:tblGrid>
      <w:tr w:rsidR="00C00255" w:rsidRPr="00765FE2" w14:paraId="0448C1DB" w14:textId="77777777" w:rsidTr="00C00255">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783E0C6B" w14:textId="77777777" w:rsidR="00C00255" w:rsidRPr="00765FE2" w:rsidRDefault="00C00255" w:rsidP="00DD243F">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6C0483FF" w14:textId="77777777" w:rsidR="00C00255" w:rsidRPr="00765FE2" w:rsidRDefault="00C00255"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C00255" w:rsidRPr="00765FE2" w14:paraId="17C15122"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641978B"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Property</w:t>
            </w:r>
          </w:p>
        </w:tc>
        <w:tc>
          <w:tcPr>
            <w:tcW w:w="2568" w:type="dxa"/>
            <w:hideMark/>
          </w:tcPr>
          <w:p w14:paraId="67328265"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Value</w:t>
            </w:r>
          </w:p>
        </w:tc>
      </w:tr>
      <w:tr w:rsidR="00C00255" w:rsidRPr="00765FE2" w14:paraId="480D33B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E52432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2478C43E"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C00255" w:rsidRPr="00765FE2" w14:paraId="1AAB7A30"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D8618B3"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0F5A6A44" w14:textId="7777777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Flat top modular</w:t>
            </w:r>
          </w:p>
        </w:tc>
      </w:tr>
      <w:tr w:rsidR="00C00255" w:rsidRPr="00765FE2" w14:paraId="72DFDBD9"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3F7B41DA"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13DBD0A4" w14:textId="61180540" w:rsidR="00C00255" w:rsidRPr="00765FE2" w:rsidRDefault="001E403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C00255" w:rsidRPr="00765FE2" w14:paraId="361C2E87" w14:textId="77777777" w:rsidTr="00C00255">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1101FD7C"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Arm length (mm)</w:t>
            </w:r>
          </w:p>
        </w:tc>
        <w:tc>
          <w:tcPr>
            <w:tcW w:w="2568" w:type="dxa"/>
            <w:hideMark/>
          </w:tcPr>
          <w:p w14:paraId="30332B98" w14:textId="19128D5E" w:rsidR="00C00255" w:rsidRPr="00765FE2" w:rsidRDefault="001E403B"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2400</w:t>
            </w:r>
          </w:p>
        </w:tc>
      </w:tr>
      <w:tr w:rsidR="00C00255" w:rsidRPr="00765FE2" w14:paraId="0D88A78C" w14:textId="77777777" w:rsidTr="00C00255">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7231AF61"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size(LXWXH)(mm)</w:t>
            </w:r>
          </w:p>
        </w:tc>
        <w:tc>
          <w:tcPr>
            <w:tcW w:w="2568" w:type="dxa"/>
            <w:hideMark/>
          </w:tcPr>
          <w:p w14:paraId="7361E485"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C00255" w:rsidRPr="00765FE2" w14:paraId="6F7C13A4" w14:textId="77777777" w:rsidTr="00C00255">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4E90689F"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Min. product size(LXWXH)(mm)</w:t>
            </w:r>
          </w:p>
        </w:tc>
        <w:tc>
          <w:tcPr>
            <w:tcW w:w="2568" w:type="dxa"/>
            <w:hideMark/>
          </w:tcPr>
          <w:p w14:paraId="4C659118" w14:textId="38B4B7E7" w:rsidR="00C00255" w:rsidRPr="00765FE2" w:rsidRDefault="00C00255"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C00255" w:rsidRPr="00765FE2" w14:paraId="071D41AB" w14:textId="77777777" w:rsidTr="00C00255">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060A7730" w14:textId="77777777" w:rsidR="00C00255" w:rsidRPr="00765FE2" w:rsidRDefault="00C00255" w:rsidP="00DD243F">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26BBA107" w14:textId="77777777" w:rsidR="00C00255" w:rsidRPr="00765FE2" w:rsidRDefault="00C00255"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086CF279" w14:textId="77777777" w:rsidR="00C00255" w:rsidRDefault="00C00255" w:rsidP="00C00255">
      <w:pPr>
        <w:jc w:val="both"/>
        <w:rPr>
          <w:rFonts w:cstheme="minorHAnsi"/>
        </w:rPr>
      </w:pPr>
    </w:p>
    <w:p w14:paraId="7382D314" w14:textId="77777777" w:rsidR="00C00255" w:rsidRDefault="00C00255" w:rsidP="00C00255">
      <w:pPr>
        <w:rPr>
          <w:rFonts w:cstheme="minorHAnsi"/>
        </w:rPr>
      </w:pPr>
    </w:p>
    <w:p w14:paraId="161EDC3F" w14:textId="77777777" w:rsidR="007B7AF9" w:rsidRDefault="007B7AF9" w:rsidP="00C00255">
      <w:pPr>
        <w:rPr>
          <w:rFonts w:cstheme="minorHAnsi"/>
        </w:rPr>
      </w:pPr>
    </w:p>
    <w:p w14:paraId="05279CD7" w14:textId="77777777" w:rsidR="007B7AF9" w:rsidRDefault="007B7AF9" w:rsidP="00C00255">
      <w:pPr>
        <w:rPr>
          <w:rFonts w:cstheme="minorHAnsi"/>
        </w:rPr>
      </w:pPr>
    </w:p>
    <w:p w14:paraId="5625A392" w14:textId="77777777" w:rsidR="007B7AF9" w:rsidRDefault="007B7AF9" w:rsidP="00C00255">
      <w:pPr>
        <w:rPr>
          <w:rFonts w:cstheme="minorHAnsi"/>
        </w:rPr>
      </w:pPr>
    </w:p>
    <w:p w14:paraId="2C626756" w14:textId="77777777" w:rsidR="007B7AF9" w:rsidRDefault="007B7AF9" w:rsidP="00C00255">
      <w:pPr>
        <w:rPr>
          <w:rFonts w:cstheme="minorHAnsi"/>
        </w:rPr>
      </w:pPr>
    </w:p>
    <w:p w14:paraId="1D4A5C7D" w14:textId="7B887537" w:rsidR="007B7AF9" w:rsidRPr="00C00255" w:rsidRDefault="001562C1" w:rsidP="007B7AF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7" w:name="_Toc145535610"/>
      <w:r>
        <w:rPr>
          <w:rFonts w:ascii="Calibri" w:eastAsia="SimSun" w:hAnsi="Calibri" w:cs="Calibri"/>
          <w:color w:val="323E4F" w:themeColor="text2" w:themeShade="BF"/>
          <w:sz w:val="24"/>
          <w:szCs w:val="24"/>
          <w:lang w:val="en-GB" w:eastAsia="zh-CN"/>
        </w:rPr>
        <w:lastRenderedPageBreak/>
        <w:t>Tilted Belt VDS</w:t>
      </w:r>
      <w:bookmarkEnd w:id="97"/>
    </w:p>
    <w:p w14:paraId="2A195E2E" w14:textId="5BE7254C" w:rsidR="007B7AF9" w:rsidRDefault="00F558BE" w:rsidP="00C00255">
      <w:pPr>
        <w:rPr>
          <w:lang w:val="en-GB" w:eastAsia="zh-CN"/>
        </w:rPr>
      </w:pPr>
      <w:r>
        <w:rPr>
          <w:rFonts w:ascii="Calibri" w:eastAsia="SimSun" w:hAnsi="Calibri" w:cs="Calibri"/>
          <w:noProof/>
          <w:color w:val="323E4F" w:themeColor="text2" w:themeShade="BF"/>
          <w:sz w:val="24"/>
          <w:szCs w:val="24"/>
          <w:lang w:val="en-GB" w:eastAsia="zh-CN"/>
        </w:rPr>
        <mc:AlternateContent>
          <mc:Choice Requires="wps">
            <w:drawing>
              <wp:anchor distT="0" distB="0" distL="114300" distR="114300" simplePos="0" relativeHeight="251706880" behindDoc="0" locked="0" layoutInCell="1" allowOverlap="1" wp14:anchorId="552BE365" wp14:editId="1DA7095A">
                <wp:simplePos x="0" y="0"/>
                <wp:positionH relativeFrom="column">
                  <wp:posOffset>4202088</wp:posOffset>
                </wp:positionH>
                <wp:positionV relativeFrom="paragraph">
                  <wp:posOffset>189056</wp:posOffset>
                </wp:positionV>
                <wp:extent cx="1167121" cy="687291"/>
                <wp:effectExtent l="0" t="0" r="0" b="0"/>
                <wp:wrapNone/>
                <wp:docPr id="81678480" name="Pentagon 32"/>
                <wp:cNvGraphicFramePr/>
                <a:graphic xmlns:a="http://schemas.openxmlformats.org/drawingml/2006/main">
                  <a:graphicData uri="http://schemas.microsoft.com/office/word/2010/wordprocessingShape">
                    <wps:wsp>
                      <wps:cNvSpPr/>
                      <wps:spPr>
                        <a:xfrm>
                          <a:off x="0" y="0"/>
                          <a:ext cx="1167121" cy="687291"/>
                        </a:xfrm>
                        <a:custGeom>
                          <a:avLst/>
                          <a:gdLst>
                            <a:gd name="connsiteX0" fmla="*/ 0 w 450215"/>
                            <a:gd name="connsiteY0" fmla="*/ 161537 h 422910"/>
                            <a:gd name="connsiteX1" fmla="*/ 225108 w 450215"/>
                            <a:gd name="connsiteY1" fmla="*/ 0 h 422910"/>
                            <a:gd name="connsiteX2" fmla="*/ 450215 w 450215"/>
                            <a:gd name="connsiteY2" fmla="*/ 161537 h 422910"/>
                            <a:gd name="connsiteX3" fmla="*/ 364231 w 450215"/>
                            <a:gd name="connsiteY3" fmla="*/ 422909 h 422910"/>
                            <a:gd name="connsiteX4" fmla="*/ 85984 w 450215"/>
                            <a:gd name="connsiteY4" fmla="*/ 422909 h 422910"/>
                            <a:gd name="connsiteX5" fmla="*/ 0 w 450215"/>
                            <a:gd name="connsiteY5" fmla="*/ 161537 h 422910"/>
                            <a:gd name="connsiteX0" fmla="*/ 0 w 1292278"/>
                            <a:gd name="connsiteY0" fmla="*/ 161537 h 833935"/>
                            <a:gd name="connsiteX1" fmla="*/ 225108 w 1292278"/>
                            <a:gd name="connsiteY1" fmla="*/ 0 h 833935"/>
                            <a:gd name="connsiteX2" fmla="*/ 450215 w 1292278"/>
                            <a:gd name="connsiteY2" fmla="*/ 161537 h 833935"/>
                            <a:gd name="connsiteX3" fmla="*/ 1292278 w 1292278"/>
                            <a:gd name="connsiteY3" fmla="*/ 833935 h 833935"/>
                            <a:gd name="connsiteX4" fmla="*/ 85984 w 1292278"/>
                            <a:gd name="connsiteY4" fmla="*/ 422909 h 833935"/>
                            <a:gd name="connsiteX5" fmla="*/ 0 w 1292278"/>
                            <a:gd name="connsiteY5" fmla="*/ 161537 h 833935"/>
                            <a:gd name="connsiteX0" fmla="*/ 0 w 1292278"/>
                            <a:gd name="connsiteY0" fmla="*/ 161537 h 898963"/>
                            <a:gd name="connsiteX1" fmla="*/ 225108 w 1292278"/>
                            <a:gd name="connsiteY1" fmla="*/ 0 h 898963"/>
                            <a:gd name="connsiteX2" fmla="*/ 450215 w 1292278"/>
                            <a:gd name="connsiteY2" fmla="*/ 161537 h 898963"/>
                            <a:gd name="connsiteX3" fmla="*/ 1292278 w 1292278"/>
                            <a:gd name="connsiteY3" fmla="*/ 833935 h 898963"/>
                            <a:gd name="connsiteX4" fmla="*/ 914032 w 1292278"/>
                            <a:gd name="connsiteY4" fmla="*/ 898963 h 898963"/>
                            <a:gd name="connsiteX5" fmla="*/ 0 w 1292278"/>
                            <a:gd name="connsiteY5" fmla="*/ 161537 h 898963"/>
                            <a:gd name="connsiteX0" fmla="*/ 0 w 1494747"/>
                            <a:gd name="connsiteY0" fmla="*/ 161537 h 898963"/>
                            <a:gd name="connsiteX1" fmla="*/ 225108 w 1494747"/>
                            <a:gd name="connsiteY1" fmla="*/ 0 h 898963"/>
                            <a:gd name="connsiteX2" fmla="*/ 1494747 w 1494747"/>
                            <a:gd name="connsiteY2" fmla="*/ 833752 h 898963"/>
                            <a:gd name="connsiteX3" fmla="*/ 1292278 w 1494747"/>
                            <a:gd name="connsiteY3" fmla="*/ 833935 h 898963"/>
                            <a:gd name="connsiteX4" fmla="*/ 914032 w 1494747"/>
                            <a:gd name="connsiteY4" fmla="*/ 898963 h 898963"/>
                            <a:gd name="connsiteX5" fmla="*/ 0 w 1494747"/>
                            <a:gd name="connsiteY5" fmla="*/ 161537 h 898963"/>
                            <a:gd name="connsiteX0" fmla="*/ 0 w 1596668"/>
                            <a:gd name="connsiteY0" fmla="*/ 0 h 737426"/>
                            <a:gd name="connsiteX1" fmla="*/ 1596668 w 1596668"/>
                            <a:gd name="connsiteY1" fmla="*/ 49957 h 737426"/>
                            <a:gd name="connsiteX2" fmla="*/ 1494747 w 1596668"/>
                            <a:gd name="connsiteY2" fmla="*/ 672215 h 737426"/>
                            <a:gd name="connsiteX3" fmla="*/ 1292278 w 1596668"/>
                            <a:gd name="connsiteY3" fmla="*/ 672398 h 737426"/>
                            <a:gd name="connsiteX4" fmla="*/ 914032 w 1596668"/>
                            <a:gd name="connsiteY4" fmla="*/ 737426 h 737426"/>
                            <a:gd name="connsiteX5" fmla="*/ 0 w 1596668"/>
                            <a:gd name="connsiteY5" fmla="*/ 0 h 737426"/>
                            <a:gd name="connsiteX0" fmla="*/ 0 w 1166860"/>
                            <a:gd name="connsiteY0" fmla="*/ 455141 h 687469"/>
                            <a:gd name="connsiteX1" fmla="*/ 1166860 w 1166860"/>
                            <a:gd name="connsiteY1" fmla="*/ 0 h 687469"/>
                            <a:gd name="connsiteX2" fmla="*/ 1064939 w 1166860"/>
                            <a:gd name="connsiteY2" fmla="*/ 622258 h 687469"/>
                            <a:gd name="connsiteX3" fmla="*/ 862470 w 1166860"/>
                            <a:gd name="connsiteY3" fmla="*/ 622441 h 687469"/>
                            <a:gd name="connsiteX4" fmla="*/ 484224 w 1166860"/>
                            <a:gd name="connsiteY4" fmla="*/ 687469 h 687469"/>
                            <a:gd name="connsiteX5" fmla="*/ 0 w 1166860"/>
                            <a:gd name="connsiteY5" fmla="*/ 455141 h 687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166860" h="687469">
                              <a:moveTo>
                                <a:pt x="0" y="455141"/>
                              </a:moveTo>
                              <a:lnTo>
                                <a:pt x="1166860" y="0"/>
                              </a:lnTo>
                              <a:lnTo>
                                <a:pt x="1064939" y="622258"/>
                              </a:lnTo>
                              <a:lnTo>
                                <a:pt x="862470" y="622441"/>
                              </a:lnTo>
                              <a:lnTo>
                                <a:pt x="484224" y="687469"/>
                              </a:lnTo>
                              <a:lnTo>
                                <a:pt x="0" y="455141"/>
                              </a:lnTo>
                              <a:close/>
                            </a:path>
                          </a:pathLst>
                        </a:cu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EEA6" id="Pentagon 32" o:spid="_x0000_s1026" style="position:absolute;margin-left:330.85pt;margin-top:14.9pt;width:91.9pt;height:54.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66860,687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" path="m,455141l1166860,,1064939,622258r-202469,183l484224,687469,,455141xe" fillcolor="white [3212]" stroked="f" strokeweight="1pt">
                <v:stroke joinstyle="miter"/>
                <v:path arrowok="t" o:connecttype="custom" o:connectlocs="0,455023;1167121,0;1065177,622097;862663,622280;484332,687291;0,455023" o:connectangles="0,0,0,0,0,0"/>
              </v:shape>
            </w:pict>
          </mc:Fallback>
        </mc:AlternateContent>
      </w:r>
    </w:p>
    <w:p w14:paraId="4831F9A6" w14:textId="36E9494A" w:rsidR="007B7AF9" w:rsidRDefault="00EE0CE2" w:rsidP="00C00255">
      <w:pPr>
        <w:rPr>
          <w:lang w:val="en-GB" w:eastAsia="zh-CN"/>
        </w:rPr>
      </w:pPr>
      <w:r>
        <w:rPr>
          <w:noProof/>
        </w:rPr>
        <w:drawing>
          <wp:anchor distT="0" distB="0" distL="114300" distR="114300" simplePos="0" relativeHeight="251707904" behindDoc="1" locked="0" layoutInCell="1" allowOverlap="1" wp14:anchorId="75EDE3C1" wp14:editId="2BF43772">
            <wp:simplePos x="0" y="0"/>
            <wp:positionH relativeFrom="column">
              <wp:posOffset>574040</wp:posOffset>
            </wp:positionH>
            <wp:positionV relativeFrom="paragraph">
              <wp:posOffset>8890</wp:posOffset>
            </wp:positionV>
            <wp:extent cx="4550410" cy="3441065"/>
            <wp:effectExtent l="0" t="0" r="2540" b="6985"/>
            <wp:wrapTight wrapText="bothSides">
              <wp:wrapPolygon edited="0">
                <wp:start x="0" y="0"/>
                <wp:lineTo x="0" y="21524"/>
                <wp:lineTo x="21522" y="21524"/>
                <wp:lineTo x="21522" y="0"/>
                <wp:lineTo x="0" y="0"/>
              </wp:wrapPolygon>
            </wp:wrapTight>
            <wp:docPr id="2007967625" name="Picture 1" descr="A blue and black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67625" name="Picture 1" descr="A blue and black triangl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50410" cy="3441065"/>
                    </a:xfrm>
                    <a:prstGeom prst="rect">
                      <a:avLst/>
                    </a:prstGeom>
                    <a:noFill/>
                    <a:ln>
                      <a:noFill/>
                    </a:ln>
                  </pic:spPr>
                </pic:pic>
              </a:graphicData>
            </a:graphic>
          </wp:anchor>
        </w:drawing>
      </w:r>
    </w:p>
    <w:p w14:paraId="0B7C07CE" w14:textId="033F854B" w:rsidR="001562C1" w:rsidRDefault="001562C1" w:rsidP="00C00255">
      <w:pPr>
        <w:rPr>
          <w:lang w:val="en-GB" w:eastAsia="zh-CN"/>
        </w:rPr>
      </w:pPr>
    </w:p>
    <w:p w14:paraId="3E25AEC1" w14:textId="023716DA" w:rsidR="001562C1" w:rsidRDefault="001562C1" w:rsidP="00C00255">
      <w:pPr>
        <w:rPr>
          <w:lang w:val="en-GB" w:eastAsia="zh-CN"/>
        </w:rPr>
      </w:pPr>
    </w:p>
    <w:p w14:paraId="1C488A13" w14:textId="7E826DFD" w:rsidR="001562C1" w:rsidRDefault="001562C1" w:rsidP="00C00255">
      <w:pPr>
        <w:rPr>
          <w:lang w:val="en-GB" w:eastAsia="zh-CN"/>
        </w:rPr>
      </w:pPr>
    </w:p>
    <w:p w14:paraId="3EAA6202" w14:textId="77777777" w:rsidR="001562C1" w:rsidRDefault="001562C1" w:rsidP="00C00255">
      <w:pPr>
        <w:rPr>
          <w:lang w:val="en-GB" w:eastAsia="zh-CN"/>
        </w:rPr>
      </w:pPr>
    </w:p>
    <w:p w14:paraId="35B11C15" w14:textId="77777777" w:rsidR="00467A77" w:rsidRDefault="00467A77" w:rsidP="00C00255">
      <w:pPr>
        <w:rPr>
          <w:lang w:val="en-GB" w:eastAsia="zh-CN"/>
        </w:rPr>
      </w:pPr>
    </w:p>
    <w:p w14:paraId="072F13E0" w14:textId="77777777" w:rsidR="00467A77" w:rsidRDefault="00467A77" w:rsidP="00C00255">
      <w:pPr>
        <w:rPr>
          <w:lang w:val="en-GB" w:eastAsia="zh-CN"/>
        </w:rPr>
      </w:pPr>
    </w:p>
    <w:p w14:paraId="6D83BFAC" w14:textId="77777777" w:rsidR="00467A77" w:rsidRDefault="00467A77" w:rsidP="00C00255">
      <w:pPr>
        <w:rPr>
          <w:lang w:val="en-GB" w:eastAsia="zh-CN"/>
        </w:rPr>
      </w:pPr>
    </w:p>
    <w:p w14:paraId="789CB322" w14:textId="77777777" w:rsidR="00467A77" w:rsidRDefault="00467A77" w:rsidP="00C00255">
      <w:pPr>
        <w:rPr>
          <w:lang w:val="en-GB" w:eastAsia="zh-CN"/>
        </w:rPr>
      </w:pPr>
    </w:p>
    <w:p w14:paraId="0F54E945" w14:textId="77777777" w:rsidR="00467A77" w:rsidRDefault="00467A77" w:rsidP="00C00255">
      <w:pPr>
        <w:rPr>
          <w:lang w:val="en-GB" w:eastAsia="zh-CN"/>
        </w:rPr>
      </w:pPr>
    </w:p>
    <w:p w14:paraId="6E2ADEFC" w14:textId="77777777" w:rsidR="00467A77" w:rsidRDefault="00467A77" w:rsidP="00C00255">
      <w:pPr>
        <w:rPr>
          <w:lang w:val="en-GB" w:eastAsia="zh-CN"/>
        </w:rPr>
      </w:pPr>
    </w:p>
    <w:p w14:paraId="6A6C08BC" w14:textId="77777777" w:rsidR="00467A77" w:rsidRDefault="00467A77" w:rsidP="00467A77">
      <w:pPr>
        <w:pStyle w:val="Heading2"/>
        <w:ind w:left="284"/>
        <w:jc w:val="both"/>
        <w:rPr>
          <w:rFonts w:ascii="Calibri" w:eastAsia="SimSun" w:hAnsi="Calibri" w:cs="Calibri"/>
          <w:color w:val="323E4F" w:themeColor="text2" w:themeShade="BF"/>
          <w:sz w:val="24"/>
          <w:szCs w:val="24"/>
          <w:lang w:val="en-GB" w:eastAsia="zh-CN"/>
        </w:rPr>
      </w:pPr>
    </w:p>
    <w:p w14:paraId="53BCAB48" w14:textId="77777777" w:rsidR="00467A77" w:rsidRDefault="00467A77" w:rsidP="00467A77">
      <w:pPr>
        <w:rPr>
          <w:lang w:val="en-GB" w:eastAsia="zh-CN"/>
        </w:rPr>
      </w:pPr>
    </w:p>
    <w:p w14:paraId="64C0D8D0" w14:textId="77777777" w:rsidR="00467A77" w:rsidRDefault="00467A77" w:rsidP="00467A77">
      <w:pPr>
        <w:tabs>
          <w:tab w:val="left" w:pos="1455"/>
        </w:tabs>
        <w:rPr>
          <w:lang w:val="en-GB" w:eastAsia="zh-CN"/>
        </w:rPr>
      </w:pPr>
      <w:r>
        <w:rPr>
          <w:lang w:val="en-GB" w:eastAsia="zh-CN"/>
        </w:rPr>
        <w:tab/>
      </w:r>
    </w:p>
    <w:p w14:paraId="504D9A16" w14:textId="77777777" w:rsidR="00EE0CE2" w:rsidRPr="00467A77" w:rsidRDefault="00EE0CE2" w:rsidP="00467A77">
      <w:pPr>
        <w:tabs>
          <w:tab w:val="left" w:pos="1455"/>
        </w:tabs>
        <w:rPr>
          <w:b/>
          <w:bCs/>
          <w:lang w:val="en-GB" w:eastAsia="zh-CN"/>
        </w:rPr>
      </w:pPr>
    </w:p>
    <w:tbl>
      <w:tblPr>
        <w:tblStyle w:val="GridTable4-Accent6"/>
        <w:tblW w:w="6552" w:type="dxa"/>
        <w:tblInd w:w="1230" w:type="dxa"/>
        <w:tblLook w:val="04A0" w:firstRow="1" w:lastRow="0" w:firstColumn="1" w:lastColumn="0" w:noHBand="0" w:noVBand="1"/>
      </w:tblPr>
      <w:tblGrid>
        <w:gridCol w:w="3984"/>
        <w:gridCol w:w="2568"/>
      </w:tblGrid>
      <w:tr w:rsidR="00467A77" w:rsidRPr="00765FE2" w14:paraId="42A93791" w14:textId="77777777" w:rsidTr="004E4400">
        <w:trPr>
          <w:cnfStyle w:val="100000000000" w:firstRow="1" w:lastRow="0" w:firstColumn="0" w:lastColumn="0" w:oddVBand="0" w:evenVBand="0" w:oddHBand="0"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shd w:val="clear" w:color="auto" w:fill="2F5496" w:themeFill="accent1" w:themeFillShade="BF"/>
            <w:hideMark/>
          </w:tcPr>
          <w:p w14:paraId="554A9215" w14:textId="77777777" w:rsidR="00467A77" w:rsidRPr="00765FE2" w:rsidRDefault="00467A77" w:rsidP="004E4400">
            <w:pPr>
              <w:jc w:val="center"/>
              <w:rPr>
                <w:rFonts w:ascii="Times New Roman" w:eastAsia="Times New Roman" w:hAnsi="Times New Roman" w:cs="Times New Roman"/>
                <w:sz w:val="24"/>
                <w:szCs w:val="24"/>
                <w:lang w:val="en-US"/>
              </w:rPr>
            </w:pPr>
            <w:r w:rsidRPr="008A794B">
              <w:rPr>
                <w:rFonts w:ascii="Calibri" w:eastAsia="Times New Roman" w:hAnsi="Calibri" w:cs="Calibri"/>
              </w:rPr>
              <w:t>Specification</w:t>
            </w:r>
          </w:p>
        </w:tc>
        <w:tc>
          <w:tcPr>
            <w:tcW w:w="2568" w:type="dxa"/>
            <w:shd w:val="clear" w:color="auto" w:fill="2F5496" w:themeFill="accent1" w:themeFillShade="BF"/>
            <w:hideMark/>
          </w:tcPr>
          <w:p w14:paraId="28D30666" w14:textId="77777777" w:rsidR="00467A77" w:rsidRPr="00765FE2" w:rsidRDefault="00467A77" w:rsidP="004E4400">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65FE2">
              <w:rPr>
                <w:rFonts w:ascii="Calibri" w:eastAsia="Times New Roman" w:hAnsi="Calibri" w:cs="Calibri"/>
              </w:rPr>
              <w:t>3.0 ARM XL</w:t>
            </w:r>
          </w:p>
        </w:tc>
      </w:tr>
      <w:tr w:rsidR="00467A77" w:rsidRPr="00765FE2" w14:paraId="44FB5A6C" w14:textId="77777777" w:rsidTr="004E440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2E201CD" w14:textId="77777777" w:rsidR="00467A77" w:rsidRPr="00765FE2" w:rsidRDefault="00467A77" w:rsidP="004E4400">
            <w:pPr>
              <w:rPr>
                <w:rFonts w:ascii="Calibri" w:eastAsia="Times New Roman" w:hAnsi="Calibri" w:cs="Calibri"/>
                <w:color w:val="000000"/>
                <w:lang w:val="en-US"/>
              </w:rPr>
            </w:pPr>
            <w:r w:rsidRPr="00765FE2">
              <w:rPr>
                <w:rFonts w:ascii="Calibri" w:eastAsia="Times New Roman" w:hAnsi="Calibri" w:cs="Calibri"/>
                <w:color w:val="000000"/>
              </w:rPr>
              <w:t>Actuation method</w:t>
            </w:r>
          </w:p>
        </w:tc>
        <w:tc>
          <w:tcPr>
            <w:tcW w:w="2568" w:type="dxa"/>
            <w:hideMark/>
          </w:tcPr>
          <w:p w14:paraId="636C18AC" w14:textId="77777777" w:rsidR="00467A77" w:rsidRPr="00765FE2" w:rsidRDefault="00467A77"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Electric induction motor</w:t>
            </w:r>
          </w:p>
        </w:tc>
      </w:tr>
      <w:tr w:rsidR="00467A77" w:rsidRPr="00765FE2" w14:paraId="18D892FA" w14:textId="77777777" w:rsidTr="004E4400">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79C8B633" w14:textId="77777777" w:rsidR="00467A77" w:rsidRPr="00765FE2" w:rsidRDefault="00467A77" w:rsidP="004E4400">
            <w:pPr>
              <w:rPr>
                <w:rFonts w:ascii="Calibri" w:eastAsia="Times New Roman" w:hAnsi="Calibri" w:cs="Calibri"/>
                <w:color w:val="000000"/>
                <w:lang w:val="en-US"/>
              </w:rPr>
            </w:pPr>
            <w:r w:rsidRPr="00765FE2">
              <w:rPr>
                <w:rFonts w:ascii="Calibri" w:eastAsia="Times New Roman" w:hAnsi="Calibri" w:cs="Calibri"/>
                <w:color w:val="000000"/>
              </w:rPr>
              <w:t>Belt type</w:t>
            </w:r>
          </w:p>
        </w:tc>
        <w:tc>
          <w:tcPr>
            <w:tcW w:w="2568" w:type="dxa"/>
            <w:hideMark/>
          </w:tcPr>
          <w:p w14:paraId="2402C1FB" w14:textId="7E140F82" w:rsidR="00467A77" w:rsidRPr="00765FE2" w:rsidRDefault="00467A77"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rPr>
              <w:t>Tilted</w:t>
            </w:r>
            <w:r w:rsidRPr="00765FE2">
              <w:rPr>
                <w:rFonts w:ascii="Calibri" w:eastAsia="Times New Roman" w:hAnsi="Calibri" w:cs="Calibri"/>
                <w:color w:val="000000"/>
              </w:rPr>
              <w:t xml:space="preserve"> modular</w:t>
            </w:r>
            <w:r>
              <w:rPr>
                <w:rFonts w:ascii="Calibri" w:eastAsia="Times New Roman" w:hAnsi="Calibri" w:cs="Calibri"/>
                <w:color w:val="000000"/>
              </w:rPr>
              <w:t xml:space="preserve"> top</w:t>
            </w:r>
          </w:p>
        </w:tc>
      </w:tr>
      <w:tr w:rsidR="00467A77" w:rsidRPr="00765FE2" w14:paraId="20D26CE1" w14:textId="77777777" w:rsidTr="004E4400">
        <w:trPr>
          <w:cnfStyle w:val="000000100000" w:firstRow="0" w:lastRow="0" w:firstColumn="0" w:lastColumn="0" w:oddVBand="0" w:evenVBand="0" w:oddHBand="1" w:evenHBand="0" w:firstRowFirstColumn="0" w:firstRowLastColumn="0" w:lastRowFirstColumn="0" w:lastRowLastColumn="0"/>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478B3DA9" w14:textId="77777777" w:rsidR="00467A77" w:rsidRPr="00765FE2" w:rsidRDefault="00467A77" w:rsidP="004E4400">
            <w:pPr>
              <w:rPr>
                <w:rFonts w:ascii="Calibri" w:eastAsia="Times New Roman" w:hAnsi="Calibri" w:cs="Calibri"/>
                <w:color w:val="000000"/>
                <w:lang w:val="en-US"/>
              </w:rPr>
            </w:pPr>
            <w:r w:rsidRPr="00765FE2">
              <w:rPr>
                <w:rFonts w:ascii="Calibri" w:eastAsia="Times New Roman" w:hAnsi="Calibri" w:cs="Calibri"/>
                <w:color w:val="000000"/>
              </w:rPr>
              <w:t>Belt width (mm)</w:t>
            </w:r>
          </w:p>
        </w:tc>
        <w:tc>
          <w:tcPr>
            <w:tcW w:w="2568" w:type="dxa"/>
            <w:hideMark/>
          </w:tcPr>
          <w:p w14:paraId="43C9691E" w14:textId="77777777" w:rsidR="00467A77" w:rsidRPr="00765FE2" w:rsidRDefault="00467A77"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1200</w:t>
            </w:r>
          </w:p>
        </w:tc>
      </w:tr>
      <w:tr w:rsidR="00467A77" w:rsidRPr="00765FE2" w14:paraId="287EFCF4" w14:textId="77777777" w:rsidTr="004E4400">
        <w:trPr>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1786B6FA" w14:textId="77777777" w:rsidR="00467A77" w:rsidRPr="00765FE2" w:rsidRDefault="00467A77" w:rsidP="004E4400">
            <w:pPr>
              <w:rPr>
                <w:rFonts w:ascii="Calibri" w:eastAsia="Times New Roman" w:hAnsi="Calibri" w:cs="Calibri"/>
                <w:color w:val="000000"/>
                <w:lang w:val="en-US"/>
              </w:rPr>
            </w:pPr>
            <w:r w:rsidRPr="00765FE2">
              <w:rPr>
                <w:rFonts w:ascii="Calibri" w:eastAsia="Times New Roman" w:hAnsi="Calibri" w:cs="Calibri"/>
                <w:color w:val="000000"/>
              </w:rPr>
              <w:t>Max. product size(LXWXH)(mm)</w:t>
            </w:r>
          </w:p>
        </w:tc>
        <w:tc>
          <w:tcPr>
            <w:tcW w:w="2568" w:type="dxa"/>
            <w:hideMark/>
          </w:tcPr>
          <w:p w14:paraId="26265B08" w14:textId="77777777" w:rsidR="00467A77" w:rsidRPr="00765FE2" w:rsidRDefault="00467A77"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600X</w:t>
            </w:r>
            <w:r>
              <w:rPr>
                <w:rFonts w:ascii="Calibri" w:eastAsia="Times New Roman" w:hAnsi="Calibri" w:cs="Calibri"/>
                <w:color w:val="000000"/>
              </w:rPr>
              <w:t>4</w:t>
            </w:r>
            <w:r w:rsidRPr="00765FE2">
              <w:rPr>
                <w:rFonts w:ascii="Calibri" w:eastAsia="Times New Roman" w:hAnsi="Calibri" w:cs="Calibri"/>
                <w:color w:val="000000"/>
              </w:rPr>
              <w:t>00X</w:t>
            </w:r>
            <w:r>
              <w:rPr>
                <w:rFonts w:ascii="Calibri" w:eastAsia="Times New Roman" w:hAnsi="Calibri" w:cs="Calibri"/>
                <w:color w:val="000000"/>
              </w:rPr>
              <w:t>3</w:t>
            </w:r>
            <w:r w:rsidRPr="00765FE2">
              <w:rPr>
                <w:rFonts w:ascii="Calibri" w:eastAsia="Times New Roman" w:hAnsi="Calibri" w:cs="Calibri"/>
                <w:color w:val="000000"/>
              </w:rPr>
              <w:t>00</w:t>
            </w:r>
          </w:p>
        </w:tc>
      </w:tr>
      <w:tr w:rsidR="00467A77" w:rsidRPr="00765FE2" w14:paraId="753E3AFE" w14:textId="77777777" w:rsidTr="004E4400">
        <w:trPr>
          <w:cnfStyle w:val="000000100000" w:firstRow="0" w:lastRow="0" w:firstColumn="0" w:lastColumn="0" w:oddVBand="0" w:evenVBand="0" w:oddHBand="1" w:evenHBand="0" w:firstRowFirstColumn="0" w:firstRowLastColumn="0" w:lastRowFirstColumn="0" w:lastRowLastColumn="0"/>
          <w:trHeight w:val="638"/>
        </w:trPr>
        <w:tc>
          <w:tcPr>
            <w:cnfStyle w:val="001000000000" w:firstRow="0" w:lastRow="0" w:firstColumn="1" w:lastColumn="0" w:oddVBand="0" w:evenVBand="0" w:oddHBand="0" w:evenHBand="0" w:firstRowFirstColumn="0" w:firstRowLastColumn="0" w:lastRowFirstColumn="0" w:lastRowLastColumn="0"/>
            <w:tcW w:w="3984" w:type="dxa"/>
            <w:hideMark/>
          </w:tcPr>
          <w:p w14:paraId="2ABAD537" w14:textId="77777777" w:rsidR="00467A77" w:rsidRPr="00765FE2" w:rsidRDefault="00467A77" w:rsidP="004E4400">
            <w:pPr>
              <w:rPr>
                <w:rFonts w:ascii="Calibri" w:eastAsia="Times New Roman" w:hAnsi="Calibri" w:cs="Calibri"/>
                <w:color w:val="000000"/>
                <w:lang w:val="en-US"/>
              </w:rPr>
            </w:pPr>
            <w:r w:rsidRPr="00765FE2">
              <w:rPr>
                <w:rFonts w:ascii="Calibri" w:eastAsia="Times New Roman" w:hAnsi="Calibri" w:cs="Calibri"/>
                <w:color w:val="000000"/>
              </w:rPr>
              <w:t>Min. product size(LXWXH)(mm)</w:t>
            </w:r>
          </w:p>
        </w:tc>
        <w:tc>
          <w:tcPr>
            <w:tcW w:w="2568" w:type="dxa"/>
            <w:hideMark/>
          </w:tcPr>
          <w:p w14:paraId="5C9257C6" w14:textId="77777777" w:rsidR="00467A77" w:rsidRPr="00765FE2" w:rsidRDefault="00467A77" w:rsidP="004E4400">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100X10</w:t>
            </w:r>
            <w:r>
              <w:rPr>
                <w:rFonts w:ascii="Calibri" w:eastAsia="Times New Roman" w:hAnsi="Calibri" w:cs="Calibri"/>
                <w:color w:val="000000"/>
              </w:rPr>
              <w:t>0</w:t>
            </w:r>
            <w:r w:rsidRPr="00765FE2">
              <w:rPr>
                <w:rFonts w:ascii="Calibri" w:eastAsia="Times New Roman" w:hAnsi="Calibri" w:cs="Calibri"/>
                <w:color w:val="000000"/>
              </w:rPr>
              <w:t>X</w:t>
            </w:r>
            <w:r>
              <w:rPr>
                <w:rFonts w:ascii="Calibri" w:eastAsia="Times New Roman" w:hAnsi="Calibri" w:cs="Calibri"/>
                <w:color w:val="000000"/>
              </w:rPr>
              <w:t>5</w:t>
            </w:r>
          </w:p>
        </w:tc>
      </w:tr>
      <w:tr w:rsidR="00467A77" w:rsidRPr="00765FE2" w14:paraId="6AB26E7D" w14:textId="77777777" w:rsidTr="004E4400">
        <w:trPr>
          <w:trHeight w:val="319"/>
        </w:trPr>
        <w:tc>
          <w:tcPr>
            <w:cnfStyle w:val="001000000000" w:firstRow="0" w:lastRow="0" w:firstColumn="1" w:lastColumn="0" w:oddVBand="0" w:evenVBand="0" w:oddHBand="0" w:evenHBand="0" w:firstRowFirstColumn="0" w:firstRowLastColumn="0" w:lastRowFirstColumn="0" w:lastRowLastColumn="0"/>
            <w:tcW w:w="3984" w:type="dxa"/>
            <w:hideMark/>
          </w:tcPr>
          <w:p w14:paraId="6F6A09F9" w14:textId="77777777" w:rsidR="00467A77" w:rsidRPr="00765FE2" w:rsidRDefault="00467A77" w:rsidP="004E4400">
            <w:pPr>
              <w:rPr>
                <w:rFonts w:ascii="Calibri" w:eastAsia="Times New Roman" w:hAnsi="Calibri" w:cs="Calibri"/>
                <w:color w:val="000000"/>
                <w:lang w:val="en-US"/>
              </w:rPr>
            </w:pPr>
            <w:r w:rsidRPr="00765FE2">
              <w:rPr>
                <w:rFonts w:ascii="Calibri" w:eastAsia="Times New Roman" w:hAnsi="Calibri" w:cs="Calibri"/>
                <w:color w:val="000000"/>
              </w:rPr>
              <w:t>Max. product weight (kg)</w:t>
            </w:r>
          </w:p>
        </w:tc>
        <w:tc>
          <w:tcPr>
            <w:tcW w:w="2568" w:type="dxa"/>
            <w:hideMark/>
          </w:tcPr>
          <w:p w14:paraId="520D7E48" w14:textId="77777777" w:rsidR="00467A77" w:rsidRPr="00765FE2" w:rsidRDefault="00467A77" w:rsidP="004E4400">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65FE2">
              <w:rPr>
                <w:rFonts w:ascii="Calibri" w:eastAsia="Times New Roman" w:hAnsi="Calibri" w:cs="Calibri"/>
                <w:color w:val="000000"/>
              </w:rPr>
              <w:t>40</w:t>
            </w:r>
          </w:p>
        </w:tc>
      </w:tr>
    </w:tbl>
    <w:p w14:paraId="52D59607" w14:textId="77777777" w:rsidR="00467A77" w:rsidRPr="00467A77" w:rsidRDefault="00467A77" w:rsidP="00467A77">
      <w:pPr>
        <w:rPr>
          <w:lang w:val="en-GB" w:eastAsia="zh-CN"/>
        </w:rPr>
      </w:pPr>
    </w:p>
    <w:p w14:paraId="24A98A8E" w14:textId="476435AD" w:rsidR="007B7AF9" w:rsidRDefault="007B7AF9" w:rsidP="007B7AF9">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8" w:name="_Toc145535611"/>
      <w:r>
        <w:rPr>
          <w:rFonts w:ascii="Calibri" w:eastAsia="SimSun" w:hAnsi="Calibri" w:cs="Calibri"/>
          <w:color w:val="323E4F" w:themeColor="text2" w:themeShade="BF"/>
          <w:sz w:val="24"/>
          <w:szCs w:val="24"/>
          <w:lang w:val="en-GB" w:eastAsia="zh-CN"/>
        </w:rPr>
        <w:t>Pros &amp; Cones of ARM &amp; Tilted Belt VDS System</w:t>
      </w:r>
      <w:bookmarkEnd w:id="98"/>
    </w:p>
    <w:p w14:paraId="462E0C77" w14:textId="77777777" w:rsidR="007B7AF9" w:rsidRDefault="007B7AF9" w:rsidP="007B7AF9">
      <w:pPr>
        <w:rPr>
          <w:lang w:val="en-GB" w:eastAsia="zh-CN"/>
        </w:rPr>
      </w:pPr>
    </w:p>
    <w:tbl>
      <w:tblPr>
        <w:tblStyle w:val="GridTable4-Accent6"/>
        <w:tblW w:w="9180" w:type="dxa"/>
        <w:tblLook w:val="04A0" w:firstRow="1" w:lastRow="0" w:firstColumn="1" w:lastColumn="0" w:noHBand="0" w:noVBand="1"/>
      </w:tblPr>
      <w:tblGrid>
        <w:gridCol w:w="1454"/>
        <w:gridCol w:w="3520"/>
        <w:gridCol w:w="4300"/>
      </w:tblGrid>
      <w:tr w:rsidR="007B7AF9" w:rsidRPr="007B7AF9" w14:paraId="036B7903" w14:textId="77777777" w:rsidTr="007B7AF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shd w:val="clear" w:color="auto" w:fill="2F5496" w:themeFill="accent1" w:themeFillShade="BF"/>
            <w:noWrap/>
            <w:hideMark/>
          </w:tcPr>
          <w:p w14:paraId="46C0D2FF" w14:textId="77777777" w:rsidR="007B7AF9" w:rsidRPr="007B7AF9" w:rsidRDefault="007B7AF9" w:rsidP="007B7AF9">
            <w:pPr>
              <w:rPr>
                <w:rFonts w:ascii="Times New Roman" w:eastAsia="Times New Roman" w:hAnsi="Times New Roman" w:cs="Times New Roman"/>
                <w:sz w:val="24"/>
                <w:szCs w:val="24"/>
                <w:lang w:val="en-US"/>
              </w:rPr>
            </w:pPr>
          </w:p>
        </w:tc>
        <w:tc>
          <w:tcPr>
            <w:tcW w:w="3520" w:type="dxa"/>
            <w:shd w:val="clear" w:color="auto" w:fill="2F5496" w:themeFill="accent1" w:themeFillShade="BF"/>
            <w:noWrap/>
            <w:hideMark/>
          </w:tcPr>
          <w:p w14:paraId="6E6B6124" w14:textId="77777777" w:rsidR="007B7AF9" w:rsidRPr="007B7AF9" w:rsidRDefault="007B7AF9" w:rsidP="007B7AF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ARM VDS</w:t>
            </w:r>
          </w:p>
        </w:tc>
        <w:tc>
          <w:tcPr>
            <w:tcW w:w="4300" w:type="dxa"/>
            <w:shd w:val="clear" w:color="auto" w:fill="2F5496" w:themeFill="accent1" w:themeFillShade="BF"/>
            <w:noWrap/>
            <w:hideMark/>
          </w:tcPr>
          <w:p w14:paraId="287AA07C" w14:textId="77777777" w:rsidR="007B7AF9" w:rsidRPr="007B7AF9" w:rsidRDefault="007B7AF9" w:rsidP="007B7AF9">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7B7AF9">
              <w:rPr>
                <w:rFonts w:ascii="Calibri" w:eastAsia="Times New Roman" w:hAnsi="Calibri" w:cs="Calibri"/>
                <w:lang w:val="en-US"/>
              </w:rPr>
              <w:t>Tilted Belt VDS</w:t>
            </w:r>
          </w:p>
        </w:tc>
      </w:tr>
      <w:tr w:rsidR="007B7AF9" w:rsidRPr="007B7AF9" w14:paraId="380BA347" w14:textId="77777777" w:rsidTr="007B7AF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noWrap/>
            <w:hideMark/>
          </w:tcPr>
          <w:p w14:paraId="4D0E11E6" w14:textId="77777777" w:rsidR="007B7AF9" w:rsidRPr="007B7AF9" w:rsidRDefault="007B7AF9" w:rsidP="007B7AF9">
            <w:pPr>
              <w:jc w:val="center"/>
              <w:rPr>
                <w:rFonts w:ascii="Calibri" w:eastAsia="Times New Roman" w:hAnsi="Calibri" w:cs="Calibri"/>
                <w:color w:val="000000"/>
                <w:lang w:val="en-US"/>
              </w:rPr>
            </w:pPr>
            <w:r w:rsidRPr="007B7AF9">
              <w:rPr>
                <w:rFonts w:ascii="Calibri" w:eastAsia="Times New Roman" w:hAnsi="Calibri" w:cs="Calibri"/>
                <w:color w:val="000000"/>
                <w:lang w:val="en-US"/>
              </w:rPr>
              <w:t>Advantages</w:t>
            </w:r>
          </w:p>
        </w:tc>
        <w:tc>
          <w:tcPr>
            <w:tcW w:w="3520" w:type="dxa"/>
            <w:noWrap/>
            <w:hideMark/>
          </w:tcPr>
          <w:p w14:paraId="2FD18C08" w14:textId="379EEC36" w:rsidR="007B7AF9" w:rsidRPr="007B7AF9" w:rsidRDefault="007B7AF9" w:rsidP="007B7A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Positive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c>
          <w:tcPr>
            <w:tcW w:w="4300" w:type="dxa"/>
            <w:noWrap/>
            <w:hideMark/>
          </w:tcPr>
          <w:p w14:paraId="14F5E2D4" w14:textId="77777777" w:rsidR="007B7AF9" w:rsidRPr="007B7AF9" w:rsidRDefault="007B7AF9" w:rsidP="007B7A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Positive Blocking</w:t>
            </w:r>
          </w:p>
        </w:tc>
      </w:tr>
      <w:tr w:rsidR="007B7AF9" w:rsidRPr="007B7AF9" w14:paraId="35340C39" w14:textId="77777777" w:rsidTr="007B7AF9">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3183A07A" w14:textId="77777777" w:rsidR="007B7AF9" w:rsidRPr="007B7AF9" w:rsidRDefault="007B7AF9" w:rsidP="007B7AF9">
            <w:pPr>
              <w:rPr>
                <w:rFonts w:ascii="Calibri" w:eastAsia="Times New Roman" w:hAnsi="Calibri" w:cs="Calibri"/>
                <w:color w:val="000000"/>
                <w:lang w:val="en-US"/>
              </w:rPr>
            </w:pPr>
          </w:p>
        </w:tc>
        <w:tc>
          <w:tcPr>
            <w:tcW w:w="3520" w:type="dxa"/>
            <w:noWrap/>
            <w:hideMark/>
          </w:tcPr>
          <w:p w14:paraId="21B03F50" w14:textId="77777777" w:rsidR="007B7AF9" w:rsidRPr="007B7AF9" w:rsidRDefault="007B7AF9" w:rsidP="007B7A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Economical</w:t>
            </w:r>
          </w:p>
        </w:tc>
        <w:tc>
          <w:tcPr>
            <w:tcW w:w="4300" w:type="dxa"/>
            <w:noWrap/>
            <w:hideMark/>
          </w:tcPr>
          <w:p w14:paraId="0179B57C" w14:textId="77777777" w:rsidR="007B7AF9" w:rsidRPr="007B7AF9" w:rsidRDefault="007B7AF9" w:rsidP="007B7A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All type of Parcels can Pass</w:t>
            </w:r>
          </w:p>
        </w:tc>
      </w:tr>
      <w:tr w:rsidR="007B7AF9" w:rsidRPr="007B7AF9" w14:paraId="113BC690" w14:textId="77777777" w:rsidTr="007B7AF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28C5A6B3" w14:textId="77777777" w:rsidR="007B7AF9" w:rsidRPr="007B7AF9" w:rsidRDefault="007B7AF9" w:rsidP="007B7AF9">
            <w:pPr>
              <w:rPr>
                <w:rFonts w:ascii="Calibri" w:eastAsia="Times New Roman" w:hAnsi="Calibri" w:cs="Calibri"/>
                <w:color w:val="000000"/>
                <w:lang w:val="en-US"/>
              </w:rPr>
            </w:pPr>
          </w:p>
        </w:tc>
        <w:tc>
          <w:tcPr>
            <w:tcW w:w="3520" w:type="dxa"/>
            <w:noWrap/>
            <w:hideMark/>
          </w:tcPr>
          <w:p w14:paraId="4198E4A6" w14:textId="38E2CA30" w:rsidR="007B7AF9" w:rsidRPr="007B7AF9" w:rsidRDefault="007B7AF9" w:rsidP="007B7A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Ease of </w:t>
            </w:r>
            <w:r>
              <w:rPr>
                <w:rFonts w:ascii="Calibri" w:eastAsia="Times New Roman" w:hAnsi="Calibri" w:cs="Calibri"/>
                <w:color w:val="000000"/>
                <w:lang w:val="en-US"/>
              </w:rPr>
              <w:t>m</w:t>
            </w:r>
            <w:r w:rsidRPr="007B7AF9">
              <w:rPr>
                <w:rFonts w:ascii="Calibri" w:eastAsia="Times New Roman" w:hAnsi="Calibri" w:cs="Calibri"/>
                <w:color w:val="000000"/>
                <w:lang w:val="en-US"/>
              </w:rPr>
              <w:t xml:space="preserve">aintenance </w:t>
            </w:r>
          </w:p>
        </w:tc>
        <w:tc>
          <w:tcPr>
            <w:tcW w:w="4300" w:type="dxa"/>
            <w:noWrap/>
            <w:hideMark/>
          </w:tcPr>
          <w:p w14:paraId="21889EAB" w14:textId="77777777" w:rsidR="007B7AF9" w:rsidRPr="007B7AF9" w:rsidRDefault="007B7AF9" w:rsidP="007B7A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p>
        </w:tc>
      </w:tr>
      <w:tr w:rsidR="007B7AF9" w:rsidRPr="007B7AF9" w14:paraId="0C14EE86" w14:textId="77777777" w:rsidTr="007B7AF9">
        <w:trPr>
          <w:trHeight w:val="300"/>
        </w:trPr>
        <w:tc>
          <w:tcPr>
            <w:cnfStyle w:val="001000000000" w:firstRow="0" w:lastRow="0" w:firstColumn="1" w:lastColumn="0" w:oddVBand="0" w:evenVBand="0" w:oddHBand="0" w:evenHBand="0" w:firstRowFirstColumn="0" w:firstRowLastColumn="0" w:lastRowFirstColumn="0" w:lastRowLastColumn="0"/>
            <w:tcW w:w="1360" w:type="dxa"/>
            <w:vMerge w:val="restart"/>
            <w:hideMark/>
          </w:tcPr>
          <w:p w14:paraId="3D3D3DE2" w14:textId="77777777" w:rsidR="007B7AF9" w:rsidRPr="007B7AF9" w:rsidRDefault="007B7AF9" w:rsidP="007B7AF9">
            <w:pPr>
              <w:jc w:val="center"/>
              <w:rPr>
                <w:rFonts w:ascii="Calibri" w:eastAsia="Times New Roman" w:hAnsi="Calibri" w:cs="Calibri"/>
                <w:color w:val="000000"/>
                <w:lang w:val="en-US"/>
              </w:rPr>
            </w:pPr>
            <w:r w:rsidRPr="007B7AF9">
              <w:rPr>
                <w:rFonts w:ascii="Calibri" w:eastAsia="Times New Roman" w:hAnsi="Calibri" w:cs="Calibri"/>
                <w:color w:val="000000"/>
                <w:lang w:val="en-US"/>
              </w:rPr>
              <w:t>Disadvantage</w:t>
            </w:r>
          </w:p>
        </w:tc>
        <w:tc>
          <w:tcPr>
            <w:tcW w:w="3520" w:type="dxa"/>
            <w:noWrap/>
            <w:hideMark/>
          </w:tcPr>
          <w:p w14:paraId="717BCA16" w14:textId="3736492C" w:rsidR="007B7AF9" w:rsidRPr="007B7AF9" w:rsidRDefault="007B7AF9" w:rsidP="007B7A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b</w:t>
            </w:r>
            <w:r w:rsidRPr="007B7AF9">
              <w:rPr>
                <w:rFonts w:ascii="Calibri" w:eastAsia="Times New Roman" w:hAnsi="Calibri" w:cs="Calibri"/>
                <w:color w:val="000000"/>
                <w:lang w:val="en-US"/>
              </w:rPr>
              <w:t>locking</w:t>
            </w:r>
          </w:p>
        </w:tc>
        <w:tc>
          <w:tcPr>
            <w:tcW w:w="4300" w:type="dxa"/>
            <w:noWrap/>
            <w:hideMark/>
          </w:tcPr>
          <w:p w14:paraId="350496AB" w14:textId="1FC2C75A" w:rsidR="007B7AF9" w:rsidRPr="007B7AF9" w:rsidRDefault="007B7AF9" w:rsidP="007B7A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Negative </w:t>
            </w:r>
            <w:r>
              <w:rPr>
                <w:rFonts w:ascii="Calibri" w:eastAsia="Times New Roman" w:hAnsi="Calibri" w:cs="Calibri"/>
                <w:color w:val="000000"/>
                <w:lang w:val="en-US"/>
              </w:rPr>
              <w:t>d</w:t>
            </w:r>
            <w:r w:rsidRPr="007B7AF9">
              <w:rPr>
                <w:rFonts w:ascii="Calibri" w:eastAsia="Times New Roman" w:hAnsi="Calibri" w:cs="Calibri"/>
                <w:color w:val="000000"/>
                <w:lang w:val="en-US"/>
              </w:rPr>
              <w:t>ischarge</w:t>
            </w:r>
          </w:p>
        </w:tc>
      </w:tr>
      <w:tr w:rsidR="007B7AF9" w:rsidRPr="007B7AF9" w14:paraId="33CCB80B" w14:textId="77777777" w:rsidTr="007B7AF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1A0F3A56" w14:textId="77777777" w:rsidR="007B7AF9" w:rsidRPr="007B7AF9" w:rsidRDefault="007B7AF9" w:rsidP="007B7AF9">
            <w:pPr>
              <w:rPr>
                <w:rFonts w:ascii="Calibri" w:eastAsia="Times New Roman" w:hAnsi="Calibri" w:cs="Calibri"/>
                <w:color w:val="000000"/>
                <w:lang w:val="en-US"/>
              </w:rPr>
            </w:pPr>
          </w:p>
        </w:tc>
        <w:tc>
          <w:tcPr>
            <w:tcW w:w="3520" w:type="dxa"/>
            <w:noWrap/>
            <w:hideMark/>
          </w:tcPr>
          <w:p w14:paraId="553DBCCC" w14:textId="7DF65903" w:rsidR="007B7AF9" w:rsidRPr="007B7AF9" w:rsidRDefault="007B7AF9" w:rsidP="007B7A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 xml:space="preserve">Small </w:t>
            </w:r>
            <w:r>
              <w:rPr>
                <w:rFonts w:ascii="Calibri" w:eastAsia="Times New Roman" w:hAnsi="Calibri" w:cs="Calibri"/>
                <w:color w:val="000000"/>
                <w:lang w:val="en-US"/>
              </w:rPr>
              <w:t>p</w:t>
            </w:r>
            <w:r w:rsidRPr="007B7AF9">
              <w:rPr>
                <w:rFonts w:ascii="Calibri" w:eastAsia="Times New Roman" w:hAnsi="Calibri" w:cs="Calibri"/>
                <w:color w:val="000000"/>
                <w:lang w:val="en-US"/>
              </w:rPr>
              <w:t xml:space="preserve">arcel </w:t>
            </w:r>
            <w:r>
              <w:rPr>
                <w:rFonts w:ascii="Calibri" w:eastAsia="Times New Roman" w:hAnsi="Calibri" w:cs="Calibri"/>
                <w:color w:val="000000"/>
                <w:lang w:val="en-US"/>
              </w:rPr>
              <w:t>may s</w:t>
            </w:r>
            <w:r w:rsidRPr="007B7AF9">
              <w:rPr>
                <w:rFonts w:ascii="Calibri" w:eastAsia="Times New Roman" w:hAnsi="Calibri" w:cs="Calibri"/>
                <w:color w:val="000000"/>
                <w:lang w:val="en-US"/>
              </w:rPr>
              <w:t>tuck</w:t>
            </w:r>
          </w:p>
        </w:tc>
        <w:tc>
          <w:tcPr>
            <w:tcW w:w="4300" w:type="dxa"/>
            <w:noWrap/>
            <w:hideMark/>
          </w:tcPr>
          <w:p w14:paraId="3C80C9DB" w14:textId="1C20C0A8" w:rsidR="007B7AF9" w:rsidRPr="007B7AF9" w:rsidRDefault="007B7AF9" w:rsidP="007B7AF9">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Light Parcels might be stuck on belt itself</w:t>
            </w:r>
          </w:p>
        </w:tc>
      </w:tr>
      <w:tr w:rsidR="007B7AF9" w:rsidRPr="007B7AF9" w14:paraId="393F2B9C" w14:textId="77777777" w:rsidTr="007B7AF9">
        <w:trPr>
          <w:trHeight w:val="300"/>
        </w:trPr>
        <w:tc>
          <w:tcPr>
            <w:cnfStyle w:val="001000000000" w:firstRow="0" w:lastRow="0" w:firstColumn="1" w:lastColumn="0" w:oddVBand="0" w:evenVBand="0" w:oddHBand="0" w:evenHBand="0" w:firstRowFirstColumn="0" w:firstRowLastColumn="0" w:lastRowFirstColumn="0" w:lastRowLastColumn="0"/>
            <w:tcW w:w="1360" w:type="dxa"/>
            <w:vMerge/>
            <w:hideMark/>
          </w:tcPr>
          <w:p w14:paraId="4FBD3D89" w14:textId="77777777" w:rsidR="007B7AF9" w:rsidRPr="007B7AF9" w:rsidRDefault="007B7AF9" w:rsidP="007B7AF9">
            <w:pPr>
              <w:rPr>
                <w:rFonts w:ascii="Calibri" w:eastAsia="Times New Roman" w:hAnsi="Calibri" w:cs="Calibri"/>
                <w:color w:val="000000"/>
                <w:lang w:val="en-US"/>
              </w:rPr>
            </w:pPr>
          </w:p>
        </w:tc>
        <w:tc>
          <w:tcPr>
            <w:tcW w:w="3520" w:type="dxa"/>
            <w:noWrap/>
            <w:hideMark/>
          </w:tcPr>
          <w:p w14:paraId="29EE8BCF" w14:textId="77777777" w:rsidR="007B7AF9" w:rsidRPr="007B7AF9" w:rsidRDefault="007B7AF9" w:rsidP="007B7A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c>
          <w:tcPr>
            <w:tcW w:w="4300" w:type="dxa"/>
            <w:noWrap/>
            <w:hideMark/>
          </w:tcPr>
          <w:p w14:paraId="3F765246" w14:textId="77777777" w:rsidR="007B7AF9" w:rsidRPr="007B7AF9" w:rsidRDefault="007B7AF9" w:rsidP="007B7AF9">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7B7AF9">
              <w:rPr>
                <w:rFonts w:ascii="Calibri" w:eastAsia="Times New Roman" w:hAnsi="Calibri" w:cs="Calibri"/>
                <w:color w:val="000000"/>
                <w:lang w:val="en-US"/>
              </w:rPr>
              <w:t>Parcel might remain on the conveyor Guides</w:t>
            </w:r>
          </w:p>
        </w:tc>
      </w:tr>
    </w:tbl>
    <w:p w14:paraId="2E9B36EE" w14:textId="406DCB8F" w:rsidR="00BB3D29" w:rsidRDefault="00C00255" w:rsidP="00BC369F">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99" w:name="_Toc145535612"/>
      <w:r>
        <w:rPr>
          <w:rFonts w:ascii="Calibri" w:eastAsia="SimSun" w:hAnsi="Calibri" w:cs="Calibri"/>
          <w:color w:val="323E4F" w:themeColor="text2" w:themeShade="BF"/>
          <w:sz w:val="24"/>
          <w:szCs w:val="24"/>
          <w:lang w:val="en-GB" w:eastAsia="zh-CN"/>
        </w:rPr>
        <w:lastRenderedPageBreak/>
        <w:t>VDS Chutes</w:t>
      </w:r>
      <w:bookmarkEnd w:id="99"/>
    </w:p>
    <w:p w14:paraId="28C955CE" w14:textId="77777777" w:rsidR="00BC369F" w:rsidRDefault="00BC369F" w:rsidP="00BC369F">
      <w:pPr>
        <w:rPr>
          <w:lang w:val="en-GB" w:eastAsia="zh-CN"/>
        </w:rPr>
      </w:pPr>
      <w:bookmarkStart w:id="100" w:name="_Toc66712347"/>
    </w:p>
    <w:p w14:paraId="088F670E" w14:textId="3906F76E" w:rsidR="00BC369F" w:rsidRPr="00737E8D" w:rsidRDefault="00BC369F" w:rsidP="00BC369F">
      <w:pPr>
        <w:rPr>
          <w:rFonts w:cstheme="minorHAnsi"/>
          <w:lang w:val="en-GB" w:eastAsia="zh-CN"/>
        </w:rPr>
      </w:pPr>
      <w:r w:rsidRPr="00737E8D">
        <w:rPr>
          <w:rFonts w:cstheme="minorHAnsi"/>
        </w:rPr>
        <w:t xml:space="preserve">A </w:t>
      </w:r>
      <w:r>
        <w:rPr>
          <w:rFonts w:cstheme="minorHAnsi"/>
        </w:rPr>
        <w:t>VDS chute</w:t>
      </w:r>
      <w:r w:rsidRPr="00737E8D">
        <w:rPr>
          <w:rFonts w:cstheme="minorHAnsi"/>
        </w:rPr>
        <w:t xml:space="preserve"> is a type of chute used for the smooth descent of materials or objects from an elevated position to a lower level</w:t>
      </w:r>
      <w:r w:rsidR="005A40CD">
        <w:rPr>
          <w:rFonts w:cstheme="minorHAnsi"/>
        </w:rPr>
        <w:t xml:space="preserve"> </w:t>
      </w:r>
      <w:bookmarkStart w:id="101" w:name="_Hlk144035167"/>
      <w:r w:rsidR="005A40CD">
        <w:rPr>
          <w:rFonts w:cstheme="minorHAnsi"/>
        </w:rPr>
        <w:t>(at a</w:t>
      </w:r>
      <w:r w:rsidR="006F202C">
        <w:rPr>
          <w:rFonts w:cstheme="minorHAnsi"/>
        </w:rPr>
        <w:t>n</w:t>
      </w:r>
      <w:r w:rsidR="005A40CD">
        <w:rPr>
          <w:rFonts w:cstheme="minorHAnsi"/>
        </w:rPr>
        <w:t xml:space="preserve"> operator level)</w:t>
      </w:r>
      <w:r w:rsidRPr="00737E8D">
        <w:rPr>
          <w:rFonts w:cstheme="minorHAnsi"/>
        </w:rPr>
        <w:t xml:space="preserve">. </w:t>
      </w:r>
      <w:bookmarkEnd w:id="101"/>
      <w:r w:rsidRPr="00737E8D">
        <w:rPr>
          <w:rFonts w:cstheme="minorHAnsi"/>
        </w:rPr>
        <w:t xml:space="preserve">It utilizes </w:t>
      </w:r>
      <w:r>
        <w:rPr>
          <w:rFonts w:cstheme="minorHAnsi"/>
        </w:rPr>
        <w:t>base metal to</w:t>
      </w:r>
      <w:r w:rsidRPr="00737E8D">
        <w:rPr>
          <w:rFonts w:cstheme="minorHAnsi"/>
        </w:rPr>
        <w:t xml:space="preserve"> guide and support the flow of items along the chute</w:t>
      </w:r>
      <w:r>
        <w:rPr>
          <w:rFonts w:cstheme="minorHAnsi"/>
        </w:rPr>
        <w:t xml:space="preserve"> &amp; collect the shipments within its area</w:t>
      </w:r>
      <w:r w:rsidRPr="00737E8D">
        <w:rPr>
          <w:rFonts w:cstheme="minorHAnsi"/>
        </w:rPr>
        <w:t>.</w:t>
      </w:r>
    </w:p>
    <w:p w14:paraId="00714175" w14:textId="4DA5DE2D" w:rsidR="00BC369F" w:rsidRPr="00712FC1" w:rsidRDefault="00BC369F" w:rsidP="00BC369F">
      <w:pPr>
        <w:pStyle w:val="ListParagraph"/>
        <w:jc w:val="center"/>
        <w:rPr>
          <w:rFonts w:ascii="Arial" w:hAnsi="Arial" w:cs="Arial"/>
          <w:noProof/>
          <w:lang w:val="en-IN"/>
        </w:rPr>
      </w:pPr>
      <w:r w:rsidRPr="00BC369F">
        <w:rPr>
          <w:rFonts w:ascii="Arial" w:hAnsi="Arial" w:cs="Arial"/>
          <w:noProof/>
          <w:lang w:val="en-IN"/>
        </w:rPr>
        <w:drawing>
          <wp:inline distT="0" distB="0" distL="0" distR="0" wp14:anchorId="6F494574" wp14:editId="1C51F684">
            <wp:extent cx="3562350" cy="3434105"/>
            <wp:effectExtent l="0" t="0" r="0" b="0"/>
            <wp:docPr id="887420531" name="Picture 1" descr="A blue metal ramp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20531" name="Picture 1" descr="A blue metal ramp with a white background&#10;&#10;Description automatically generated"/>
                    <pic:cNvPicPr/>
                  </pic:nvPicPr>
                  <pic:blipFill>
                    <a:blip r:embed="rId47"/>
                    <a:stretch>
                      <a:fillRect/>
                    </a:stretch>
                  </pic:blipFill>
                  <pic:spPr>
                    <a:xfrm>
                      <a:off x="0" y="0"/>
                      <a:ext cx="3568400" cy="3439937"/>
                    </a:xfrm>
                    <a:prstGeom prst="rect">
                      <a:avLst/>
                    </a:prstGeom>
                  </pic:spPr>
                </pic:pic>
              </a:graphicData>
            </a:graphic>
          </wp:inline>
        </w:drawing>
      </w:r>
    </w:p>
    <w:p w14:paraId="1F7842F0" w14:textId="77777777" w:rsidR="00BC369F" w:rsidRPr="00AB2301" w:rsidRDefault="00BC369F" w:rsidP="00BC369F">
      <w:pPr>
        <w:rPr>
          <w:rFonts w:cstheme="minorHAnsi"/>
        </w:rPr>
      </w:pPr>
      <w:r w:rsidRPr="00AB2301">
        <w:rPr>
          <w:rFonts w:cstheme="minorHAnsi"/>
          <w:b/>
          <w:bCs/>
        </w:rPr>
        <w:t xml:space="preserve">Calculation for Design: </w:t>
      </w:r>
      <w:r w:rsidRPr="00AB2301">
        <w:rPr>
          <w:rFonts w:cstheme="minorHAnsi"/>
        </w:rPr>
        <w:t xml:space="preserve">We have considered an average parcel size </w:t>
      </w:r>
      <w:r w:rsidRPr="00C67F4B">
        <w:rPr>
          <w:rFonts w:cstheme="minorHAnsi"/>
        </w:rPr>
        <w:t>of 300 X 300 X 300</w:t>
      </w:r>
      <w:r w:rsidRPr="00AB2301">
        <w:rPr>
          <w:rFonts w:cstheme="minorHAnsi"/>
        </w:rPr>
        <w:t xml:space="preserve"> mm while designing the capacity of chutes.</w:t>
      </w:r>
    </w:p>
    <w:tbl>
      <w:tblPr>
        <w:tblStyle w:val="GridTable5Dark-Accent6"/>
        <w:tblW w:w="8212" w:type="dxa"/>
        <w:tblInd w:w="405" w:type="dxa"/>
        <w:tblLook w:val="04A0" w:firstRow="1" w:lastRow="0" w:firstColumn="1" w:lastColumn="0" w:noHBand="0" w:noVBand="1"/>
      </w:tblPr>
      <w:tblGrid>
        <w:gridCol w:w="3840"/>
        <w:gridCol w:w="960"/>
        <w:gridCol w:w="960"/>
        <w:gridCol w:w="960"/>
        <w:gridCol w:w="1492"/>
      </w:tblGrid>
      <w:tr w:rsidR="00BC369F" w:rsidRPr="00AB2301" w14:paraId="79877E89" w14:textId="77777777" w:rsidTr="00BC369F">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3ACC149"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Average parcel size considered for chute volume calculation</w:t>
            </w:r>
          </w:p>
        </w:tc>
        <w:tc>
          <w:tcPr>
            <w:tcW w:w="960" w:type="dxa"/>
            <w:shd w:val="clear" w:color="auto" w:fill="2F5496" w:themeFill="accent1" w:themeFillShade="BF"/>
            <w:noWrap/>
            <w:hideMark/>
          </w:tcPr>
          <w:p w14:paraId="757FEE06"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47DB5A95"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452EF074" w14:textId="77777777" w:rsidR="00BC369F" w:rsidRPr="002C4236"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34CB6251" w14:textId="77777777" w:rsidR="00BC369F" w:rsidRPr="002C4236" w:rsidRDefault="00BC369F" w:rsidP="00DD243F">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BC369F" w:rsidRPr="00AB2301" w14:paraId="528C5AEA" w14:textId="77777777" w:rsidTr="00BC369F">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E0E480D" w14:textId="77777777" w:rsidR="00BC369F" w:rsidRPr="002C4236" w:rsidRDefault="00BC369F" w:rsidP="00DD243F">
            <w:pPr>
              <w:rPr>
                <w:rFonts w:ascii="Calibri" w:eastAsia="Times New Roman" w:hAnsi="Calibri" w:cs="Calibri"/>
                <w:lang w:eastAsia="en-IN"/>
              </w:rPr>
            </w:pPr>
          </w:p>
        </w:tc>
        <w:tc>
          <w:tcPr>
            <w:tcW w:w="960" w:type="dxa"/>
            <w:noWrap/>
            <w:hideMark/>
          </w:tcPr>
          <w:p w14:paraId="64EF0558"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0ACED04"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450D8972"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EAFD5" w14:textId="77777777" w:rsidR="00BC369F" w:rsidRPr="00AB2301" w:rsidRDefault="00BC369F" w:rsidP="00DD243F">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BC369F" w:rsidRPr="00E952AA" w14:paraId="0A847B7B" w14:textId="77777777" w:rsidTr="00BC369F">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6D88A95B" w14:textId="77777777" w:rsidR="00BC369F" w:rsidRPr="002C4236" w:rsidRDefault="00BC369F" w:rsidP="00DD243F">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Chute </w:t>
            </w:r>
          </w:p>
        </w:tc>
        <w:tc>
          <w:tcPr>
            <w:tcW w:w="960" w:type="dxa"/>
            <w:noWrap/>
            <w:hideMark/>
          </w:tcPr>
          <w:p w14:paraId="2ED60CE8" w14:textId="043C6218"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3.3</w:t>
            </w:r>
          </w:p>
        </w:tc>
        <w:tc>
          <w:tcPr>
            <w:tcW w:w="960" w:type="dxa"/>
            <w:noWrap/>
            <w:hideMark/>
          </w:tcPr>
          <w:p w14:paraId="64B9FC11" w14:textId="36DC4EE0" w:rsidR="00BC369F" w:rsidRPr="00AB2301"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1.5</w:t>
            </w:r>
          </w:p>
        </w:tc>
        <w:tc>
          <w:tcPr>
            <w:tcW w:w="960" w:type="dxa"/>
            <w:noWrap/>
            <w:hideMark/>
          </w:tcPr>
          <w:p w14:paraId="4E080592" w14:textId="77777777" w:rsidR="00BC369F" w:rsidRPr="00AB2301" w:rsidRDefault="00BC369F"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24CA935F" w14:textId="6BBE826A" w:rsidR="00BC369F" w:rsidRPr="00E952AA" w:rsidRDefault="00C67F4B" w:rsidP="00DD243F">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2.07</w:t>
            </w:r>
          </w:p>
        </w:tc>
      </w:tr>
    </w:tbl>
    <w:p w14:paraId="1781DA9A" w14:textId="77777777" w:rsidR="00BC369F" w:rsidRDefault="00BC369F" w:rsidP="00BC369F">
      <w:pPr>
        <w:rPr>
          <w:rFonts w:cstheme="minorHAnsi"/>
        </w:rPr>
      </w:pPr>
    </w:p>
    <w:p w14:paraId="6BAC1345" w14:textId="0B6C8914" w:rsidR="00BC369F" w:rsidRPr="009D765C" w:rsidRDefault="00BC369F" w:rsidP="00BC369F">
      <w:pPr>
        <w:rPr>
          <w:rFonts w:cstheme="minorHAnsi"/>
        </w:rPr>
      </w:pPr>
      <w:r w:rsidRPr="003D21DC">
        <w:rPr>
          <w:rFonts w:cstheme="minorHAnsi"/>
        </w:rPr>
        <w:t xml:space="preserve">Assuming </w:t>
      </w:r>
      <w:r w:rsidRPr="00C67F4B">
        <w:rPr>
          <w:rFonts w:cstheme="minorHAnsi"/>
        </w:rPr>
        <w:t xml:space="preserve">a 60% occupancy rate, about </w:t>
      </w:r>
      <w:r w:rsidR="00C67F4B" w:rsidRPr="00C67F4B">
        <w:rPr>
          <w:rFonts w:cstheme="minorHAnsi"/>
        </w:rPr>
        <w:t>45</w:t>
      </w:r>
      <w:r w:rsidRPr="00C67F4B">
        <w:rPr>
          <w:rFonts w:cstheme="minorHAnsi"/>
          <w:b/>
          <w:bCs/>
        </w:rPr>
        <w:t xml:space="preserve"> parcels</w:t>
      </w:r>
      <w:r w:rsidRPr="00C67F4B">
        <w:rPr>
          <w:rFonts w:cstheme="minorHAnsi"/>
        </w:rPr>
        <w:t xml:space="preserve"> will</w:t>
      </w:r>
      <w:r w:rsidRPr="003D21DC">
        <w:rPr>
          <w:rFonts w:cstheme="minorHAnsi"/>
        </w:rPr>
        <w:t xml:space="preserve"> readily fit into these chutes.</w:t>
      </w:r>
    </w:p>
    <w:p w14:paraId="436C294A" w14:textId="77777777" w:rsidR="00BC369F" w:rsidRPr="00737E8D" w:rsidRDefault="00BC369F" w:rsidP="00BC369F">
      <w:pPr>
        <w:rPr>
          <w:rFonts w:cstheme="minorHAnsi"/>
        </w:rPr>
      </w:pPr>
      <w:r w:rsidRPr="00737E8D">
        <w:rPr>
          <w:rFonts w:cstheme="minorHAnsi"/>
        </w:rPr>
        <w:t>Each Chute is equipped with below components to ease the operations:</w:t>
      </w:r>
    </w:p>
    <w:p w14:paraId="2778D307" w14:textId="77777777" w:rsidR="00BC369F" w:rsidRPr="00737E8D" w:rsidRDefault="00BC369F" w:rsidP="00BC369F">
      <w:pPr>
        <w:pStyle w:val="ListParagraph"/>
        <w:numPr>
          <w:ilvl w:val="0"/>
          <w:numId w:val="30"/>
        </w:numPr>
        <w:rPr>
          <w:rFonts w:cstheme="minorHAnsi"/>
        </w:rPr>
      </w:pPr>
      <w:r w:rsidRPr="00737E8D">
        <w:rPr>
          <w:rFonts w:cstheme="minorHAnsi"/>
        </w:rPr>
        <w:t>Chute Full Sensor</w:t>
      </w:r>
    </w:p>
    <w:p w14:paraId="61447088" w14:textId="77777777" w:rsidR="00BC369F" w:rsidRPr="00737E8D" w:rsidRDefault="00BC369F" w:rsidP="00BC369F">
      <w:pPr>
        <w:pStyle w:val="ListParagraph"/>
        <w:numPr>
          <w:ilvl w:val="0"/>
          <w:numId w:val="30"/>
        </w:numPr>
        <w:rPr>
          <w:rFonts w:cstheme="minorHAnsi"/>
        </w:rPr>
      </w:pPr>
      <w:r w:rsidRPr="00737E8D">
        <w:rPr>
          <w:rFonts w:cstheme="minorHAnsi"/>
        </w:rPr>
        <w:t>Three Color Tower Light</w:t>
      </w:r>
    </w:p>
    <w:p w14:paraId="199E0C11" w14:textId="77777777" w:rsidR="00BC369F" w:rsidRPr="009D765C" w:rsidRDefault="00BC369F" w:rsidP="00BC369F">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BC369F" w:rsidRPr="00157D6C" w14:paraId="338A44A5" w14:textId="77777777" w:rsidTr="00BC36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F41A8EA" w14:textId="77777777" w:rsidR="00BC369F" w:rsidRPr="00157D6C" w:rsidRDefault="00BC369F" w:rsidP="00DD243F">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538" w:type="dxa"/>
            <w:shd w:val="clear" w:color="auto" w:fill="2F5496" w:themeFill="accent1" w:themeFillShade="BF"/>
            <w:noWrap/>
            <w:hideMark/>
          </w:tcPr>
          <w:p w14:paraId="74F9F072" w14:textId="77777777" w:rsidR="00BC369F" w:rsidRPr="00157D6C" w:rsidRDefault="00BC369F" w:rsidP="00DD243F">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BC369F" w:rsidRPr="00157D6C" w14:paraId="592AC8D5" w14:textId="77777777" w:rsidTr="00BC369F">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A7831E6" w14:textId="77777777" w:rsidR="00BC369F" w:rsidRPr="00157D6C" w:rsidRDefault="00BC369F" w:rsidP="00DD243F">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501F3B17" w14:textId="77777777" w:rsidR="00BC369F" w:rsidRPr="00157D6C" w:rsidRDefault="00BC369F" w:rsidP="00DD243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BC369F" w:rsidRPr="00157D6C" w14:paraId="70B8F87A" w14:textId="77777777" w:rsidTr="00BC369F">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967674C" w14:textId="77777777" w:rsidR="00BC369F" w:rsidRPr="00157D6C" w:rsidRDefault="00BC369F" w:rsidP="00DD243F">
            <w:pPr>
              <w:rPr>
                <w:rFonts w:ascii="Calibri" w:eastAsia="Times New Roman" w:hAnsi="Calibri" w:cs="Calibri"/>
                <w:color w:val="000000"/>
                <w:lang w:eastAsia="en-IN"/>
              </w:rPr>
            </w:pPr>
            <w:r w:rsidRPr="00157D6C">
              <w:rPr>
                <w:rFonts w:ascii="Calibri" w:eastAsia="Times New Roman" w:hAnsi="Calibri" w:cs="Calibri"/>
                <w:color w:val="000000"/>
                <w:lang w:eastAsia="en-IN"/>
              </w:rPr>
              <w:t>Three Colour Tower Lamp</w:t>
            </w:r>
          </w:p>
        </w:tc>
        <w:tc>
          <w:tcPr>
            <w:tcW w:w="5538" w:type="dxa"/>
            <w:noWrap/>
            <w:hideMark/>
          </w:tcPr>
          <w:p w14:paraId="6EF2B93B" w14:textId="77777777" w:rsidR="00BC369F" w:rsidRPr="00157D6C" w:rsidRDefault="00BC369F" w:rsidP="00DD243F">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BC369F" w:rsidRPr="00157D6C" w14:paraId="0F623FE6" w14:textId="77777777" w:rsidTr="00BC369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03215DD4" w14:textId="77777777" w:rsidR="00BC369F" w:rsidRPr="00157D6C" w:rsidRDefault="00BC369F" w:rsidP="00DD243F">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32194B15" w14:textId="77777777" w:rsidR="00BC369F" w:rsidRPr="00157D6C" w:rsidRDefault="00BC369F" w:rsidP="00DD243F">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7607471E" w14:textId="60AB3A41" w:rsidR="00053D41" w:rsidRPr="007E7745" w:rsidRDefault="00053D41" w:rsidP="00BC369F">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2" w:name="_Toc145535613"/>
      <w:bookmarkEnd w:id="85"/>
      <w:bookmarkEnd w:id="100"/>
      <w:r w:rsidRPr="007E7745">
        <w:rPr>
          <w:rFonts w:eastAsia="SimSun" w:cstheme="majorHAnsi"/>
          <w:b/>
          <w:bCs/>
          <w:color w:val="323E4F" w:themeColor="text2" w:themeShade="BF"/>
          <w:sz w:val="24"/>
          <w:szCs w:val="24"/>
          <w:u w:val="single"/>
          <w:lang w:val="en-GB" w:eastAsia="zh-CN"/>
        </w:rPr>
        <w:lastRenderedPageBreak/>
        <w:t>Conveyor BOQ</w:t>
      </w:r>
      <w:bookmarkEnd w:id="102"/>
    </w:p>
    <w:p w14:paraId="2CC2F5F3" w14:textId="77777777" w:rsidR="00053D41" w:rsidRDefault="00053D41" w:rsidP="00053D41">
      <w:pPr>
        <w:rPr>
          <w:lang w:val="en-GB" w:eastAsia="zh-CN"/>
        </w:rPr>
      </w:pPr>
    </w:p>
    <w:tbl>
      <w:tblPr>
        <w:tblStyle w:val="GridTable4-Accent6"/>
        <w:tblW w:w="9601" w:type="dxa"/>
        <w:tblInd w:w="-292" w:type="dxa"/>
        <w:tblLook w:val="04A0" w:firstRow="1" w:lastRow="0" w:firstColumn="1" w:lastColumn="0" w:noHBand="0" w:noVBand="1"/>
      </w:tblPr>
      <w:tblGrid>
        <w:gridCol w:w="846"/>
        <w:gridCol w:w="2693"/>
        <w:gridCol w:w="992"/>
        <w:gridCol w:w="993"/>
        <w:gridCol w:w="1559"/>
        <w:gridCol w:w="1417"/>
        <w:gridCol w:w="1101"/>
      </w:tblGrid>
      <w:tr w:rsidR="00846FA6" w:rsidRPr="00846FA6" w14:paraId="78397020" w14:textId="77777777" w:rsidTr="00846FA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32958A09" w14:textId="77777777" w:rsidR="00846FA6" w:rsidRPr="00846FA6" w:rsidRDefault="00846FA6" w:rsidP="00846FA6">
            <w:pPr>
              <w:jc w:val="center"/>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S No.</w:t>
            </w:r>
          </w:p>
        </w:tc>
        <w:tc>
          <w:tcPr>
            <w:tcW w:w="2693" w:type="dxa"/>
            <w:shd w:val="clear" w:color="auto" w:fill="2F5496" w:themeFill="accent1" w:themeFillShade="BF"/>
            <w:noWrap/>
            <w:hideMark/>
          </w:tcPr>
          <w:p w14:paraId="2DDD41C7"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Name</w:t>
            </w:r>
          </w:p>
        </w:tc>
        <w:tc>
          <w:tcPr>
            <w:tcW w:w="992" w:type="dxa"/>
            <w:shd w:val="clear" w:color="auto" w:fill="2F5496" w:themeFill="accent1" w:themeFillShade="BF"/>
            <w:noWrap/>
            <w:hideMark/>
          </w:tcPr>
          <w:p w14:paraId="1C314636"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EL_1</w:t>
            </w:r>
          </w:p>
        </w:tc>
        <w:tc>
          <w:tcPr>
            <w:tcW w:w="993" w:type="dxa"/>
            <w:shd w:val="clear" w:color="auto" w:fill="2F5496" w:themeFill="accent1" w:themeFillShade="BF"/>
            <w:noWrap/>
            <w:hideMark/>
          </w:tcPr>
          <w:p w14:paraId="295F5412"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EL_2</w:t>
            </w:r>
          </w:p>
        </w:tc>
        <w:tc>
          <w:tcPr>
            <w:tcW w:w="1559" w:type="dxa"/>
            <w:shd w:val="clear" w:color="auto" w:fill="2F5496" w:themeFill="accent1" w:themeFillShade="BF"/>
            <w:noWrap/>
            <w:hideMark/>
          </w:tcPr>
          <w:p w14:paraId="4928F0D5"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Length(m)</w:t>
            </w:r>
          </w:p>
        </w:tc>
        <w:tc>
          <w:tcPr>
            <w:tcW w:w="1417" w:type="dxa"/>
            <w:shd w:val="clear" w:color="auto" w:fill="2F5496" w:themeFill="accent1" w:themeFillShade="BF"/>
            <w:noWrap/>
            <w:hideMark/>
          </w:tcPr>
          <w:p w14:paraId="42AC015B"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width (mm)</w:t>
            </w:r>
          </w:p>
        </w:tc>
        <w:tc>
          <w:tcPr>
            <w:tcW w:w="1101" w:type="dxa"/>
            <w:shd w:val="clear" w:color="auto" w:fill="2F5496" w:themeFill="accent1" w:themeFillShade="BF"/>
            <w:noWrap/>
            <w:hideMark/>
          </w:tcPr>
          <w:p w14:paraId="5BBCE210"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Set</w:t>
            </w:r>
          </w:p>
        </w:tc>
      </w:tr>
      <w:tr w:rsidR="00846FA6" w:rsidRPr="00846FA6" w14:paraId="621B68B7"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8F868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w:t>
            </w:r>
          </w:p>
        </w:tc>
        <w:tc>
          <w:tcPr>
            <w:tcW w:w="2693" w:type="dxa"/>
            <w:noWrap/>
            <w:hideMark/>
          </w:tcPr>
          <w:p w14:paraId="73295357"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136F307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993" w:type="dxa"/>
            <w:noWrap/>
            <w:hideMark/>
          </w:tcPr>
          <w:p w14:paraId="2BA1E7A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1559" w:type="dxa"/>
            <w:noWrap/>
            <w:hideMark/>
          </w:tcPr>
          <w:p w14:paraId="7D4160B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4.8</w:t>
            </w:r>
          </w:p>
        </w:tc>
        <w:tc>
          <w:tcPr>
            <w:tcW w:w="1417" w:type="dxa"/>
            <w:noWrap/>
            <w:hideMark/>
          </w:tcPr>
          <w:p w14:paraId="50272A6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992DC5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BAFBE4D"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8D2B64"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w:t>
            </w:r>
          </w:p>
        </w:tc>
        <w:tc>
          <w:tcPr>
            <w:tcW w:w="2693" w:type="dxa"/>
            <w:noWrap/>
            <w:hideMark/>
          </w:tcPr>
          <w:p w14:paraId="52C67F48"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40DD2D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993" w:type="dxa"/>
            <w:noWrap/>
            <w:hideMark/>
          </w:tcPr>
          <w:p w14:paraId="415E21E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1559" w:type="dxa"/>
            <w:noWrap/>
            <w:hideMark/>
          </w:tcPr>
          <w:p w14:paraId="534668D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1417" w:type="dxa"/>
            <w:noWrap/>
            <w:hideMark/>
          </w:tcPr>
          <w:p w14:paraId="4F2FD69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9494A2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33D798A7"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243F8D"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2693" w:type="dxa"/>
            <w:noWrap/>
            <w:hideMark/>
          </w:tcPr>
          <w:p w14:paraId="39A6EB2D"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398E70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5924</w:t>
            </w:r>
          </w:p>
        </w:tc>
        <w:tc>
          <w:tcPr>
            <w:tcW w:w="993" w:type="dxa"/>
            <w:noWrap/>
            <w:hideMark/>
          </w:tcPr>
          <w:p w14:paraId="2BE2DA0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5924</w:t>
            </w:r>
          </w:p>
        </w:tc>
        <w:tc>
          <w:tcPr>
            <w:tcW w:w="1559" w:type="dxa"/>
            <w:noWrap/>
            <w:hideMark/>
          </w:tcPr>
          <w:p w14:paraId="38D3B92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4.8</w:t>
            </w:r>
          </w:p>
        </w:tc>
        <w:tc>
          <w:tcPr>
            <w:tcW w:w="1417" w:type="dxa"/>
            <w:noWrap/>
            <w:hideMark/>
          </w:tcPr>
          <w:p w14:paraId="2D73E3B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1F4B52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8C6AA60"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080A9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w:t>
            </w:r>
          </w:p>
        </w:tc>
        <w:tc>
          <w:tcPr>
            <w:tcW w:w="2693" w:type="dxa"/>
            <w:noWrap/>
            <w:hideMark/>
          </w:tcPr>
          <w:p w14:paraId="5C8A5CF4"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431CD54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993" w:type="dxa"/>
            <w:noWrap/>
            <w:hideMark/>
          </w:tcPr>
          <w:p w14:paraId="442F006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1559" w:type="dxa"/>
            <w:noWrap/>
            <w:hideMark/>
          </w:tcPr>
          <w:p w14:paraId="5A30243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03E980C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2FFD703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3A8C7F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882E7C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w:t>
            </w:r>
          </w:p>
        </w:tc>
        <w:tc>
          <w:tcPr>
            <w:tcW w:w="2693" w:type="dxa"/>
            <w:noWrap/>
            <w:hideMark/>
          </w:tcPr>
          <w:p w14:paraId="0102EBBB"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81A130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993" w:type="dxa"/>
            <w:noWrap/>
            <w:hideMark/>
          </w:tcPr>
          <w:p w14:paraId="4B584F2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1559" w:type="dxa"/>
            <w:noWrap/>
            <w:hideMark/>
          </w:tcPr>
          <w:p w14:paraId="15E07FA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1417" w:type="dxa"/>
            <w:noWrap/>
            <w:hideMark/>
          </w:tcPr>
          <w:p w14:paraId="608DFB4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1ED322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F59C26D"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0C66D6"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w:t>
            </w:r>
          </w:p>
        </w:tc>
        <w:tc>
          <w:tcPr>
            <w:tcW w:w="2693" w:type="dxa"/>
            <w:noWrap/>
            <w:hideMark/>
          </w:tcPr>
          <w:p w14:paraId="1FD1EF3E"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3D3ECA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993" w:type="dxa"/>
            <w:noWrap/>
            <w:hideMark/>
          </w:tcPr>
          <w:p w14:paraId="042A6EF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1559" w:type="dxa"/>
            <w:noWrap/>
            <w:hideMark/>
          </w:tcPr>
          <w:p w14:paraId="6AEF478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14.4</w:t>
            </w:r>
          </w:p>
        </w:tc>
        <w:tc>
          <w:tcPr>
            <w:tcW w:w="1417" w:type="dxa"/>
            <w:noWrap/>
            <w:hideMark/>
          </w:tcPr>
          <w:p w14:paraId="7897EB6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72F5EE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FE24ED5"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184B413"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7</w:t>
            </w:r>
          </w:p>
        </w:tc>
        <w:tc>
          <w:tcPr>
            <w:tcW w:w="2693" w:type="dxa"/>
            <w:noWrap/>
            <w:hideMark/>
          </w:tcPr>
          <w:p w14:paraId="3AFD2D12"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1DB6E22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993" w:type="dxa"/>
            <w:noWrap/>
            <w:hideMark/>
          </w:tcPr>
          <w:p w14:paraId="0C0EF17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1559" w:type="dxa"/>
            <w:noWrap/>
            <w:hideMark/>
          </w:tcPr>
          <w:p w14:paraId="345279B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5.76</w:t>
            </w:r>
          </w:p>
        </w:tc>
        <w:tc>
          <w:tcPr>
            <w:tcW w:w="1417" w:type="dxa"/>
            <w:noWrap/>
            <w:hideMark/>
          </w:tcPr>
          <w:p w14:paraId="5B1505C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08B6D0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B4A270C"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7F6F813"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8</w:t>
            </w:r>
          </w:p>
        </w:tc>
        <w:tc>
          <w:tcPr>
            <w:tcW w:w="2693" w:type="dxa"/>
            <w:noWrap/>
            <w:hideMark/>
          </w:tcPr>
          <w:p w14:paraId="5897E1AB"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5B9453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2400</w:t>
            </w:r>
          </w:p>
        </w:tc>
        <w:tc>
          <w:tcPr>
            <w:tcW w:w="993" w:type="dxa"/>
            <w:noWrap/>
            <w:hideMark/>
          </w:tcPr>
          <w:p w14:paraId="3FA0747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2400</w:t>
            </w:r>
          </w:p>
        </w:tc>
        <w:tc>
          <w:tcPr>
            <w:tcW w:w="1559" w:type="dxa"/>
            <w:noWrap/>
            <w:hideMark/>
          </w:tcPr>
          <w:p w14:paraId="09A0E94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3.84</w:t>
            </w:r>
          </w:p>
        </w:tc>
        <w:tc>
          <w:tcPr>
            <w:tcW w:w="1417" w:type="dxa"/>
            <w:noWrap/>
            <w:hideMark/>
          </w:tcPr>
          <w:p w14:paraId="7D2104E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6C6FFA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85323A8"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C8C38F"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9</w:t>
            </w:r>
          </w:p>
        </w:tc>
        <w:tc>
          <w:tcPr>
            <w:tcW w:w="2693" w:type="dxa"/>
            <w:noWrap/>
            <w:hideMark/>
          </w:tcPr>
          <w:p w14:paraId="0F033ABD"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09F12CD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993" w:type="dxa"/>
            <w:noWrap/>
            <w:hideMark/>
          </w:tcPr>
          <w:p w14:paraId="045124B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1559" w:type="dxa"/>
            <w:noWrap/>
            <w:hideMark/>
          </w:tcPr>
          <w:p w14:paraId="37F9812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1417" w:type="dxa"/>
            <w:noWrap/>
            <w:hideMark/>
          </w:tcPr>
          <w:p w14:paraId="79DD843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2274A1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90C33DD"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88BDE2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10</w:t>
            </w:r>
          </w:p>
        </w:tc>
        <w:tc>
          <w:tcPr>
            <w:tcW w:w="2693" w:type="dxa"/>
            <w:noWrap/>
            <w:hideMark/>
          </w:tcPr>
          <w:p w14:paraId="18D6CE19"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03AD4A9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993" w:type="dxa"/>
            <w:noWrap/>
            <w:hideMark/>
          </w:tcPr>
          <w:p w14:paraId="2A13042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1559" w:type="dxa"/>
            <w:noWrap/>
            <w:hideMark/>
          </w:tcPr>
          <w:p w14:paraId="3692433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2.4</w:t>
            </w:r>
          </w:p>
        </w:tc>
        <w:tc>
          <w:tcPr>
            <w:tcW w:w="1417" w:type="dxa"/>
            <w:noWrap/>
            <w:hideMark/>
          </w:tcPr>
          <w:p w14:paraId="2428D3D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D54CB6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E1E572E"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42E926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11</w:t>
            </w:r>
          </w:p>
        </w:tc>
        <w:tc>
          <w:tcPr>
            <w:tcW w:w="2693" w:type="dxa"/>
            <w:noWrap/>
            <w:hideMark/>
          </w:tcPr>
          <w:p w14:paraId="39B27F10"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0FC14AF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93" w:type="dxa"/>
            <w:noWrap/>
            <w:hideMark/>
          </w:tcPr>
          <w:p w14:paraId="05661B3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559" w:type="dxa"/>
            <w:noWrap/>
            <w:hideMark/>
          </w:tcPr>
          <w:p w14:paraId="392E978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4B78A0C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DBD316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4677961"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D0329E5"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12</w:t>
            </w:r>
          </w:p>
        </w:tc>
        <w:tc>
          <w:tcPr>
            <w:tcW w:w="2693" w:type="dxa"/>
            <w:noWrap/>
            <w:hideMark/>
          </w:tcPr>
          <w:p w14:paraId="3D6B1A25"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0D6E31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993" w:type="dxa"/>
            <w:noWrap/>
            <w:hideMark/>
          </w:tcPr>
          <w:p w14:paraId="5ED3E26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1559" w:type="dxa"/>
            <w:noWrap/>
            <w:hideMark/>
          </w:tcPr>
          <w:p w14:paraId="01A1172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1C01300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49CF4C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1BED7F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A862D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13</w:t>
            </w:r>
          </w:p>
        </w:tc>
        <w:tc>
          <w:tcPr>
            <w:tcW w:w="2693" w:type="dxa"/>
            <w:noWrap/>
            <w:hideMark/>
          </w:tcPr>
          <w:p w14:paraId="66E5B650"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159008D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10010</w:t>
            </w:r>
          </w:p>
        </w:tc>
        <w:tc>
          <w:tcPr>
            <w:tcW w:w="993" w:type="dxa"/>
            <w:noWrap/>
            <w:hideMark/>
          </w:tcPr>
          <w:p w14:paraId="51AFB13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10010</w:t>
            </w:r>
          </w:p>
        </w:tc>
        <w:tc>
          <w:tcPr>
            <w:tcW w:w="1559" w:type="dxa"/>
            <w:noWrap/>
            <w:hideMark/>
          </w:tcPr>
          <w:p w14:paraId="5C2D682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5501D20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1E3F87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45BFEEE"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704BE3"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14</w:t>
            </w:r>
          </w:p>
        </w:tc>
        <w:tc>
          <w:tcPr>
            <w:tcW w:w="2693" w:type="dxa"/>
            <w:noWrap/>
            <w:hideMark/>
          </w:tcPr>
          <w:p w14:paraId="7C1C3AE6"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20C781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993" w:type="dxa"/>
            <w:noWrap/>
            <w:hideMark/>
          </w:tcPr>
          <w:p w14:paraId="136747B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1559" w:type="dxa"/>
            <w:noWrap/>
            <w:hideMark/>
          </w:tcPr>
          <w:p w14:paraId="7C3831D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9.12</w:t>
            </w:r>
          </w:p>
        </w:tc>
        <w:tc>
          <w:tcPr>
            <w:tcW w:w="1417" w:type="dxa"/>
            <w:noWrap/>
            <w:hideMark/>
          </w:tcPr>
          <w:p w14:paraId="12DDF66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843994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114259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4FA48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15</w:t>
            </w:r>
          </w:p>
        </w:tc>
        <w:tc>
          <w:tcPr>
            <w:tcW w:w="2693" w:type="dxa"/>
            <w:noWrap/>
            <w:hideMark/>
          </w:tcPr>
          <w:p w14:paraId="0267FED4"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AA7C36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993" w:type="dxa"/>
            <w:noWrap/>
            <w:hideMark/>
          </w:tcPr>
          <w:p w14:paraId="410170E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1559" w:type="dxa"/>
            <w:noWrap/>
            <w:hideMark/>
          </w:tcPr>
          <w:p w14:paraId="6F55879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3F3F89B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394086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F594985"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CF33CEA"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16</w:t>
            </w:r>
          </w:p>
        </w:tc>
        <w:tc>
          <w:tcPr>
            <w:tcW w:w="2693" w:type="dxa"/>
            <w:noWrap/>
            <w:hideMark/>
          </w:tcPr>
          <w:p w14:paraId="7A74D125"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E88671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993" w:type="dxa"/>
            <w:noWrap/>
            <w:hideMark/>
          </w:tcPr>
          <w:p w14:paraId="01E881F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1559" w:type="dxa"/>
            <w:noWrap/>
            <w:hideMark/>
          </w:tcPr>
          <w:p w14:paraId="4FCE2CF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20.16</w:t>
            </w:r>
          </w:p>
        </w:tc>
        <w:tc>
          <w:tcPr>
            <w:tcW w:w="1417" w:type="dxa"/>
            <w:noWrap/>
            <w:hideMark/>
          </w:tcPr>
          <w:p w14:paraId="339F792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7F7252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2272CF8"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F6652E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17</w:t>
            </w:r>
          </w:p>
        </w:tc>
        <w:tc>
          <w:tcPr>
            <w:tcW w:w="2693" w:type="dxa"/>
            <w:noWrap/>
            <w:hideMark/>
          </w:tcPr>
          <w:p w14:paraId="63881F3E"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82382D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993" w:type="dxa"/>
            <w:noWrap/>
            <w:hideMark/>
          </w:tcPr>
          <w:p w14:paraId="05601D0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1559" w:type="dxa"/>
            <w:noWrap/>
            <w:hideMark/>
          </w:tcPr>
          <w:p w14:paraId="53452BD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1FAFC2B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34CD46F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F7A9B07"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F5006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18</w:t>
            </w:r>
          </w:p>
        </w:tc>
        <w:tc>
          <w:tcPr>
            <w:tcW w:w="2693" w:type="dxa"/>
            <w:noWrap/>
            <w:hideMark/>
          </w:tcPr>
          <w:p w14:paraId="191C84B9"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61C6DD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993" w:type="dxa"/>
            <w:noWrap/>
            <w:hideMark/>
          </w:tcPr>
          <w:p w14:paraId="3BAFD47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1559" w:type="dxa"/>
            <w:noWrap/>
            <w:hideMark/>
          </w:tcPr>
          <w:p w14:paraId="6377762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21.12</w:t>
            </w:r>
          </w:p>
        </w:tc>
        <w:tc>
          <w:tcPr>
            <w:tcW w:w="1417" w:type="dxa"/>
            <w:noWrap/>
            <w:hideMark/>
          </w:tcPr>
          <w:p w14:paraId="78FDBA7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38E68B4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85EF712"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D9A5322"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19</w:t>
            </w:r>
          </w:p>
        </w:tc>
        <w:tc>
          <w:tcPr>
            <w:tcW w:w="2693" w:type="dxa"/>
            <w:noWrap/>
            <w:hideMark/>
          </w:tcPr>
          <w:p w14:paraId="4473EEEE"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EA2076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10010</w:t>
            </w:r>
          </w:p>
        </w:tc>
        <w:tc>
          <w:tcPr>
            <w:tcW w:w="993" w:type="dxa"/>
            <w:noWrap/>
            <w:hideMark/>
          </w:tcPr>
          <w:p w14:paraId="1903370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10010</w:t>
            </w:r>
          </w:p>
        </w:tc>
        <w:tc>
          <w:tcPr>
            <w:tcW w:w="1559" w:type="dxa"/>
            <w:noWrap/>
            <w:hideMark/>
          </w:tcPr>
          <w:p w14:paraId="2B624F3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75851A9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E59DC2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6FD2E53"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39248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20</w:t>
            </w:r>
          </w:p>
        </w:tc>
        <w:tc>
          <w:tcPr>
            <w:tcW w:w="2693" w:type="dxa"/>
            <w:noWrap/>
            <w:hideMark/>
          </w:tcPr>
          <w:p w14:paraId="513B820C"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2F8DDD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993" w:type="dxa"/>
            <w:noWrap/>
            <w:hideMark/>
          </w:tcPr>
          <w:p w14:paraId="5064BA3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1559" w:type="dxa"/>
            <w:noWrap/>
            <w:hideMark/>
          </w:tcPr>
          <w:p w14:paraId="4348696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4BFF9E2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286432C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AA8A7DA"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9E6EFC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21</w:t>
            </w:r>
          </w:p>
        </w:tc>
        <w:tc>
          <w:tcPr>
            <w:tcW w:w="2693" w:type="dxa"/>
            <w:noWrap/>
            <w:hideMark/>
          </w:tcPr>
          <w:p w14:paraId="0B8AA0E2"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04AB8EB" w14:textId="27279B91"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NA</w:t>
            </w:r>
          </w:p>
        </w:tc>
        <w:tc>
          <w:tcPr>
            <w:tcW w:w="993" w:type="dxa"/>
            <w:noWrap/>
            <w:hideMark/>
          </w:tcPr>
          <w:p w14:paraId="2DA4FFC4" w14:textId="13B9D0E0"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Pr>
                <w:rFonts w:ascii="Calibri" w:eastAsia="Times New Roman" w:hAnsi="Calibri" w:cs="Calibri"/>
                <w:color w:val="000000"/>
                <w:lang w:val="en-US"/>
              </w:rPr>
              <w:t>NA</w:t>
            </w:r>
          </w:p>
        </w:tc>
        <w:tc>
          <w:tcPr>
            <w:tcW w:w="1559" w:type="dxa"/>
            <w:noWrap/>
            <w:hideMark/>
          </w:tcPr>
          <w:p w14:paraId="2DF4C75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2291075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30D446B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53DD61E"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33C2ED7"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22</w:t>
            </w:r>
          </w:p>
        </w:tc>
        <w:tc>
          <w:tcPr>
            <w:tcW w:w="2693" w:type="dxa"/>
            <w:noWrap/>
            <w:hideMark/>
          </w:tcPr>
          <w:p w14:paraId="06DD9D04"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EDD4AB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993" w:type="dxa"/>
            <w:noWrap/>
            <w:hideMark/>
          </w:tcPr>
          <w:p w14:paraId="0A87308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1559" w:type="dxa"/>
            <w:noWrap/>
            <w:hideMark/>
          </w:tcPr>
          <w:p w14:paraId="7F5DAF2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15.36</w:t>
            </w:r>
          </w:p>
        </w:tc>
        <w:tc>
          <w:tcPr>
            <w:tcW w:w="1417" w:type="dxa"/>
            <w:noWrap/>
            <w:hideMark/>
          </w:tcPr>
          <w:p w14:paraId="4814DAD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31C06C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8260E4F"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4C091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23</w:t>
            </w:r>
          </w:p>
        </w:tc>
        <w:tc>
          <w:tcPr>
            <w:tcW w:w="2693" w:type="dxa"/>
            <w:noWrap/>
            <w:hideMark/>
          </w:tcPr>
          <w:p w14:paraId="3005F9DF"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04FA82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10261</w:t>
            </w:r>
          </w:p>
        </w:tc>
        <w:tc>
          <w:tcPr>
            <w:tcW w:w="993" w:type="dxa"/>
            <w:noWrap/>
            <w:hideMark/>
          </w:tcPr>
          <w:p w14:paraId="3AF3506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10261</w:t>
            </w:r>
          </w:p>
        </w:tc>
        <w:tc>
          <w:tcPr>
            <w:tcW w:w="1559" w:type="dxa"/>
            <w:noWrap/>
            <w:hideMark/>
          </w:tcPr>
          <w:p w14:paraId="235FCCF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9.12</w:t>
            </w:r>
          </w:p>
        </w:tc>
        <w:tc>
          <w:tcPr>
            <w:tcW w:w="1417" w:type="dxa"/>
            <w:noWrap/>
            <w:hideMark/>
          </w:tcPr>
          <w:p w14:paraId="2D47FCB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3DB8086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520DE0B"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FFD8D2"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24</w:t>
            </w:r>
          </w:p>
        </w:tc>
        <w:tc>
          <w:tcPr>
            <w:tcW w:w="2693" w:type="dxa"/>
            <w:noWrap/>
            <w:hideMark/>
          </w:tcPr>
          <w:p w14:paraId="602DCE3F"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84E3E8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993" w:type="dxa"/>
            <w:noWrap/>
            <w:hideMark/>
          </w:tcPr>
          <w:p w14:paraId="4CC25DC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1559" w:type="dxa"/>
            <w:noWrap/>
            <w:hideMark/>
          </w:tcPr>
          <w:p w14:paraId="5794316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6B37DFE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996B16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A2894FE"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8F2F7C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25</w:t>
            </w:r>
          </w:p>
        </w:tc>
        <w:tc>
          <w:tcPr>
            <w:tcW w:w="2693" w:type="dxa"/>
            <w:noWrap/>
            <w:hideMark/>
          </w:tcPr>
          <w:p w14:paraId="7C1783F2"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D2DDD2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993" w:type="dxa"/>
            <w:noWrap/>
            <w:hideMark/>
          </w:tcPr>
          <w:p w14:paraId="53897C3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10011</w:t>
            </w:r>
          </w:p>
        </w:tc>
        <w:tc>
          <w:tcPr>
            <w:tcW w:w="1559" w:type="dxa"/>
            <w:noWrap/>
            <w:hideMark/>
          </w:tcPr>
          <w:p w14:paraId="5C6FA83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42953C7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23C9B8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F4D52D0"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1E8983C"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26</w:t>
            </w:r>
          </w:p>
        </w:tc>
        <w:tc>
          <w:tcPr>
            <w:tcW w:w="2693" w:type="dxa"/>
            <w:noWrap/>
            <w:hideMark/>
          </w:tcPr>
          <w:p w14:paraId="732505F8"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E62E29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993" w:type="dxa"/>
            <w:noWrap/>
            <w:hideMark/>
          </w:tcPr>
          <w:p w14:paraId="629ACF0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1559" w:type="dxa"/>
            <w:noWrap/>
            <w:hideMark/>
          </w:tcPr>
          <w:p w14:paraId="6805579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2FFD6AE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27FC261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004C9D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6EB9F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27</w:t>
            </w:r>
          </w:p>
        </w:tc>
        <w:tc>
          <w:tcPr>
            <w:tcW w:w="2693" w:type="dxa"/>
            <w:noWrap/>
            <w:hideMark/>
          </w:tcPr>
          <w:p w14:paraId="46E15914"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4E23230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993" w:type="dxa"/>
            <w:noWrap/>
            <w:hideMark/>
          </w:tcPr>
          <w:p w14:paraId="3503269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9760</w:t>
            </w:r>
          </w:p>
        </w:tc>
        <w:tc>
          <w:tcPr>
            <w:tcW w:w="1559" w:type="dxa"/>
            <w:noWrap/>
            <w:hideMark/>
          </w:tcPr>
          <w:p w14:paraId="54ED774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3504DC1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167D4D2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7BA329D"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2C06206"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28</w:t>
            </w:r>
          </w:p>
        </w:tc>
        <w:tc>
          <w:tcPr>
            <w:tcW w:w="2693" w:type="dxa"/>
            <w:noWrap/>
            <w:hideMark/>
          </w:tcPr>
          <w:p w14:paraId="197D5201"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7BFB15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993" w:type="dxa"/>
            <w:noWrap/>
            <w:hideMark/>
          </w:tcPr>
          <w:p w14:paraId="1002A98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10510</w:t>
            </w:r>
          </w:p>
        </w:tc>
        <w:tc>
          <w:tcPr>
            <w:tcW w:w="1559" w:type="dxa"/>
            <w:noWrap/>
            <w:hideMark/>
          </w:tcPr>
          <w:p w14:paraId="512D602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54CE8B0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12B8D46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3F98BE4B"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D3482C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29</w:t>
            </w:r>
          </w:p>
        </w:tc>
        <w:tc>
          <w:tcPr>
            <w:tcW w:w="2693" w:type="dxa"/>
            <w:noWrap/>
            <w:hideMark/>
          </w:tcPr>
          <w:p w14:paraId="028A1305"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06084A9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993" w:type="dxa"/>
            <w:noWrap/>
            <w:hideMark/>
          </w:tcPr>
          <w:p w14:paraId="07211C1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1559" w:type="dxa"/>
            <w:noWrap/>
            <w:hideMark/>
          </w:tcPr>
          <w:p w14:paraId="1C3F0AB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398AE8C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2111B6A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38226304"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1C921B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30</w:t>
            </w:r>
          </w:p>
        </w:tc>
        <w:tc>
          <w:tcPr>
            <w:tcW w:w="2693" w:type="dxa"/>
            <w:noWrap/>
            <w:hideMark/>
          </w:tcPr>
          <w:p w14:paraId="7C1FDEA4"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DAD465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993" w:type="dxa"/>
            <w:noWrap/>
            <w:hideMark/>
          </w:tcPr>
          <w:p w14:paraId="2B7169A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1559" w:type="dxa"/>
            <w:noWrap/>
            <w:hideMark/>
          </w:tcPr>
          <w:p w14:paraId="38EFF07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1417" w:type="dxa"/>
            <w:noWrap/>
            <w:hideMark/>
          </w:tcPr>
          <w:p w14:paraId="67E9885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520031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1AF5F1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A3D610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31</w:t>
            </w:r>
          </w:p>
        </w:tc>
        <w:tc>
          <w:tcPr>
            <w:tcW w:w="2693" w:type="dxa"/>
            <w:noWrap/>
            <w:hideMark/>
          </w:tcPr>
          <w:p w14:paraId="3FBF20F4"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260165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2400</w:t>
            </w:r>
          </w:p>
        </w:tc>
        <w:tc>
          <w:tcPr>
            <w:tcW w:w="993" w:type="dxa"/>
            <w:noWrap/>
            <w:hideMark/>
          </w:tcPr>
          <w:p w14:paraId="5B450DE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2400</w:t>
            </w:r>
          </w:p>
        </w:tc>
        <w:tc>
          <w:tcPr>
            <w:tcW w:w="1559" w:type="dxa"/>
            <w:noWrap/>
            <w:hideMark/>
          </w:tcPr>
          <w:p w14:paraId="0333F12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1417" w:type="dxa"/>
            <w:noWrap/>
            <w:hideMark/>
          </w:tcPr>
          <w:p w14:paraId="7AB8080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119466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88BCD84"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FE00EF5"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32</w:t>
            </w:r>
          </w:p>
        </w:tc>
        <w:tc>
          <w:tcPr>
            <w:tcW w:w="2693" w:type="dxa"/>
            <w:noWrap/>
            <w:hideMark/>
          </w:tcPr>
          <w:p w14:paraId="51AAC03E"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1E9DF27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9513</w:t>
            </w:r>
          </w:p>
        </w:tc>
        <w:tc>
          <w:tcPr>
            <w:tcW w:w="993" w:type="dxa"/>
            <w:noWrap/>
            <w:hideMark/>
          </w:tcPr>
          <w:p w14:paraId="2C6AFD2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9513</w:t>
            </w:r>
          </w:p>
        </w:tc>
        <w:tc>
          <w:tcPr>
            <w:tcW w:w="1559" w:type="dxa"/>
            <w:noWrap/>
            <w:hideMark/>
          </w:tcPr>
          <w:p w14:paraId="1F7E465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20.16</w:t>
            </w:r>
          </w:p>
        </w:tc>
        <w:tc>
          <w:tcPr>
            <w:tcW w:w="1417" w:type="dxa"/>
            <w:noWrap/>
            <w:hideMark/>
          </w:tcPr>
          <w:p w14:paraId="4A5D3F8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65B52F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81829F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580285"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33</w:t>
            </w:r>
          </w:p>
        </w:tc>
        <w:tc>
          <w:tcPr>
            <w:tcW w:w="2693" w:type="dxa"/>
            <w:noWrap/>
            <w:hideMark/>
          </w:tcPr>
          <w:p w14:paraId="49655952"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02070A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993" w:type="dxa"/>
            <w:noWrap/>
            <w:hideMark/>
          </w:tcPr>
          <w:p w14:paraId="078FD7D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5700</w:t>
            </w:r>
          </w:p>
        </w:tc>
        <w:tc>
          <w:tcPr>
            <w:tcW w:w="1559" w:type="dxa"/>
            <w:noWrap/>
            <w:hideMark/>
          </w:tcPr>
          <w:p w14:paraId="345947E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4.32</w:t>
            </w:r>
          </w:p>
        </w:tc>
        <w:tc>
          <w:tcPr>
            <w:tcW w:w="1417" w:type="dxa"/>
            <w:noWrap/>
            <w:hideMark/>
          </w:tcPr>
          <w:p w14:paraId="6027294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966640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0FC46DDB"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20F0F98"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34</w:t>
            </w:r>
          </w:p>
        </w:tc>
        <w:tc>
          <w:tcPr>
            <w:tcW w:w="2693" w:type="dxa"/>
            <w:noWrap/>
            <w:hideMark/>
          </w:tcPr>
          <w:p w14:paraId="76D627C3"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10C0531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993" w:type="dxa"/>
            <w:noWrap/>
            <w:hideMark/>
          </w:tcPr>
          <w:p w14:paraId="3D4128F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500</w:t>
            </w:r>
          </w:p>
        </w:tc>
        <w:tc>
          <w:tcPr>
            <w:tcW w:w="1559" w:type="dxa"/>
            <w:noWrap/>
            <w:hideMark/>
          </w:tcPr>
          <w:p w14:paraId="07CD9D1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1417" w:type="dxa"/>
            <w:noWrap/>
            <w:hideMark/>
          </w:tcPr>
          <w:p w14:paraId="761063E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DD4977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346BAD40"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B71D22"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35</w:t>
            </w:r>
          </w:p>
        </w:tc>
        <w:tc>
          <w:tcPr>
            <w:tcW w:w="2693" w:type="dxa"/>
            <w:noWrap/>
            <w:hideMark/>
          </w:tcPr>
          <w:p w14:paraId="74E5927E"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631D06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401</w:t>
            </w:r>
          </w:p>
        </w:tc>
        <w:tc>
          <w:tcPr>
            <w:tcW w:w="993" w:type="dxa"/>
            <w:noWrap/>
            <w:hideMark/>
          </w:tcPr>
          <w:p w14:paraId="6014D72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5922</w:t>
            </w:r>
          </w:p>
        </w:tc>
        <w:tc>
          <w:tcPr>
            <w:tcW w:w="1559" w:type="dxa"/>
            <w:noWrap/>
            <w:hideMark/>
          </w:tcPr>
          <w:p w14:paraId="1A8F0E4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17.815</w:t>
            </w:r>
          </w:p>
        </w:tc>
        <w:tc>
          <w:tcPr>
            <w:tcW w:w="1417" w:type="dxa"/>
            <w:noWrap/>
            <w:hideMark/>
          </w:tcPr>
          <w:p w14:paraId="7D2346C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D5E443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FC2E5FB"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1E23DBA"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36</w:t>
            </w:r>
          </w:p>
        </w:tc>
        <w:tc>
          <w:tcPr>
            <w:tcW w:w="2693" w:type="dxa"/>
            <w:noWrap/>
            <w:hideMark/>
          </w:tcPr>
          <w:p w14:paraId="7F66DB5D"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7FA73F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5601</w:t>
            </w:r>
          </w:p>
        </w:tc>
        <w:tc>
          <w:tcPr>
            <w:tcW w:w="993" w:type="dxa"/>
            <w:noWrap/>
            <w:hideMark/>
          </w:tcPr>
          <w:p w14:paraId="4E3FF49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10089</w:t>
            </w:r>
          </w:p>
        </w:tc>
        <w:tc>
          <w:tcPr>
            <w:tcW w:w="1559" w:type="dxa"/>
            <w:noWrap/>
            <w:hideMark/>
          </w:tcPr>
          <w:p w14:paraId="06973C9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14.965</w:t>
            </w:r>
          </w:p>
        </w:tc>
        <w:tc>
          <w:tcPr>
            <w:tcW w:w="1417" w:type="dxa"/>
            <w:noWrap/>
            <w:hideMark/>
          </w:tcPr>
          <w:p w14:paraId="72FC50B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4B21B0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CAA1CF3"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2FDA840"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37</w:t>
            </w:r>
          </w:p>
        </w:tc>
        <w:tc>
          <w:tcPr>
            <w:tcW w:w="2693" w:type="dxa"/>
            <w:noWrap/>
            <w:hideMark/>
          </w:tcPr>
          <w:p w14:paraId="582C5F76"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3957254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401</w:t>
            </w:r>
          </w:p>
        </w:tc>
        <w:tc>
          <w:tcPr>
            <w:tcW w:w="993" w:type="dxa"/>
            <w:noWrap/>
            <w:hideMark/>
          </w:tcPr>
          <w:p w14:paraId="5F3D3B5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2633</w:t>
            </w:r>
          </w:p>
        </w:tc>
        <w:tc>
          <w:tcPr>
            <w:tcW w:w="1559" w:type="dxa"/>
            <w:noWrap/>
            <w:hideMark/>
          </w:tcPr>
          <w:p w14:paraId="4B19E40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7.174</w:t>
            </w:r>
          </w:p>
        </w:tc>
        <w:tc>
          <w:tcPr>
            <w:tcW w:w="1417" w:type="dxa"/>
            <w:noWrap/>
            <w:hideMark/>
          </w:tcPr>
          <w:p w14:paraId="3B4CAFB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7FDBF8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30BC811"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5256DDF"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38</w:t>
            </w:r>
          </w:p>
        </w:tc>
        <w:tc>
          <w:tcPr>
            <w:tcW w:w="2693" w:type="dxa"/>
            <w:noWrap/>
            <w:hideMark/>
          </w:tcPr>
          <w:p w14:paraId="57F4C473"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42151B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9650</w:t>
            </w:r>
          </w:p>
        </w:tc>
        <w:tc>
          <w:tcPr>
            <w:tcW w:w="993" w:type="dxa"/>
            <w:noWrap/>
            <w:hideMark/>
          </w:tcPr>
          <w:p w14:paraId="6D48761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10804</w:t>
            </w:r>
          </w:p>
        </w:tc>
        <w:tc>
          <w:tcPr>
            <w:tcW w:w="1559" w:type="dxa"/>
            <w:noWrap/>
            <w:hideMark/>
          </w:tcPr>
          <w:p w14:paraId="0FE7AC2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12.32</w:t>
            </w:r>
          </w:p>
        </w:tc>
        <w:tc>
          <w:tcPr>
            <w:tcW w:w="1417" w:type="dxa"/>
            <w:noWrap/>
            <w:hideMark/>
          </w:tcPr>
          <w:p w14:paraId="45C2F1A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2BDB66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24784F3"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06F990"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39</w:t>
            </w:r>
          </w:p>
        </w:tc>
        <w:tc>
          <w:tcPr>
            <w:tcW w:w="2693" w:type="dxa"/>
            <w:noWrap/>
            <w:hideMark/>
          </w:tcPr>
          <w:p w14:paraId="24A0C46F"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469C95D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9648</w:t>
            </w:r>
          </w:p>
        </w:tc>
        <w:tc>
          <w:tcPr>
            <w:tcW w:w="993" w:type="dxa"/>
            <w:noWrap/>
            <w:hideMark/>
          </w:tcPr>
          <w:p w14:paraId="002E1A5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10818</w:t>
            </w:r>
          </w:p>
        </w:tc>
        <w:tc>
          <w:tcPr>
            <w:tcW w:w="1559" w:type="dxa"/>
            <w:noWrap/>
            <w:hideMark/>
          </w:tcPr>
          <w:p w14:paraId="03B4B03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45D9854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4D9CAD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96563E2"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CC45F3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40</w:t>
            </w:r>
          </w:p>
        </w:tc>
        <w:tc>
          <w:tcPr>
            <w:tcW w:w="2693" w:type="dxa"/>
            <w:noWrap/>
            <w:hideMark/>
          </w:tcPr>
          <w:p w14:paraId="54862523"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394B8D3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9648</w:t>
            </w:r>
          </w:p>
        </w:tc>
        <w:tc>
          <w:tcPr>
            <w:tcW w:w="993" w:type="dxa"/>
            <w:noWrap/>
            <w:hideMark/>
          </w:tcPr>
          <w:p w14:paraId="2275B7E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10818</w:t>
            </w:r>
          </w:p>
        </w:tc>
        <w:tc>
          <w:tcPr>
            <w:tcW w:w="1559" w:type="dxa"/>
            <w:noWrap/>
            <w:hideMark/>
          </w:tcPr>
          <w:p w14:paraId="191DA80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21C3355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8E0F6B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00A51DD"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1B59EA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41</w:t>
            </w:r>
          </w:p>
        </w:tc>
        <w:tc>
          <w:tcPr>
            <w:tcW w:w="2693" w:type="dxa"/>
            <w:noWrap/>
            <w:hideMark/>
          </w:tcPr>
          <w:p w14:paraId="3F956149"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0C212D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9400</w:t>
            </w:r>
          </w:p>
        </w:tc>
        <w:tc>
          <w:tcPr>
            <w:tcW w:w="993" w:type="dxa"/>
            <w:noWrap/>
            <w:hideMark/>
          </w:tcPr>
          <w:p w14:paraId="1058F24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10059</w:t>
            </w:r>
          </w:p>
        </w:tc>
        <w:tc>
          <w:tcPr>
            <w:tcW w:w="1559" w:type="dxa"/>
            <w:noWrap/>
            <w:hideMark/>
          </w:tcPr>
          <w:p w14:paraId="3F54896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19.316</w:t>
            </w:r>
          </w:p>
        </w:tc>
        <w:tc>
          <w:tcPr>
            <w:tcW w:w="1417" w:type="dxa"/>
            <w:noWrap/>
            <w:hideMark/>
          </w:tcPr>
          <w:p w14:paraId="29272F6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F530C4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14CE411"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F357DC"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lastRenderedPageBreak/>
              <w:t>42</w:t>
            </w:r>
          </w:p>
        </w:tc>
        <w:tc>
          <w:tcPr>
            <w:tcW w:w="2693" w:type="dxa"/>
            <w:noWrap/>
            <w:hideMark/>
          </w:tcPr>
          <w:p w14:paraId="707E852F"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40C85C6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9648</w:t>
            </w:r>
          </w:p>
        </w:tc>
        <w:tc>
          <w:tcPr>
            <w:tcW w:w="993" w:type="dxa"/>
            <w:noWrap/>
            <w:hideMark/>
          </w:tcPr>
          <w:p w14:paraId="618EA14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10818</w:t>
            </w:r>
          </w:p>
        </w:tc>
        <w:tc>
          <w:tcPr>
            <w:tcW w:w="1559" w:type="dxa"/>
            <w:noWrap/>
            <w:hideMark/>
          </w:tcPr>
          <w:p w14:paraId="37CE1F4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417" w:type="dxa"/>
            <w:noWrap/>
            <w:hideMark/>
          </w:tcPr>
          <w:p w14:paraId="79928B4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05F6349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EC85281"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D63E24"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43</w:t>
            </w:r>
          </w:p>
        </w:tc>
        <w:tc>
          <w:tcPr>
            <w:tcW w:w="2693" w:type="dxa"/>
            <w:noWrap/>
            <w:hideMark/>
          </w:tcPr>
          <w:p w14:paraId="6F1A9602"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9F9CE0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2301</w:t>
            </w:r>
          </w:p>
        </w:tc>
        <w:tc>
          <w:tcPr>
            <w:tcW w:w="993" w:type="dxa"/>
            <w:noWrap/>
            <w:hideMark/>
          </w:tcPr>
          <w:p w14:paraId="2F60B8D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5778</w:t>
            </w:r>
          </w:p>
        </w:tc>
        <w:tc>
          <w:tcPr>
            <w:tcW w:w="1559" w:type="dxa"/>
            <w:noWrap/>
            <w:hideMark/>
          </w:tcPr>
          <w:p w14:paraId="2C9F8D4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11.201</w:t>
            </w:r>
          </w:p>
        </w:tc>
        <w:tc>
          <w:tcPr>
            <w:tcW w:w="1417" w:type="dxa"/>
            <w:noWrap/>
            <w:hideMark/>
          </w:tcPr>
          <w:p w14:paraId="7FFAFA8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5A6B3B2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DFA4BDE"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11FFD2"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44</w:t>
            </w:r>
          </w:p>
        </w:tc>
        <w:tc>
          <w:tcPr>
            <w:tcW w:w="2693" w:type="dxa"/>
            <w:noWrap/>
            <w:hideMark/>
          </w:tcPr>
          <w:p w14:paraId="3B8FF6C7"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1CFB01D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401</w:t>
            </w:r>
          </w:p>
        </w:tc>
        <w:tc>
          <w:tcPr>
            <w:tcW w:w="993" w:type="dxa"/>
            <w:noWrap/>
            <w:hideMark/>
          </w:tcPr>
          <w:p w14:paraId="64817A6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2633</w:t>
            </w:r>
          </w:p>
        </w:tc>
        <w:tc>
          <w:tcPr>
            <w:tcW w:w="1559" w:type="dxa"/>
            <w:noWrap/>
            <w:hideMark/>
          </w:tcPr>
          <w:p w14:paraId="5640B1B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7.174</w:t>
            </w:r>
          </w:p>
        </w:tc>
        <w:tc>
          <w:tcPr>
            <w:tcW w:w="1417" w:type="dxa"/>
            <w:noWrap/>
            <w:hideMark/>
          </w:tcPr>
          <w:p w14:paraId="0AEE37C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FDDE07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6A4ED00"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63D547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45</w:t>
            </w:r>
          </w:p>
        </w:tc>
        <w:tc>
          <w:tcPr>
            <w:tcW w:w="2693" w:type="dxa"/>
            <w:noWrap/>
            <w:hideMark/>
          </w:tcPr>
          <w:p w14:paraId="29DF659A"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A499A4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5596</w:t>
            </w:r>
          </w:p>
        </w:tc>
        <w:tc>
          <w:tcPr>
            <w:tcW w:w="993" w:type="dxa"/>
            <w:noWrap/>
            <w:hideMark/>
          </w:tcPr>
          <w:p w14:paraId="74B0DE7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9776</w:t>
            </w:r>
          </w:p>
        </w:tc>
        <w:tc>
          <w:tcPr>
            <w:tcW w:w="1559" w:type="dxa"/>
            <w:noWrap/>
            <w:hideMark/>
          </w:tcPr>
          <w:p w14:paraId="4052CC6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19.482</w:t>
            </w:r>
          </w:p>
        </w:tc>
        <w:tc>
          <w:tcPr>
            <w:tcW w:w="1417" w:type="dxa"/>
            <w:noWrap/>
            <w:hideMark/>
          </w:tcPr>
          <w:p w14:paraId="4378512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79CF094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48002A1"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24CF9F"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46</w:t>
            </w:r>
          </w:p>
        </w:tc>
        <w:tc>
          <w:tcPr>
            <w:tcW w:w="2693" w:type="dxa"/>
            <w:noWrap/>
            <w:hideMark/>
          </w:tcPr>
          <w:p w14:paraId="2F3DF090"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6428A1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2301</w:t>
            </w:r>
          </w:p>
        </w:tc>
        <w:tc>
          <w:tcPr>
            <w:tcW w:w="993" w:type="dxa"/>
            <w:noWrap/>
            <w:hideMark/>
          </w:tcPr>
          <w:p w14:paraId="71B7B27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5778</w:t>
            </w:r>
          </w:p>
        </w:tc>
        <w:tc>
          <w:tcPr>
            <w:tcW w:w="1559" w:type="dxa"/>
            <w:noWrap/>
            <w:hideMark/>
          </w:tcPr>
          <w:p w14:paraId="2F47A9F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11.201</w:t>
            </w:r>
          </w:p>
        </w:tc>
        <w:tc>
          <w:tcPr>
            <w:tcW w:w="1417" w:type="dxa"/>
            <w:noWrap/>
            <w:hideMark/>
          </w:tcPr>
          <w:p w14:paraId="6B4F93D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6E75A4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0B68046"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DF1BF57"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47</w:t>
            </w:r>
          </w:p>
        </w:tc>
        <w:tc>
          <w:tcPr>
            <w:tcW w:w="2693" w:type="dxa"/>
            <w:noWrap/>
            <w:hideMark/>
          </w:tcPr>
          <w:p w14:paraId="4E46592D"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7BD7F4C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5602</w:t>
            </w:r>
          </w:p>
        </w:tc>
        <w:tc>
          <w:tcPr>
            <w:tcW w:w="993" w:type="dxa"/>
            <w:noWrap/>
            <w:hideMark/>
          </w:tcPr>
          <w:p w14:paraId="26D56F0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9733</w:t>
            </w:r>
          </w:p>
        </w:tc>
        <w:tc>
          <w:tcPr>
            <w:tcW w:w="1559" w:type="dxa"/>
            <w:noWrap/>
            <w:hideMark/>
          </w:tcPr>
          <w:p w14:paraId="6511FE9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12.811</w:t>
            </w:r>
          </w:p>
        </w:tc>
        <w:tc>
          <w:tcPr>
            <w:tcW w:w="1417" w:type="dxa"/>
            <w:noWrap/>
            <w:hideMark/>
          </w:tcPr>
          <w:p w14:paraId="7E60E1E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65C6A50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F23355E"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463B8C6"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48</w:t>
            </w:r>
          </w:p>
        </w:tc>
        <w:tc>
          <w:tcPr>
            <w:tcW w:w="2693" w:type="dxa"/>
            <w:noWrap/>
            <w:hideMark/>
          </w:tcPr>
          <w:p w14:paraId="40B45860"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61AF298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401</w:t>
            </w:r>
          </w:p>
        </w:tc>
        <w:tc>
          <w:tcPr>
            <w:tcW w:w="993" w:type="dxa"/>
            <w:noWrap/>
            <w:hideMark/>
          </w:tcPr>
          <w:p w14:paraId="17D9D56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5922</w:t>
            </w:r>
          </w:p>
        </w:tc>
        <w:tc>
          <w:tcPr>
            <w:tcW w:w="1559" w:type="dxa"/>
            <w:noWrap/>
            <w:hideMark/>
          </w:tcPr>
          <w:p w14:paraId="1ADD69D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17.815</w:t>
            </w:r>
          </w:p>
        </w:tc>
        <w:tc>
          <w:tcPr>
            <w:tcW w:w="1417" w:type="dxa"/>
            <w:noWrap/>
            <w:hideMark/>
          </w:tcPr>
          <w:p w14:paraId="3B328CF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1D569F1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F947DB3"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C3071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49</w:t>
            </w:r>
          </w:p>
        </w:tc>
        <w:tc>
          <w:tcPr>
            <w:tcW w:w="2693" w:type="dxa"/>
            <w:noWrap/>
            <w:hideMark/>
          </w:tcPr>
          <w:p w14:paraId="68F453DF"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004293A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401</w:t>
            </w:r>
          </w:p>
        </w:tc>
        <w:tc>
          <w:tcPr>
            <w:tcW w:w="993" w:type="dxa"/>
            <w:noWrap/>
            <w:hideMark/>
          </w:tcPr>
          <w:p w14:paraId="1526B73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6126</w:t>
            </w:r>
          </w:p>
        </w:tc>
        <w:tc>
          <w:tcPr>
            <w:tcW w:w="1559" w:type="dxa"/>
            <w:noWrap/>
            <w:hideMark/>
          </w:tcPr>
          <w:p w14:paraId="094ED0F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18.475</w:t>
            </w:r>
          </w:p>
        </w:tc>
        <w:tc>
          <w:tcPr>
            <w:tcW w:w="1417" w:type="dxa"/>
            <w:noWrap/>
            <w:hideMark/>
          </w:tcPr>
          <w:p w14:paraId="2FB410E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29F8F9D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879264E"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EA70D67"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50</w:t>
            </w:r>
          </w:p>
        </w:tc>
        <w:tc>
          <w:tcPr>
            <w:tcW w:w="2693" w:type="dxa"/>
            <w:noWrap/>
            <w:hideMark/>
          </w:tcPr>
          <w:p w14:paraId="39B9E5EF"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2BB6E08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5600</w:t>
            </w:r>
          </w:p>
        </w:tc>
        <w:tc>
          <w:tcPr>
            <w:tcW w:w="993" w:type="dxa"/>
            <w:noWrap/>
            <w:hideMark/>
          </w:tcPr>
          <w:p w14:paraId="21D0B20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10339</w:t>
            </w:r>
          </w:p>
        </w:tc>
        <w:tc>
          <w:tcPr>
            <w:tcW w:w="1559" w:type="dxa"/>
            <w:noWrap/>
            <w:hideMark/>
          </w:tcPr>
          <w:p w14:paraId="5E4A6A3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16.142</w:t>
            </w:r>
          </w:p>
        </w:tc>
        <w:tc>
          <w:tcPr>
            <w:tcW w:w="1417" w:type="dxa"/>
            <w:noWrap/>
            <w:hideMark/>
          </w:tcPr>
          <w:p w14:paraId="67DAB31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4C15B97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EF81812"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ABF65E3"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51</w:t>
            </w:r>
          </w:p>
        </w:tc>
        <w:tc>
          <w:tcPr>
            <w:tcW w:w="2693" w:type="dxa"/>
            <w:noWrap/>
            <w:hideMark/>
          </w:tcPr>
          <w:p w14:paraId="7BB49080"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92" w:type="dxa"/>
            <w:noWrap/>
            <w:hideMark/>
          </w:tcPr>
          <w:p w14:paraId="591872F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5598</w:t>
            </w:r>
          </w:p>
        </w:tc>
        <w:tc>
          <w:tcPr>
            <w:tcW w:w="993" w:type="dxa"/>
            <w:noWrap/>
            <w:hideMark/>
          </w:tcPr>
          <w:p w14:paraId="19FE458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10006</w:t>
            </w:r>
          </w:p>
        </w:tc>
        <w:tc>
          <w:tcPr>
            <w:tcW w:w="1559" w:type="dxa"/>
            <w:noWrap/>
            <w:hideMark/>
          </w:tcPr>
          <w:p w14:paraId="4ABDBB1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17.698</w:t>
            </w:r>
          </w:p>
        </w:tc>
        <w:tc>
          <w:tcPr>
            <w:tcW w:w="1417" w:type="dxa"/>
            <w:noWrap/>
            <w:hideMark/>
          </w:tcPr>
          <w:p w14:paraId="6BBFF90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1210</w:t>
            </w:r>
          </w:p>
        </w:tc>
        <w:tc>
          <w:tcPr>
            <w:tcW w:w="1101" w:type="dxa"/>
            <w:noWrap/>
            <w:hideMark/>
          </w:tcPr>
          <w:p w14:paraId="3EC2B72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9C2E1B0"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EC05564"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52</w:t>
            </w:r>
          </w:p>
        </w:tc>
        <w:tc>
          <w:tcPr>
            <w:tcW w:w="2693" w:type="dxa"/>
            <w:noWrap/>
            <w:hideMark/>
          </w:tcPr>
          <w:p w14:paraId="5398918D"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1F14BF3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79F8778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4C0E21A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552DD2B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59F9A88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3C037A46"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5901F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53</w:t>
            </w:r>
          </w:p>
        </w:tc>
        <w:tc>
          <w:tcPr>
            <w:tcW w:w="2693" w:type="dxa"/>
            <w:noWrap/>
            <w:hideMark/>
          </w:tcPr>
          <w:p w14:paraId="05AC4EB3"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3E53DBD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5850</w:t>
            </w:r>
          </w:p>
        </w:tc>
        <w:tc>
          <w:tcPr>
            <w:tcW w:w="993" w:type="dxa"/>
            <w:noWrap/>
            <w:hideMark/>
          </w:tcPr>
          <w:p w14:paraId="322533B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5750</w:t>
            </w:r>
          </w:p>
        </w:tc>
        <w:tc>
          <w:tcPr>
            <w:tcW w:w="1559" w:type="dxa"/>
            <w:noWrap/>
            <w:hideMark/>
          </w:tcPr>
          <w:p w14:paraId="583D322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3EB9804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6D7BA8B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F728B0F"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769F87"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54</w:t>
            </w:r>
          </w:p>
        </w:tc>
        <w:tc>
          <w:tcPr>
            <w:tcW w:w="2693" w:type="dxa"/>
            <w:noWrap/>
            <w:hideMark/>
          </w:tcPr>
          <w:p w14:paraId="1DD2DE8E"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3DB09F4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5850</w:t>
            </w:r>
          </w:p>
        </w:tc>
        <w:tc>
          <w:tcPr>
            <w:tcW w:w="993" w:type="dxa"/>
            <w:noWrap/>
            <w:hideMark/>
          </w:tcPr>
          <w:p w14:paraId="3BDAB79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5750</w:t>
            </w:r>
          </w:p>
        </w:tc>
        <w:tc>
          <w:tcPr>
            <w:tcW w:w="1559" w:type="dxa"/>
            <w:noWrap/>
            <w:hideMark/>
          </w:tcPr>
          <w:p w14:paraId="50C1E50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397D5C0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19410BE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61927CD"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84DBF1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55</w:t>
            </w:r>
          </w:p>
        </w:tc>
        <w:tc>
          <w:tcPr>
            <w:tcW w:w="2693" w:type="dxa"/>
            <w:noWrap/>
            <w:hideMark/>
          </w:tcPr>
          <w:p w14:paraId="79A91DA3"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67E2E43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5850</w:t>
            </w:r>
          </w:p>
        </w:tc>
        <w:tc>
          <w:tcPr>
            <w:tcW w:w="993" w:type="dxa"/>
            <w:noWrap/>
            <w:hideMark/>
          </w:tcPr>
          <w:p w14:paraId="0659B7F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5750</w:t>
            </w:r>
          </w:p>
        </w:tc>
        <w:tc>
          <w:tcPr>
            <w:tcW w:w="1559" w:type="dxa"/>
            <w:noWrap/>
            <w:hideMark/>
          </w:tcPr>
          <w:p w14:paraId="3AF3827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2AE0826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01F81A6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66E246A"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E18A32A"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56</w:t>
            </w:r>
          </w:p>
        </w:tc>
        <w:tc>
          <w:tcPr>
            <w:tcW w:w="2693" w:type="dxa"/>
            <w:noWrap/>
            <w:hideMark/>
          </w:tcPr>
          <w:p w14:paraId="02385BE0"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47295D2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18E713D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73F0B67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7495804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2667C7F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F939966"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A77FBBA"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57</w:t>
            </w:r>
          </w:p>
        </w:tc>
        <w:tc>
          <w:tcPr>
            <w:tcW w:w="2693" w:type="dxa"/>
            <w:noWrap/>
            <w:hideMark/>
          </w:tcPr>
          <w:p w14:paraId="68010D46"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0B67164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0CCDEE6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533F5B4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409E852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1C67A78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44000A8"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70BB57"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58</w:t>
            </w:r>
          </w:p>
        </w:tc>
        <w:tc>
          <w:tcPr>
            <w:tcW w:w="2693" w:type="dxa"/>
            <w:noWrap/>
            <w:hideMark/>
          </w:tcPr>
          <w:p w14:paraId="3BCFD7EA"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2F9B07A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6981246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1A5E46A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2DC865B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7BF294B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6D80000"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665EE4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59</w:t>
            </w:r>
          </w:p>
        </w:tc>
        <w:tc>
          <w:tcPr>
            <w:tcW w:w="2693" w:type="dxa"/>
            <w:noWrap/>
            <w:hideMark/>
          </w:tcPr>
          <w:p w14:paraId="4F73951A"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202BE8D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4F8FD37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5BAFB2B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7E685C2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04A3B15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7772B02"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784B0DA"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60</w:t>
            </w:r>
          </w:p>
        </w:tc>
        <w:tc>
          <w:tcPr>
            <w:tcW w:w="2693" w:type="dxa"/>
            <w:noWrap/>
            <w:hideMark/>
          </w:tcPr>
          <w:p w14:paraId="38818585"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5BEC0F9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0A1DF5C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3A69E34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0B40DF6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52C8411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AEA028B"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1B9E961"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61</w:t>
            </w:r>
          </w:p>
        </w:tc>
        <w:tc>
          <w:tcPr>
            <w:tcW w:w="2693" w:type="dxa"/>
            <w:noWrap/>
            <w:hideMark/>
          </w:tcPr>
          <w:p w14:paraId="343B1F88"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5B35707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2C28205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1A6E137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0BED458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2890ED3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932CD19"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E706FFA"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62</w:t>
            </w:r>
          </w:p>
        </w:tc>
        <w:tc>
          <w:tcPr>
            <w:tcW w:w="2693" w:type="dxa"/>
            <w:noWrap/>
            <w:hideMark/>
          </w:tcPr>
          <w:p w14:paraId="1A84AFBA"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6F56273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572C69F6"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5DE9E6B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71441CD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5D127C2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C3EA439"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CF31080"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63</w:t>
            </w:r>
          </w:p>
        </w:tc>
        <w:tc>
          <w:tcPr>
            <w:tcW w:w="2693" w:type="dxa"/>
            <w:noWrap/>
            <w:hideMark/>
          </w:tcPr>
          <w:p w14:paraId="33CCBEDD"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50C2FF3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63C7015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648BE85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665DE54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3B31455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43591D3"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A2F1BB0"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64</w:t>
            </w:r>
          </w:p>
        </w:tc>
        <w:tc>
          <w:tcPr>
            <w:tcW w:w="2693" w:type="dxa"/>
            <w:noWrap/>
            <w:hideMark/>
          </w:tcPr>
          <w:p w14:paraId="3C4607E1"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65A90D8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2178656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22D81D0E"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57DF71B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321B165C"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3A17BF2"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62833A8"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65</w:t>
            </w:r>
          </w:p>
        </w:tc>
        <w:tc>
          <w:tcPr>
            <w:tcW w:w="2693" w:type="dxa"/>
            <w:noWrap/>
            <w:hideMark/>
          </w:tcPr>
          <w:p w14:paraId="6F526C00"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4806302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5850</w:t>
            </w:r>
          </w:p>
        </w:tc>
        <w:tc>
          <w:tcPr>
            <w:tcW w:w="993" w:type="dxa"/>
            <w:noWrap/>
            <w:hideMark/>
          </w:tcPr>
          <w:p w14:paraId="30719D89"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5750</w:t>
            </w:r>
          </w:p>
        </w:tc>
        <w:tc>
          <w:tcPr>
            <w:tcW w:w="1559" w:type="dxa"/>
            <w:noWrap/>
            <w:hideMark/>
          </w:tcPr>
          <w:p w14:paraId="11B55D0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75BF6BC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4B958F2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3C76E09"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51CD645"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66</w:t>
            </w:r>
          </w:p>
        </w:tc>
        <w:tc>
          <w:tcPr>
            <w:tcW w:w="2693" w:type="dxa"/>
            <w:noWrap/>
            <w:hideMark/>
          </w:tcPr>
          <w:p w14:paraId="5E54E95C"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7A89558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5850</w:t>
            </w:r>
          </w:p>
        </w:tc>
        <w:tc>
          <w:tcPr>
            <w:tcW w:w="993" w:type="dxa"/>
            <w:noWrap/>
            <w:hideMark/>
          </w:tcPr>
          <w:p w14:paraId="01A2CD2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5750</w:t>
            </w:r>
          </w:p>
        </w:tc>
        <w:tc>
          <w:tcPr>
            <w:tcW w:w="1559" w:type="dxa"/>
            <w:noWrap/>
            <w:hideMark/>
          </w:tcPr>
          <w:p w14:paraId="5DA3F73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764F50A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5BD6A01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16DE2DA3"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4D54283"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67</w:t>
            </w:r>
          </w:p>
        </w:tc>
        <w:tc>
          <w:tcPr>
            <w:tcW w:w="2693" w:type="dxa"/>
            <w:noWrap/>
            <w:hideMark/>
          </w:tcPr>
          <w:p w14:paraId="24655D01"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5FADB8CB"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5850</w:t>
            </w:r>
          </w:p>
        </w:tc>
        <w:tc>
          <w:tcPr>
            <w:tcW w:w="993" w:type="dxa"/>
            <w:noWrap/>
            <w:hideMark/>
          </w:tcPr>
          <w:p w14:paraId="26971DE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5750</w:t>
            </w:r>
          </w:p>
        </w:tc>
        <w:tc>
          <w:tcPr>
            <w:tcW w:w="1559" w:type="dxa"/>
            <w:noWrap/>
            <w:hideMark/>
          </w:tcPr>
          <w:p w14:paraId="0E6254A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6D562D3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1E11405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FA353A0"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4898C7F"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68</w:t>
            </w:r>
          </w:p>
        </w:tc>
        <w:tc>
          <w:tcPr>
            <w:tcW w:w="2693" w:type="dxa"/>
            <w:noWrap/>
            <w:hideMark/>
          </w:tcPr>
          <w:p w14:paraId="0BDFCC84"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23B5986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08A486F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2ADA08D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0991336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226D214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5EC2AD1"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7CBF3FF"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69</w:t>
            </w:r>
          </w:p>
        </w:tc>
        <w:tc>
          <w:tcPr>
            <w:tcW w:w="2693" w:type="dxa"/>
            <w:noWrap/>
            <w:hideMark/>
          </w:tcPr>
          <w:p w14:paraId="765C536D"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Gravity Roller Conveyor</w:t>
            </w:r>
          </w:p>
        </w:tc>
        <w:tc>
          <w:tcPr>
            <w:tcW w:w="992" w:type="dxa"/>
            <w:noWrap/>
            <w:hideMark/>
          </w:tcPr>
          <w:p w14:paraId="4EF97BF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650</w:t>
            </w:r>
          </w:p>
        </w:tc>
        <w:tc>
          <w:tcPr>
            <w:tcW w:w="993" w:type="dxa"/>
            <w:noWrap/>
            <w:hideMark/>
          </w:tcPr>
          <w:p w14:paraId="5415F79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550</w:t>
            </w:r>
          </w:p>
        </w:tc>
        <w:tc>
          <w:tcPr>
            <w:tcW w:w="1559" w:type="dxa"/>
            <w:noWrap/>
            <w:hideMark/>
          </w:tcPr>
          <w:p w14:paraId="69C7560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1.22</w:t>
            </w:r>
          </w:p>
        </w:tc>
        <w:tc>
          <w:tcPr>
            <w:tcW w:w="1417" w:type="dxa"/>
            <w:noWrap/>
            <w:hideMark/>
          </w:tcPr>
          <w:p w14:paraId="1F3C616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1200</w:t>
            </w:r>
          </w:p>
        </w:tc>
        <w:tc>
          <w:tcPr>
            <w:tcW w:w="1101" w:type="dxa"/>
            <w:noWrap/>
            <w:hideMark/>
          </w:tcPr>
          <w:p w14:paraId="6A706C0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bl>
    <w:p w14:paraId="6CDEDEDF" w14:textId="77777777" w:rsidR="007F3395" w:rsidRDefault="007F3395" w:rsidP="00053D41">
      <w:pPr>
        <w:rPr>
          <w:lang w:val="en-GB" w:eastAsia="zh-CN"/>
        </w:rPr>
      </w:pPr>
    </w:p>
    <w:p w14:paraId="0B010006" w14:textId="77777777" w:rsidR="00F22C14" w:rsidRDefault="00F22C14" w:rsidP="00066E9B">
      <w:pPr>
        <w:rPr>
          <w:lang w:val="en-GB" w:eastAsia="zh-CN"/>
        </w:rPr>
      </w:pPr>
    </w:p>
    <w:p w14:paraId="536AA127" w14:textId="77777777" w:rsidR="00F22C14" w:rsidRDefault="00F22C14" w:rsidP="00F22C14">
      <w:pPr>
        <w:rPr>
          <w:lang w:val="en-GB" w:eastAsia="zh-CN"/>
        </w:rPr>
      </w:pPr>
    </w:p>
    <w:p w14:paraId="0EE5962C" w14:textId="77777777" w:rsidR="0098761F" w:rsidRDefault="0098761F" w:rsidP="00F22C14">
      <w:pPr>
        <w:rPr>
          <w:lang w:val="en-GB" w:eastAsia="zh-CN"/>
        </w:rPr>
      </w:pPr>
    </w:p>
    <w:p w14:paraId="6B7CD771" w14:textId="77777777" w:rsidR="0098761F" w:rsidRDefault="0098761F" w:rsidP="00F22C14">
      <w:pPr>
        <w:rPr>
          <w:lang w:val="en-GB" w:eastAsia="zh-CN"/>
        </w:rPr>
      </w:pPr>
    </w:p>
    <w:p w14:paraId="5B0B8128" w14:textId="77777777" w:rsidR="0098761F" w:rsidRDefault="0098761F" w:rsidP="00F22C14">
      <w:pPr>
        <w:rPr>
          <w:lang w:val="en-GB" w:eastAsia="zh-CN"/>
        </w:rPr>
      </w:pPr>
    </w:p>
    <w:p w14:paraId="763A6FD4" w14:textId="77777777" w:rsidR="0098761F" w:rsidRDefault="0098761F" w:rsidP="00F22C14">
      <w:pPr>
        <w:rPr>
          <w:lang w:val="en-GB" w:eastAsia="zh-CN"/>
        </w:rPr>
      </w:pPr>
    </w:p>
    <w:p w14:paraId="65B06D71" w14:textId="77777777" w:rsidR="0098761F" w:rsidRDefault="0098761F" w:rsidP="00F22C14">
      <w:pPr>
        <w:rPr>
          <w:lang w:val="en-GB" w:eastAsia="zh-CN"/>
        </w:rPr>
      </w:pPr>
    </w:p>
    <w:p w14:paraId="4C36536C" w14:textId="77777777" w:rsidR="0098761F" w:rsidRDefault="0098761F" w:rsidP="00F22C14">
      <w:pPr>
        <w:rPr>
          <w:lang w:val="en-GB" w:eastAsia="zh-CN"/>
        </w:rPr>
      </w:pPr>
    </w:p>
    <w:p w14:paraId="2286FE96" w14:textId="77777777" w:rsidR="0098761F" w:rsidRDefault="0098761F" w:rsidP="00F22C14">
      <w:pPr>
        <w:rPr>
          <w:lang w:val="en-GB" w:eastAsia="zh-CN"/>
        </w:rPr>
      </w:pPr>
    </w:p>
    <w:p w14:paraId="78FF4DAF" w14:textId="77777777" w:rsidR="0098761F" w:rsidRDefault="0098761F" w:rsidP="00F22C14">
      <w:pPr>
        <w:rPr>
          <w:lang w:val="en-GB" w:eastAsia="zh-CN"/>
        </w:rPr>
      </w:pPr>
    </w:p>
    <w:p w14:paraId="77886743" w14:textId="77777777" w:rsidR="00F22C14" w:rsidRPr="00F22C14" w:rsidRDefault="00F22C14" w:rsidP="00F22C14">
      <w:pPr>
        <w:rPr>
          <w:lang w:val="en-GB" w:eastAsia="zh-CN"/>
        </w:rPr>
      </w:pPr>
    </w:p>
    <w:p w14:paraId="3B5AC68D" w14:textId="77777777" w:rsidR="005121FB" w:rsidRPr="00BD107E" w:rsidRDefault="005121FB" w:rsidP="00BD107E">
      <w:pPr>
        <w:pStyle w:val="Heading2"/>
        <w:numPr>
          <w:ilvl w:val="1"/>
          <w:numId w:val="12"/>
        </w:numPr>
        <w:jc w:val="both"/>
        <w:rPr>
          <w:rFonts w:eastAsia="SimSun" w:cstheme="majorHAnsi"/>
          <w:b/>
          <w:bCs/>
          <w:color w:val="323E4F" w:themeColor="text2" w:themeShade="BF"/>
          <w:sz w:val="24"/>
          <w:szCs w:val="24"/>
          <w:lang w:val="en-GB" w:eastAsia="zh-CN"/>
        </w:rPr>
      </w:pPr>
      <w:bookmarkStart w:id="103" w:name="_Toc145535614"/>
      <w:r w:rsidRPr="00BD107E">
        <w:rPr>
          <w:rFonts w:eastAsia="SimSun" w:cstheme="majorHAnsi"/>
          <w:b/>
          <w:bCs/>
          <w:color w:val="323E4F" w:themeColor="text2" w:themeShade="BF"/>
          <w:sz w:val="24"/>
          <w:szCs w:val="24"/>
          <w:lang w:val="en-GB" w:eastAsia="zh-CN"/>
        </w:rPr>
        <w:lastRenderedPageBreak/>
        <w:t>Induction to Sorter</w:t>
      </w:r>
      <w:bookmarkEnd w:id="103"/>
    </w:p>
    <w:p w14:paraId="247FDEA6" w14:textId="47E9BD9E" w:rsidR="005121FB" w:rsidRDefault="005121FB" w:rsidP="005121FB">
      <w:pPr>
        <w:rPr>
          <w:lang w:val="en-GB" w:eastAsia="zh-CN"/>
        </w:rPr>
      </w:pPr>
    </w:p>
    <w:p w14:paraId="588D4E76" w14:textId="635D9D54" w:rsidR="005121FB" w:rsidRPr="00F37AFB" w:rsidRDefault="005121FB" w:rsidP="005121FB">
      <w:pPr>
        <w:rPr>
          <w:lang w:val="en-GB" w:eastAsia="zh-CN"/>
        </w:rPr>
      </w:pPr>
      <w:r w:rsidRPr="00F37AFB">
        <w:rPr>
          <w:lang w:val="en-GB" w:eastAsia="zh-CN"/>
        </w:rPr>
        <w:t xml:space="preserve">The main purpose of the feedlines is to transport the </w:t>
      </w:r>
      <w:r w:rsidR="00FE7C50">
        <w:rPr>
          <w:lang w:val="en-GB" w:eastAsia="zh-CN"/>
        </w:rPr>
        <w:t>shipment</w:t>
      </w:r>
      <w:r w:rsidRPr="00F37AFB">
        <w:rPr>
          <w:lang w:val="en-GB" w:eastAsia="zh-CN"/>
        </w:rPr>
        <w:t xml:space="preserve">s from the infeed points to the sorter by means of straight and curved belt conveyors, 30° merging conveyors, roller aligner conveyors and 30° induction lines. The flow of </w:t>
      </w:r>
      <w:r w:rsidR="00FE7C50">
        <w:rPr>
          <w:lang w:val="en-GB" w:eastAsia="zh-CN"/>
        </w:rPr>
        <w:t>shipment</w:t>
      </w:r>
      <w:r w:rsidRPr="00F37AFB">
        <w:rPr>
          <w:lang w:val="en-GB" w:eastAsia="zh-CN"/>
        </w:rPr>
        <w:t xml:space="preserve">s on the belt conveyors is controlled by sensors in such a way that a gap is ensured between the </w:t>
      </w:r>
      <w:r w:rsidR="00FE7C50">
        <w:rPr>
          <w:lang w:val="en-GB" w:eastAsia="zh-CN"/>
        </w:rPr>
        <w:t>shipment</w:t>
      </w:r>
      <w:r w:rsidRPr="00F37AFB">
        <w:rPr>
          <w:lang w:val="en-GB" w:eastAsia="zh-CN"/>
        </w:rPr>
        <w:t>s.</w:t>
      </w:r>
    </w:p>
    <w:p w14:paraId="4007DBA2" w14:textId="034C7117" w:rsidR="005121FB" w:rsidRPr="00F37AFB" w:rsidRDefault="005121FB" w:rsidP="005121FB">
      <w:pPr>
        <w:rPr>
          <w:lang w:val="en-GB" w:eastAsia="zh-CN"/>
        </w:rPr>
      </w:pPr>
      <w:r w:rsidRPr="00F37AFB">
        <w:rPr>
          <w:lang w:val="en-GB" w:eastAsia="zh-CN"/>
        </w:rPr>
        <w:t>After the entry points to the unloading areas, all feed lines rise above the ground</w:t>
      </w:r>
      <w:r>
        <w:rPr>
          <w:lang w:val="en-GB" w:eastAsia="zh-CN"/>
        </w:rPr>
        <w:t xml:space="preserve"> on mezzanine</w:t>
      </w:r>
      <w:r w:rsidR="00066E9B">
        <w:rPr>
          <w:lang w:val="en-GB" w:eastAsia="zh-CN"/>
        </w:rPr>
        <w:t xml:space="preserve">, </w:t>
      </w:r>
      <w:r w:rsidRPr="00F37AFB">
        <w:rPr>
          <w:lang w:val="en-GB" w:eastAsia="zh-CN"/>
        </w:rPr>
        <w:t xml:space="preserve">leaving a working area underneath. The inclination of the belt conveyors towards the sorter will be maximized to obtain the best possible use of the space below the sorting loop. </w:t>
      </w:r>
      <w:r w:rsidR="00FE7C50">
        <w:rPr>
          <w:lang w:val="en-GB" w:eastAsia="zh-CN"/>
        </w:rPr>
        <w:t>Shipment</w:t>
      </w:r>
      <w:r w:rsidRPr="00F37AFB">
        <w:rPr>
          <w:lang w:val="en-GB" w:eastAsia="zh-CN"/>
        </w:rPr>
        <w:t xml:space="preserve"> slippage will be prevented by using a maximum tilt angle of 15°.</w:t>
      </w:r>
    </w:p>
    <w:p w14:paraId="0881BCBB" w14:textId="52631391" w:rsidR="005121FB" w:rsidRPr="00F37AFB" w:rsidRDefault="005121FB" w:rsidP="005121FB">
      <w:pPr>
        <w:rPr>
          <w:lang w:val="en-GB" w:eastAsia="zh-CN"/>
        </w:rPr>
      </w:pPr>
      <w:r w:rsidRPr="00F37AFB">
        <w:rPr>
          <w:lang w:val="en-GB" w:eastAsia="zh-CN"/>
        </w:rPr>
        <w:t xml:space="preserve">Scales installed on the </w:t>
      </w:r>
      <w:r>
        <w:rPr>
          <w:lang w:val="en-GB" w:eastAsia="zh-CN"/>
        </w:rPr>
        <w:t>feedlines</w:t>
      </w:r>
      <w:r w:rsidRPr="00F37AFB">
        <w:rPr>
          <w:lang w:val="en-GB" w:eastAsia="zh-CN"/>
        </w:rPr>
        <w:t xml:space="preserve"> will acquire the weight of each </w:t>
      </w:r>
      <w:r w:rsidR="00FE7C50">
        <w:rPr>
          <w:lang w:val="en-GB" w:eastAsia="zh-CN"/>
        </w:rPr>
        <w:t>shipment</w:t>
      </w:r>
      <w:r w:rsidRPr="00F37AFB">
        <w:rPr>
          <w:lang w:val="en-GB" w:eastAsia="zh-CN"/>
        </w:rPr>
        <w:t xml:space="preserve"> and will perform weight control to detect out-of-spectrum </w:t>
      </w:r>
      <w:r w:rsidR="00FE7C50">
        <w:rPr>
          <w:lang w:val="en-GB" w:eastAsia="zh-CN"/>
        </w:rPr>
        <w:t>shipment</w:t>
      </w:r>
      <w:r w:rsidRPr="00F37AFB">
        <w:rPr>
          <w:lang w:val="en-GB" w:eastAsia="zh-CN"/>
        </w:rPr>
        <w:t>s.</w:t>
      </w:r>
    </w:p>
    <w:p w14:paraId="404824D2" w14:textId="574D8300" w:rsidR="005121FB" w:rsidRDefault="005121FB" w:rsidP="005121FB">
      <w:pPr>
        <w:rPr>
          <w:lang w:val="en-GB" w:eastAsia="zh-CN"/>
        </w:rPr>
      </w:pPr>
      <w:bookmarkStart w:id="104" w:name="_Hlk144035244"/>
      <w:r w:rsidRPr="00F37AFB">
        <w:rPr>
          <w:lang w:val="en-GB" w:eastAsia="zh-CN"/>
        </w:rPr>
        <w:t>In order to minimize the number of infeed lines while respecting the necessary flow rates for all unloading areas, the flows from the unloading stations will be merged</w:t>
      </w:r>
      <w:r w:rsidR="005A40CD">
        <w:rPr>
          <w:lang w:val="en-GB" w:eastAsia="zh-CN"/>
        </w:rPr>
        <w:t>,</w:t>
      </w:r>
      <w:r w:rsidRPr="00F37AFB">
        <w:rPr>
          <w:lang w:val="en-GB" w:eastAsia="zh-CN"/>
        </w:rPr>
        <w:t xml:space="preserve"> taking into account the maximum flow rate of each injector. Thus, the </w:t>
      </w:r>
      <w:r w:rsidR="005A40CD">
        <w:rPr>
          <w:lang w:val="en-GB" w:eastAsia="zh-CN"/>
        </w:rPr>
        <w:t xml:space="preserve">system's design ensures that the maximum capacity of each feed, considered as </w:t>
      </w:r>
      <w:r w:rsidRPr="00F37AFB">
        <w:rPr>
          <w:lang w:val="en-GB" w:eastAsia="zh-CN"/>
        </w:rPr>
        <w:t>the sum of the flows from the connected inductions, is always less than the planned induction capacity of 2</w:t>
      </w:r>
      <w:r w:rsidR="00BC369F">
        <w:rPr>
          <w:lang w:val="en-GB" w:eastAsia="zh-CN"/>
        </w:rPr>
        <w:t>0</w:t>
      </w:r>
      <w:r>
        <w:rPr>
          <w:lang w:val="en-GB" w:eastAsia="zh-CN"/>
        </w:rPr>
        <w:t>00</w:t>
      </w:r>
      <w:r w:rsidRPr="00F37AFB">
        <w:rPr>
          <w:lang w:val="en-GB" w:eastAsia="zh-CN"/>
        </w:rPr>
        <w:t xml:space="preserve"> </w:t>
      </w:r>
      <w:r w:rsidR="00FE7C50">
        <w:rPr>
          <w:lang w:val="en-GB" w:eastAsia="zh-CN"/>
        </w:rPr>
        <w:t>shipment</w:t>
      </w:r>
      <w:r w:rsidRPr="00F37AFB">
        <w:rPr>
          <w:lang w:val="en-GB" w:eastAsia="zh-CN"/>
        </w:rPr>
        <w:t>s/hour.</w:t>
      </w:r>
    </w:p>
    <w:bookmarkEnd w:id="104"/>
    <w:p w14:paraId="2AB9756A" w14:textId="32D78BF3" w:rsidR="005121FB" w:rsidRDefault="004D6E3C" w:rsidP="005121FB">
      <w:pPr>
        <w:rPr>
          <w:lang w:val="en-GB" w:eastAsia="zh-CN"/>
        </w:rPr>
      </w:pPr>
      <w:r w:rsidRPr="00C46DF6">
        <w:rPr>
          <w:noProof/>
          <w:lang w:val="en-GB" w:eastAsia="zh-CN"/>
        </w:rPr>
        <w:drawing>
          <wp:anchor distT="0" distB="0" distL="114300" distR="114300" simplePos="0" relativeHeight="251666944" behindDoc="1" locked="0" layoutInCell="1" allowOverlap="1" wp14:anchorId="48E37314" wp14:editId="3A27A16A">
            <wp:simplePos x="0" y="0"/>
            <wp:positionH relativeFrom="column">
              <wp:posOffset>-914400</wp:posOffset>
            </wp:positionH>
            <wp:positionV relativeFrom="paragraph">
              <wp:posOffset>404495</wp:posOffset>
            </wp:positionV>
            <wp:extent cx="7658100" cy="2800350"/>
            <wp:effectExtent l="0" t="0" r="0" b="0"/>
            <wp:wrapTight wrapText="bothSides">
              <wp:wrapPolygon edited="0">
                <wp:start x="0" y="0"/>
                <wp:lineTo x="0" y="21453"/>
                <wp:lineTo x="21546" y="21453"/>
                <wp:lineTo x="21546" y="0"/>
                <wp:lineTo x="0" y="0"/>
              </wp:wrapPolygon>
            </wp:wrapTight>
            <wp:docPr id="57727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74825" name=""/>
                    <pic:cNvPicPr/>
                  </pic:nvPicPr>
                  <pic:blipFill>
                    <a:blip r:embed="rId48">
                      <a:extLst>
                        <a:ext uri="{28A0092B-C50C-407E-A947-70E740481C1C}">
                          <a14:useLocalDpi xmlns:a14="http://schemas.microsoft.com/office/drawing/2010/main" val="0"/>
                        </a:ext>
                      </a:extLst>
                    </a:blip>
                    <a:stretch>
                      <a:fillRect/>
                    </a:stretch>
                  </pic:blipFill>
                  <pic:spPr>
                    <a:xfrm>
                      <a:off x="0" y="0"/>
                      <a:ext cx="7658100" cy="2800350"/>
                    </a:xfrm>
                    <a:prstGeom prst="rect">
                      <a:avLst/>
                    </a:prstGeom>
                  </pic:spPr>
                </pic:pic>
              </a:graphicData>
            </a:graphic>
            <wp14:sizeRelH relativeFrom="margin">
              <wp14:pctWidth>0</wp14:pctWidth>
            </wp14:sizeRelH>
            <wp14:sizeRelV relativeFrom="margin">
              <wp14:pctHeight>0</wp14:pctHeight>
            </wp14:sizeRelV>
          </wp:anchor>
        </w:drawing>
      </w:r>
    </w:p>
    <w:p w14:paraId="2C34D0A0" w14:textId="0F08C340" w:rsidR="004D6E3C" w:rsidRDefault="004D6E3C" w:rsidP="00185781">
      <w:pPr>
        <w:jc w:val="center"/>
        <w:rPr>
          <w:noProof/>
        </w:rPr>
      </w:pPr>
      <w:r>
        <w:rPr>
          <w:noProof/>
        </w:rPr>
        <mc:AlternateContent>
          <mc:Choice Requires="wps">
            <w:drawing>
              <wp:anchor distT="45720" distB="45720" distL="114300" distR="114300" simplePos="0" relativeHeight="251631104" behindDoc="1" locked="0" layoutInCell="1" allowOverlap="1" wp14:anchorId="692D90DF" wp14:editId="5A874C41">
                <wp:simplePos x="0" y="0"/>
                <wp:positionH relativeFrom="column">
                  <wp:posOffset>2171700</wp:posOffset>
                </wp:positionH>
                <wp:positionV relativeFrom="paragraph">
                  <wp:posOffset>3162935</wp:posOffset>
                </wp:positionV>
                <wp:extent cx="1085850" cy="1404620"/>
                <wp:effectExtent l="0" t="0" r="19050" b="13970"/>
                <wp:wrapTight wrapText="bothSides">
                  <wp:wrapPolygon edited="0">
                    <wp:start x="0" y="0"/>
                    <wp:lineTo x="0" y="21316"/>
                    <wp:lineTo x="21600" y="21316"/>
                    <wp:lineTo x="21600" y="0"/>
                    <wp:lineTo x="0" y="0"/>
                  </wp:wrapPolygon>
                </wp:wrapTight>
                <wp:docPr id="790080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850" cy="1404620"/>
                        </a:xfrm>
                        <a:prstGeom prst="rect">
                          <a:avLst/>
                        </a:prstGeom>
                        <a:solidFill>
                          <a:srgbClr val="FFFFFF"/>
                        </a:solidFill>
                        <a:ln w="9525">
                          <a:solidFill>
                            <a:srgbClr val="000000"/>
                          </a:solidFill>
                          <a:miter lim="800000"/>
                          <a:headEnd/>
                          <a:tailEnd/>
                        </a:ln>
                      </wps:spPr>
                      <wps:txbx>
                        <w:txbxContent>
                          <w:p w14:paraId="48A5FD20" w14:textId="12316A9F" w:rsidR="00185781" w:rsidRDefault="00185781">
                            <w:r>
                              <w:t>Induction Zone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2D90DF" id="_x0000_s1099" type="#_x0000_t202" style="position:absolute;left:0;text-align:left;margin-left:171pt;margin-top:249.05pt;width:85.5pt;height:110.6pt;z-index:-2516853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">
                <v:textbox style="mso-fit-shape-to-text:t">
                  <w:txbxContent>
                    <w:p w14:paraId="48A5FD20" w14:textId="12316A9F" w:rsidR="00185781" w:rsidRDefault="00185781">
                      <w:r>
                        <w:t>Induction Zone</w:t>
                      </w:r>
                    </w:p>
                  </w:txbxContent>
                </v:textbox>
                <w10:wrap type="tight"/>
              </v:shape>
            </w:pict>
          </mc:Fallback>
        </mc:AlternateContent>
      </w:r>
    </w:p>
    <w:p w14:paraId="51FD0BA0" w14:textId="57287030" w:rsidR="004D6E3C" w:rsidRDefault="004D6E3C" w:rsidP="00185781">
      <w:pPr>
        <w:jc w:val="center"/>
        <w:rPr>
          <w:noProof/>
        </w:rPr>
      </w:pPr>
    </w:p>
    <w:p w14:paraId="56AB141B" w14:textId="41783688" w:rsidR="004D6E3C" w:rsidRDefault="004D6E3C" w:rsidP="00185781">
      <w:pPr>
        <w:jc w:val="center"/>
        <w:rPr>
          <w:noProof/>
        </w:rPr>
      </w:pPr>
    </w:p>
    <w:p w14:paraId="37A59F41" w14:textId="165CC85F" w:rsidR="004D6E3C" w:rsidRDefault="004D6E3C" w:rsidP="00185781">
      <w:pPr>
        <w:jc w:val="center"/>
        <w:rPr>
          <w:noProof/>
        </w:rPr>
      </w:pPr>
    </w:p>
    <w:p w14:paraId="64666E9B" w14:textId="7EEE1782" w:rsidR="004D6E3C" w:rsidRDefault="004D6E3C" w:rsidP="00185781">
      <w:pPr>
        <w:jc w:val="center"/>
        <w:rPr>
          <w:noProof/>
        </w:rPr>
      </w:pPr>
    </w:p>
    <w:p w14:paraId="5C00BAD2" w14:textId="51949E4F" w:rsidR="005121FB" w:rsidRPr="005121FB" w:rsidRDefault="00185781" w:rsidP="00185781">
      <w:pPr>
        <w:jc w:val="center"/>
        <w:rPr>
          <w:lang w:val="en-GB" w:eastAsia="zh-CN"/>
        </w:rPr>
      </w:pPr>
      <w:r w:rsidRPr="00185781">
        <w:rPr>
          <w:noProof/>
        </w:rPr>
        <w:t xml:space="preserve"> </w:t>
      </w:r>
    </w:p>
    <w:p w14:paraId="7AB7C4FC" w14:textId="01A3592F" w:rsidR="00F76254" w:rsidRPr="009522A5" w:rsidRDefault="00E06AE4"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05" w:name="_Toc145535615"/>
      <w:r w:rsidRPr="009522A5">
        <w:rPr>
          <w:rFonts w:eastAsia="SimSun" w:cstheme="majorHAnsi"/>
          <w:b/>
          <w:bCs/>
          <w:color w:val="323E4F" w:themeColor="text2" w:themeShade="BF"/>
          <w:sz w:val="24"/>
          <w:szCs w:val="24"/>
          <w:u w:val="single"/>
          <w:lang w:val="en-GB" w:eastAsia="zh-CN"/>
        </w:rPr>
        <w:lastRenderedPageBreak/>
        <w:t>F</w:t>
      </w:r>
      <w:r w:rsidR="0060252D" w:rsidRPr="009522A5">
        <w:rPr>
          <w:rFonts w:eastAsia="SimSun" w:cstheme="majorHAnsi"/>
          <w:b/>
          <w:bCs/>
          <w:color w:val="323E4F" w:themeColor="text2" w:themeShade="BF"/>
          <w:sz w:val="24"/>
          <w:szCs w:val="24"/>
          <w:u w:val="single"/>
          <w:lang w:val="en-GB" w:eastAsia="zh-CN"/>
        </w:rPr>
        <w:t>eedlines</w:t>
      </w:r>
      <w:bookmarkEnd w:id="105"/>
    </w:p>
    <w:p w14:paraId="20053748" w14:textId="0113799F" w:rsidR="00F76254" w:rsidRPr="00AC1004" w:rsidRDefault="00C46DF6" w:rsidP="00F76254">
      <w:pPr>
        <w:spacing w:after="0" w:line="240" w:lineRule="auto"/>
        <w:jc w:val="both"/>
        <w:textboxTightWrap w:val="allLines"/>
        <w:rPr>
          <w:rFonts w:cstheme="minorHAnsi"/>
          <w:b/>
          <w:bCs/>
        </w:rPr>
      </w:pPr>
      <w:r>
        <w:rPr>
          <w:rFonts w:cstheme="minorHAnsi"/>
          <w:b/>
          <w:bCs/>
          <w:lang w:val="en-GB"/>
        </w:rPr>
        <w:t>Each Loop CBS</w:t>
      </w:r>
      <w:r w:rsidR="00F76254" w:rsidRPr="00AC1004">
        <w:rPr>
          <w:rFonts w:cstheme="minorHAnsi"/>
          <w:b/>
          <w:bCs/>
        </w:rPr>
        <w:t xml:space="preserve"> has </w:t>
      </w:r>
      <w:r w:rsidR="00737E8D">
        <w:rPr>
          <w:rFonts w:cstheme="minorHAnsi"/>
          <w:b/>
          <w:bCs/>
        </w:rPr>
        <w:t xml:space="preserve">a </w:t>
      </w:r>
      <w:r w:rsidR="00F76254" w:rsidRPr="00AC1004">
        <w:rPr>
          <w:rFonts w:cstheme="minorHAnsi"/>
          <w:b/>
          <w:bCs/>
        </w:rPr>
        <w:t xml:space="preserve">total </w:t>
      </w:r>
      <w:r w:rsidR="007F3395">
        <w:rPr>
          <w:rFonts w:cstheme="minorHAnsi"/>
          <w:b/>
          <w:bCs/>
        </w:rPr>
        <w:t xml:space="preserve">12 </w:t>
      </w:r>
      <w:r w:rsidR="00F76254" w:rsidRPr="00AC1004">
        <w:rPr>
          <w:rFonts w:cstheme="minorHAnsi"/>
          <w:b/>
          <w:bCs/>
        </w:rPr>
        <w:t xml:space="preserve">Automatic Feedlines with </w:t>
      </w:r>
      <w:r w:rsidR="005A40CD">
        <w:rPr>
          <w:rFonts w:cstheme="minorHAnsi"/>
          <w:b/>
          <w:bCs/>
        </w:rPr>
        <w:t xml:space="preserve">a </w:t>
      </w:r>
      <w:r w:rsidR="00F76254" w:rsidRPr="00AC1004">
        <w:rPr>
          <w:rFonts w:cstheme="minorHAnsi"/>
          <w:b/>
          <w:bCs/>
        </w:rPr>
        <w:t>Designed IPP of 2</w:t>
      </w:r>
      <w:r>
        <w:rPr>
          <w:rFonts w:cstheme="minorHAnsi"/>
          <w:b/>
          <w:bCs/>
        </w:rPr>
        <w:t>0</w:t>
      </w:r>
      <w:r w:rsidR="00F76254" w:rsidRPr="00AC1004">
        <w:rPr>
          <w:rFonts w:cstheme="minorHAnsi"/>
          <w:b/>
          <w:bCs/>
        </w:rPr>
        <w:t>00 PPH.</w:t>
      </w:r>
    </w:p>
    <w:p w14:paraId="03268E4A" w14:textId="3ADDB7AB" w:rsidR="00F76254" w:rsidRPr="00C46DF6" w:rsidRDefault="00F76254" w:rsidP="00F76254">
      <w:pPr>
        <w:pStyle w:val="ListParagraph"/>
        <w:spacing w:after="0" w:line="240" w:lineRule="auto"/>
        <w:ind w:left="644"/>
        <w:jc w:val="both"/>
        <w:textboxTightWrap w:val="allLines"/>
        <w:rPr>
          <w:rFonts w:cstheme="minorHAnsi"/>
          <w:lang w:val="en-IN"/>
        </w:rPr>
      </w:pPr>
    </w:p>
    <w:p w14:paraId="5FDFD12E" w14:textId="738A298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Each Feedline has </w:t>
      </w:r>
      <w:r w:rsidR="00C46DF6">
        <w:rPr>
          <w:rFonts w:cstheme="minorHAnsi"/>
        </w:rPr>
        <w:t>Four</w:t>
      </w:r>
      <w:r w:rsidRPr="00AC1004">
        <w:rPr>
          <w:rFonts w:cstheme="minorHAnsi"/>
        </w:rPr>
        <w:t xml:space="preserve"> Conveyor Modules- </w:t>
      </w:r>
    </w:p>
    <w:p w14:paraId="535628B6" w14:textId="008993C1" w:rsidR="00F76254" w:rsidRPr="00AC1004" w:rsidRDefault="00F76254" w:rsidP="00F76254">
      <w:pPr>
        <w:pStyle w:val="ListParagraph"/>
        <w:spacing w:after="0" w:line="240" w:lineRule="auto"/>
        <w:ind w:left="644"/>
        <w:jc w:val="both"/>
        <w:textboxTightWrap w:val="allLines"/>
        <w:rPr>
          <w:rFonts w:cstheme="minorHAnsi"/>
        </w:rPr>
      </w:pPr>
    </w:p>
    <w:p w14:paraId="42E5937C" w14:textId="3775D6BB" w:rsidR="00D56B0B" w:rsidRPr="00C46DF6" w:rsidRDefault="00957361" w:rsidP="00C46DF6">
      <w:pPr>
        <w:pStyle w:val="ListParagraph"/>
        <w:numPr>
          <w:ilvl w:val="1"/>
          <w:numId w:val="36"/>
        </w:numPr>
        <w:spacing w:after="0" w:line="240" w:lineRule="auto"/>
        <w:jc w:val="both"/>
        <w:textboxTightWrap w:val="allLines"/>
        <w:rPr>
          <w:rFonts w:cstheme="minorHAnsi"/>
        </w:rPr>
      </w:pPr>
      <w:r>
        <w:rPr>
          <w:rFonts w:cstheme="minorHAnsi"/>
        </w:rPr>
        <w:t>Orientation</w:t>
      </w:r>
      <w:r w:rsidR="00C46DF6">
        <w:rPr>
          <w:rFonts w:cstheme="minorHAnsi"/>
        </w:rPr>
        <w:t xml:space="preserve"> Conveyor</w:t>
      </w:r>
      <w:r w:rsidR="00D56B0B" w:rsidRPr="00AC1004">
        <w:rPr>
          <w:rFonts w:cstheme="minorHAnsi"/>
        </w:rPr>
        <w:t xml:space="preserve">- </w:t>
      </w:r>
      <w:r w:rsidR="00C46DF6">
        <w:rPr>
          <w:rFonts w:cstheme="minorHAnsi"/>
        </w:rPr>
        <w:t>1</w:t>
      </w:r>
      <w:r w:rsidR="00D56B0B" w:rsidRPr="00AC1004">
        <w:rPr>
          <w:rFonts w:cstheme="minorHAnsi"/>
        </w:rPr>
        <w:t xml:space="preserve"> Nos.</w:t>
      </w:r>
    </w:p>
    <w:p w14:paraId="685B0AFC" w14:textId="66E416D3" w:rsidR="00D56B0B" w:rsidRDefault="00F76254">
      <w:pPr>
        <w:pStyle w:val="ListParagraph"/>
        <w:numPr>
          <w:ilvl w:val="1"/>
          <w:numId w:val="36"/>
        </w:numPr>
        <w:spacing w:after="0" w:line="240" w:lineRule="auto"/>
        <w:jc w:val="both"/>
        <w:textboxTightWrap w:val="allLines"/>
        <w:rPr>
          <w:rFonts w:cstheme="minorHAnsi"/>
        </w:rPr>
      </w:pPr>
      <w:r w:rsidRPr="00AC1004">
        <w:rPr>
          <w:rFonts w:cstheme="minorHAnsi"/>
        </w:rPr>
        <w:t>Weighing Conveyor</w:t>
      </w:r>
      <w:r w:rsidR="00D56B0B" w:rsidRPr="00AC1004">
        <w:rPr>
          <w:rFonts w:cstheme="minorHAnsi"/>
        </w:rPr>
        <w:t>- 1 No</w:t>
      </w:r>
      <w:r w:rsidR="00C46DF6">
        <w:rPr>
          <w:rFonts w:cstheme="minorHAnsi"/>
        </w:rPr>
        <w:t>s</w:t>
      </w:r>
      <w:r w:rsidR="00D56B0B" w:rsidRPr="00AC1004">
        <w:rPr>
          <w:rFonts w:cstheme="minorHAnsi"/>
        </w:rPr>
        <w:t>.</w:t>
      </w:r>
    </w:p>
    <w:p w14:paraId="76A832B1" w14:textId="1BCF3754" w:rsidR="00C46DF6" w:rsidRPr="00AC1004" w:rsidRDefault="00C46DF6">
      <w:pPr>
        <w:pStyle w:val="ListParagraph"/>
        <w:numPr>
          <w:ilvl w:val="1"/>
          <w:numId w:val="36"/>
        </w:numPr>
        <w:spacing w:after="0" w:line="240" w:lineRule="auto"/>
        <w:jc w:val="both"/>
        <w:textboxTightWrap w:val="allLines"/>
        <w:rPr>
          <w:rFonts w:cstheme="minorHAnsi"/>
        </w:rPr>
      </w:pPr>
      <w:r w:rsidRPr="00AC1004">
        <w:rPr>
          <w:rFonts w:cstheme="minorHAnsi"/>
        </w:rPr>
        <w:t xml:space="preserve">Buffer conveyor- </w:t>
      </w:r>
      <w:r>
        <w:rPr>
          <w:rFonts w:cstheme="minorHAnsi"/>
        </w:rPr>
        <w:t>1</w:t>
      </w:r>
      <w:r w:rsidRPr="00AC1004">
        <w:rPr>
          <w:rFonts w:cstheme="minorHAnsi"/>
        </w:rPr>
        <w:t xml:space="preserve"> Nos.</w:t>
      </w:r>
    </w:p>
    <w:p w14:paraId="792D6B25" w14:textId="7EDC5CE1" w:rsidR="00F76254" w:rsidRPr="002330B5" w:rsidRDefault="00C46DF6">
      <w:pPr>
        <w:pStyle w:val="ListParagraph"/>
        <w:numPr>
          <w:ilvl w:val="1"/>
          <w:numId w:val="36"/>
        </w:numPr>
        <w:spacing w:after="0" w:line="240" w:lineRule="auto"/>
        <w:jc w:val="both"/>
        <w:textboxTightWrap w:val="allLines"/>
        <w:rPr>
          <w:rFonts w:cstheme="minorHAnsi"/>
        </w:rPr>
      </w:pPr>
      <w:r>
        <w:rPr>
          <w:rFonts w:cstheme="minorHAnsi"/>
        </w:rPr>
        <w:t>Intelligent Merge- 1 Nos.</w:t>
      </w:r>
    </w:p>
    <w:p w14:paraId="5E746879" w14:textId="3F50B238" w:rsidR="00F76254" w:rsidRPr="00AC1004" w:rsidRDefault="00F76254" w:rsidP="00F76254">
      <w:pPr>
        <w:spacing w:after="0" w:line="240" w:lineRule="auto"/>
        <w:jc w:val="both"/>
        <w:textboxTightWrap w:val="allLines"/>
        <w:rPr>
          <w:rFonts w:cstheme="minorHAnsi"/>
        </w:rPr>
      </w:pPr>
    </w:p>
    <w:p w14:paraId="32D8C871" w14:textId="007FB6F0" w:rsidR="00F76254" w:rsidRPr="00AC1004" w:rsidRDefault="00F76254" w:rsidP="00F76254">
      <w:pPr>
        <w:pStyle w:val="ListParagraph"/>
        <w:numPr>
          <w:ilvl w:val="0"/>
          <w:numId w:val="3"/>
        </w:numPr>
        <w:spacing w:after="0" w:line="240" w:lineRule="auto"/>
        <w:jc w:val="both"/>
        <w:textboxTightWrap w:val="allLines"/>
        <w:rPr>
          <w:rFonts w:cstheme="minorHAnsi"/>
        </w:rPr>
      </w:pPr>
      <w:r w:rsidRPr="00AC1004">
        <w:rPr>
          <w:rFonts w:cstheme="minorHAnsi"/>
        </w:rPr>
        <w:t xml:space="preserve">Sensors are placed on the Induct Lines to determine the exact position and dimensions (Length and Width) of the </w:t>
      </w:r>
      <w:r w:rsidR="00FE7C50">
        <w:rPr>
          <w:rFonts w:cstheme="minorHAnsi"/>
        </w:rPr>
        <w:t>Shipment</w:t>
      </w:r>
      <w:r w:rsidRPr="00AC1004">
        <w:rPr>
          <w:rFonts w:cstheme="minorHAnsi"/>
        </w:rPr>
        <w:t xml:space="preserve"> on the conveyor and prepare the Cross-Belt Cell for receiving the </w:t>
      </w:r>
      <w:r w:rsidR="00FE7C50">
        <w:rPr>
          <w:rFonts w:cstheme="minorHAnsi"/>
        </w:rPr>
        <w:t>shipment</w:t>
      </w:r>
      <w:r w:rsidRPr="00AC1004">
        <w:rPr>
          <w:rFonts w:cstheme="minorHAnsi"/>
        </w:rPr>
        <w:t xml:space="preserve"> with high precision. </w:t>
      </w:r>
    </w:p>
    <w:p w14:paraId="418E72C3" w14:textId="502F94D7" w:rsidR="00F76254" w:rsidRPr="00AC1004" w:rsidRDefault="00F76254" w:rsidP="00F76254">
      <w:pPr>
        <w:pStyle w:val="ListParagraph"/>
        <w:spacing w:after="0" w:line="240" w:lineRule="auto"/>
        <w:jc w:val="both"/>
        <w:textboxTightWrap w:val="allLines"/>
        <w:rPr>
          <w:rFonts w:cstheme="minorHAnsi"/>
        </w:rPr>
      </w:pPr>
    </w:p>
    <w:p w14:paraId="2EE009AD" w14:textId="2DAE082E" w:rsidR="00AC1004" w:rsidRPr="00185781" w:rsidRDefault="00F76254" w:rsidP="00737E8D">
      <w:pPr>
        <w:pStyle w:val="ListParagraph"/>
        <w:numPr>
          <w:ilvl w:val="0"/>
          <w:numId w:val="3"/>
        </w:numPr>
        <w:jc w:val="both"/>
        <w:rPr>
          <w:rFonts w:cstheme="minorHAnsi"/>
          <w:lang w:val="en-GB" w:eastAsia="zh-CN"/>
        </w:rPr>
      </w:pPr>
      <w:r w:rsidRPr="00AC1004">
        <w:rPr>
          <w:rFonts w:cstheme="minorHAnsi"/>
        </w:rPr>
        <w:t xml:space="preserve">Over the feedline, </w:t>
      </w:r>
      <w:r w:rsidR="00FE7C50">
        <w:rPr>
          <w:rFonts w:cstheme="minorHAnsi"/>
        </w:rPr>
        <w:t>shipment</w:t>
      </w:r>
      <w:r w:rsidRPr="00AC1004">
        <w:rPr>
          <w:rFonts w:cstheme="minorHAnsi"/>
        </w:rPr>
        <w:t>s are evenly spaced and smoothly transferred to the main Loop.</w:t>
      </w:r>
      <w:bookmarkEnd w:id="81"/>
    </w:p>
    <w:p w14:paraId="6D2F5F96" w14:textId="77777777" w:rsidR="004D6E3C" w:rsidRPr="00185781" w:rsidRDefault="004D6E3C" w:rsidP="00185781">
      <w:pPr>
        <w:jc w:val="both"/>
        <w:rPr>
          <w:rFonts w:cstheme="minorHAnsi"/>
          <w:lang w:val="en-GB" w:eastAsia="zh-CN"/>
        </w:rPr>
      </w:pPr>
    </w:p>
    <w:p w14:paraId="165C9EBD" w14:textId="361CB2D0" w:rsidR="00AC1004"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6" w:name="_Toc122079865"/>
      <w:bookmarkStart w:id="107" w:name="_Toc145535616"/>
      <w:r w:rsidRPr="00737E8D">
        <w:rPr>
          <w:rFonts w:ascii="Calibri" w:eastAsia="SimSun" w:hAnsi="Calibri" w:cs="Calibri"/>
          <w:color w:val="323E4F" w:themeColor="text2" w:themeShade="BF"/>
          <w:sz w:val="24"/>
          <w:szCs w:val="24"/>
          <w:lang w:val="en-GB" w:eastAsia="zh-CN"/>
        </w:rPr>
        <w:t>Buffer Conveyors</w:t>
      </w:r>
      <w:bookmarkEnd w:id="106"/>
      <w:bookmarkEnd w:id="107"/>
      <w:r w:rsidRPr="00737E8D">
        <w:rPr>
          <w:rFonts w:ascii="Calibri" w:eastAsia="SimSun" w:hAnsi="Calibri" w:cs="Calibri"/>
          <w:color w:val="323E4F" w:themeColor="text2" w:themeShade="BF"/>
          <w:sz w:val="24"/>
          <w:szCs w:val="24"/>
          <w:lang w:val="en-GB" w:eastAsia="zh-CN"/>
        </w:rPr>
        <w:t xml:space="preserve"> </w:t>
      </w:r>
    </w:p>
    <w:p w14:paraId="272027D0" w14:textId="77777777" w:rsidR="00045580" w:rsidRPr="00AC1004" w:rsidRDefault="00045580" w:rsidP="002330B5">
      <w:pPr>
        <w:ind w:left="360"/>
        <w:jc w:val="both"/>
        <w:rPr>
          <w:rFonts w:cstheme="minorHAnsi"/>
        </w:rPr>
      </w:pPr>
      <w:r w:rsidRPr="00AC1004">
        <w:rPr>
          <w:rFonts w:cstheme="minorHAnsi"/>
        </w:rPr>
        <w:t>A buffer conveyor, also known as a buffering conveyor or accumulation conveyor, is a type of conveyor system used to temporarily store or hold items in a controlled manner. Its primary purpose is to manage the flow of items between different stages of a production or handling process when there is a mismatch in the speeds or capacities of the upstream and downstream equipment.</w:t>
      </w:r>
    </w:p>
    <w:p w14:paraId="7D332121" w14:textId="42320D6E" w:rsidR="00E53FA3" w:rsidRPr="00AC1004" w:rsidRDefault="00045580" w:rsidP="002330B5">
      <w:pPr>
        <w:ind w:firstLine="360"/>
        <w:jc w:val="both"/>
        <w:rPr>
          <w:rFonts w:cstheme="minorHAnsi"/>
        </w:rPr>
      </w:pPr>
      <w:r w:rsidRPr="00AC1004">
        <w:rPr>
          <w:rFonts w:cstheme="minorHAnsi"/>
        </w:rPr>
        <w:t xml:space="preserve">This </w:t>
      </w:r>
      <w:r w:rsidR="00E53FA3" w:rsidRPr="00AC1004">
        <w:rPr>
          <w:rFonts w:cstheme="minorHAnsi"/>
        </w:rPr>
        <w:t>Conveyors required to maintain the Throughput of Line.</w:t>
      </w:r>
    </w:p>
    <w:p w14:paraId="2D8AE839" w14:textId="2447D7A9" w:rsidR="00E53FA3" w:rsidRPr="004D3BFD" w:rsidRDefault="004D6E3C" w:rsidP="00E53FA3">
      <w:pPr>
        <w:rPr>
          <w:rFonts w:ascii="Arial" w:hAnsi="Arial" w:cs="Arial"/>
        </w:rPr>
      </w:pPr>
      <w:r w:rsidRPr="004D3BFD">
        <w:rPr>
          <w:rFonts w:ascii="Arial" w:hAnsi="Arial" w:cs="Arial"/>
          <w:noProof/>
          <w:lang w:eastAsia="en-IN"/>
        </w:rPr>
        <w:drawing>
          <wp:anchor distT="0" distB="0" distL="114300" distR="114300" simplePos="0" relativeHeight="251616768" behindDoc="0" locked="0" layoutInCell="1" allowOverlap="1" wp14:anchorId="077EFF5D" wp14:editId="02B3BF5F">
            <wp:simplePos x="0" y="0"/>
            <wp:positionH relativeFrom="margin">
              <wp:posOffset>-529590</wp:posOffset>
            </wp:positionH>
            <wp:positionV relativeFrom="paragraph">
              <wp:posOffset>293370</wp:posOffset>
            </wp:positionV>
            <wp:extent cx="3503837" cy="1333500"/>
            <wp:effectExtent l="0" t="0" r="1905" b="0"/>
            <wp:wrapNone/>
            <wp:docPr id="2047793004" name="Picture 2047793004" descr="A picture containing diagram, line, technical drawing, pl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3004" name="Picture 2047793004" descr="A picture containing diagram, line, technical drawing, pla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3503837" cy="1333500"/>
                    </a:xfrm>
                    <a:prstGeom prst="rect">
                      <a:avLst/>
                    </a:prstGeom>
                  </pic:spPr>
                </pic:pic>
              </a:graphicData>
            </a:graphic>
            <wp14:sizeRelH relativeFrom="margin">
              <wp14:pctWidth>0</wp14:pctWidth>
            </wp14:sizeRelH>
            <wp14:sizeRelV relativeFrom="margin">
              <wp14:pctHeight>0</wp14:pctHeight>
            </wp14:sizeRelV>
          </wp:anchor>
        </w:drawing>
      </w:r>
    </w:p>
    <w:p w14:paraId="44FBA8A6" w14:textId="1539FA0C" w:rsidR="00E53FA3" w:rsidRPr="004D3BFD" w:rsidRDefault="004D6E3C" w:rsidP="00E53FA3">
      <w:pPr>
        <w:ind w:left="1440"/>
        <w:rPr>
          <w:rFonts w:ascii="Arial" w:hAnsi="Arial" w:cs="Arial"/>
        </w:rPr>
      </w:pPr>
      <w:r w:rsidRPr="004D3BFD">
        <w:rPr>
          <w:rFonts w:ascii="Arial" w:hAnsi="Arial" w:cs="Arial"/>
          <w:noProof/>
          <w:lang w:eastAsia="en-IN"/>
        </w:rPr>
        <w:drawing>
          <wp:anchor distT="0" distB="0" distL="114300" distR="114300" simplePos="0" relativeHeight="251613696" behindDoc="1" locked="0" layoutInCell="1" allowOverlap="1" wp14:anchorId="0871135B" wp14:editId="6681CC27">
            <wp:simplePos x="0" y="0"/>
            <wp:positionH relativeFrom="margin">
              <wp:posOffset>3190240</wp:posOffset>
            </wp:positionH>
            <wp:positionV relativeFrom="paragraph">
              <wp:posOffset>17780</wp:posOffset>
            </wp:positionV>
            <wp:extent cx="2676525" cy="2903911"/>
            <wp:effectExtent l="0" t="0" r="0" b="0"/>
            <wp:wrapNone/>
            <wp:docPr id="432500595" name="Picture 432500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76525" cy="2903911"/>
                    </a:xfrm>
                    <a:prstGeom prst="rect">
                      <a:avLst/>
                    </a:prstGeom>
                  </pic:spPr>
                </pic:pic>
              </a:graphicData>
            </a:graphic>
            <wp14:sizeRelH relativeFrom="margin">
              <wp14:pctWidth>0</wp14:pctWidth>
            </wp14:sizeRelH>
            <wp14:sizeRelV relativeFrom="margin">
              <wp14:pctHeight>0</wp14:pctHeight>
            </wp14:sizeRelV>
          </wp:anchor>
        </w:drawing>
      </w:r>
    </w:p>
    <w:p w14:paraId="0581CF43" w14:textId="0A1B9F06" w:rsidR="00E53FA3" w:rsidRPr="004D3BFD" w:rsidRDefault="00E53FA3" w:rsidP="00E53FA3">
      <w:pPr>
        <w:ind w:left="1440"/>
        <w:rPr>
          <w:rFonts w:ascii="Arial" w:hAnsi="Arial" w:cs="Arial"/>
        </w:rPr>
      </w:pPr>
    </w:p>
    <w:p w14:paraId="5FF8E07B" w14:textId="42871C49" w:rsidR="00E53FA3" w:rsidRPr="004D3BFD" w:rsidRDefault="00E53FA3" w:rsidP="00E53FA3">
      <w:pPr>
        <w:spacing w:after="0" w:line="240" w:lineRule="auto"/>
        <w:rPr>
          <w:rFonts w:ascii="Arial" w:hAnsi="Arial" w:cs="Arial"/>
          <w:noProof/>
          <w:lang w:eastAsia="en-IN"/>
        </w:rPr>
      </w:pPr>
    </w:p>
    <w:p w14:paraId="69C8AFCA" w14:textId="3FA2688B" w:rsidR="00E53FA3" w:rsidRPr="004D3BFD" w:rsidRDefault="00E53FA3" w:rsidP="00E53FA3">
      <w:pPr>
        <w:spacing w:after="0" w:line="240" w:lineRule="auto"/>
        <w:rPr>
          <w:rFonts w:ascii="Arial" w:hAnsi="Arial" w:cs="Arial"/>
          <w:noProof/>
          <w:lang w:eastAsia="en-IN"/>
        </w:rPr>
      </w:pPr>
    </w:p>
    <w:p w14:paraId="530CC1CE" w14:textId="0F7EA9AF" w:rsidR="00E53FA3" w:rsidRPr="004D3BFD" w:rsidRDefault="00E53FA3" w:rsidP="00E53FA3">
      <w:pPr>
        <w:spacing w:after="0" w:line="240" w:lineRule="auto"/>
        <w:rPr>
          <w:rFonts w:ascii="Arial" w:hAnsi="Arial" w:cs="Arial"/>
          <w:noProof/>
          <w:lang w:eastAsia="en-IN"/>
        </w:rPr>
      </w:pPr>
    </w:p>
    <w:p w14:paraId="2B73EB7B" w14:textId="18D4B8E1" w:rsidR="00E53FA3" w:rsidRPr="004D3BFD" w:rsidRDefault="00E53FA3" w:rsidP="00E53FA3">
      <w:pPr>
        <w:spacing w:after="0" w:line="240" w:lineRule="auto"/>
        <w:rPr>
          <w:rFonts w:ascii="Arial" w:hAnsi="Arial" w:cs="Arial"/>
          <w:noProof/>
          <w:lang w:eastAsia="en-IN"/>
        </w:rPr>
      </w:pPr>
    </w:p>
    <w:p w14:paraId="191D99E3" w14:textId="3DF2CCDA" w:rsidR="00E53FA3" w:rsidRPr="004D3BFD" w:rsidRDefault="00E53FA3" w:rsidP="00E53FA3">
      <w:pPr>
        <w:spacing w:after="0" w:line="240" w:lineRule="auto"/>
        <w:rPr>
          <w:rFonts w:ascii="Arial" w:hAnsi="Arial" w:cs="Arial"/>
          <w:noProof/>
          <w:lang w:eastAsia="en-IN"/>
        </w:rPr>
      </w:pPr>
    </w:p>
    <w:p w14:paraId="1FA568E4" w14:textId="29C6646E" w:rsidR="00E53FA3" w:rsidRPr="004D3BFD" w:rsidRDefault="00E53FA3" w:rsidP="00E53FA3">
      <w:pPr>
        <w:spacing w:after="0" w:line="240" w:lineRule="auto"/>
        <w:rPr>
          <w:rFonts w:ascii="Arial" w:hAnsi="Arial" w:cs="Arial"/>
          <w:noProof/>
          <w:lang w:eastAsia="en-IN"/>
        </w:rPr>
      </w:pPr>
    </w:p>
    <w:p w14:paraId="27B5BAFC" w14:textId="39479665" w:rsidR="00E53FA3" w:rsidRPr="004D3BFD" w:rsidRDefault="00E53FA3" w:rsidP="00E53FA3">
      <w:pPr>
        <w:spacing w:after="0" w:line="240" w:lineRule="auto"/>
        <w:rPr>
          <w:rFonts w:ascii="Arial" w:hAnsi="Arial" w:cs="Arial"/>
          <w:noProof/>
          <w:lang w:eastAsia="en-IN"/>
        </w:rPr>
      </w:pPr>
    </w:p>
    <w:p w14:paraId="01D32C51" w14:textId="549176B5" w:rsidR="00E53FA3" w:rsidRPr="004D3BFD" w:rsidRDefault="004D6E3C" w:rsidP="00E53FA3">
      <w:pPr>
        <w:spacing w:after="0" w:line="240" w:lineRule="auto"/>
        <w:rPr>
          <w:rFonts w:ascii="Arial" w:hAnsi="Arial" w:cs="Arial"/>
          <w:noProof/>
          <w:lang w:eastAsia="en-IN"/>
        </w:rPr>
      </w:pPr>
      <w:r w:rsidRPr="004D3BFD">
        <w:rPr>
          <w:rFonts w:ascii="Arial" w:hAnsi="Arial" w:cs="Arial"/>
          <w:noProof/>
          <w:lang w:eastAsia="en-IN"/>
        </w:rPr>
        <w:drawing>
          <wp:anchor distT="0" distB="0" distL="114300" distR="114300" simplePos="0" relativeHeight="251615744" behindDoc="0" locked="0" layoutInCell="1" allowOverlap="1" wp14:anchorId="4FBB3552" wp14:editId="3F358172">
            <wp:simplePos x="0" y="0"/>
            <wp:positionH relativeFrom="page">
              <wp:posOffset>641350</wp:posOffset>
            </wp:positionH>
            <wp:positionV relativeFrom="paragraph">
              <wp:posOffset>107950</wp:posOffset>
            </wp:positionV>
            <wp:extent cx="3153410" cy="1504950"/>
            <wp:effectExtent l="0" t="0" r="889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3153410" cy="1504950"/>
                    </a:xfrm>
                    <a:prstGeom prst="rect">
                      <a:avLst/>
                    </a:prstGeom>
                  </pic:spPr>
                </pic:pic>
              </a:graphicData>
            </a:graphic>
            <wp14:sizeRelH relativeFrom="margin">
              <wp14:pctWidth>0</wp14:pctWidth>
            </wp14:sizeRelH>
            <wp14:sizeRelV relativeFrom="margin">
              <wp14:pctHeight>0</wp14:pctHeight>
            </wp14:sizeRelV>
          </wp:anchor>
        </w:drawing>
      </w:r>
    </w:p>
    <w:p w14:paraId="1D57DFF1" w14:textId="77777777" w:rsidR="00E53FA3" w:rsidRPr="004D3BFD" w:rsidRDefault="00E53FA3" w:rsidP="00E53FA3">
      <w:pPr>
        <w:spacing w:after="0" w:line="240" w:lineRule="auto"/>
        <w:rPr>
          <w:rFonts w:ascii="Arial" w:hAnsi="Arial" w:cs="Arial"/>
          <w:noProof/>
          <w:lang w:eastAsia="en-IN"/>
        </w:rPr>
      </w:pPr>
    </w:p>
    <w:p w14:paraId="4F36E317" w14:textId="77777777" w:rsidR="00E53FA3" w:rsidRPr="004D3BFD" w:rsidRDefault="00E53FA3" w:rsidP="00E53FA3">
      <w:pPr>
        <w:spacing w:after="0" w:line="240" w:lineRule="auto"/>
        <w:rPr>
          <w:rFonts w:ascii="Arial" w:hAnsi="Arial" w:cs="Arial"/>
          <w:noProof/>
          <w:lang w:eastAsia="en-IN"/>
        </w:rPr>
      </w:pPr>
    </w:p>
    <w:p w14:paraId="309380D5" w14:textId="77777777" w:rsidR="00E53FA3" w:rsidRPr="004D3BFD" w:rsidRDefault="00E53FA3" w:rsidP="00E53FA3">
      <w:pPr>
        <w:spacing w:after="0" w:line="240" w:lineRule="auto"/>
        <w:rPr>
          <w:rFonts w:ascii="Arial" w:hAnsi="Arial" w:cs="Arial"/>
          <w:noProof/>
          <w:lang w:eastAsia="en-IN"/>
        </w:rPr>
      </w:pPr>
    </w:p>
    <w:p w14:paraId="26038841" w14:textId="77777777" w:rsidR="00E53FA3" w:rsidRDefault="00E53FA3" w:rsidP="00E53FA3">
      <w:pPr>
        <w:spacing w:after="0" w:line="240" w:lineRule="auto"/>
        <w:rPr>
          <w:rFonts w:ascii="Arial" w:hAnsi="Arial" w:cs="Arial"/>
          <w:noProof/>
          <w:lang w:eastAsia="en-IN"/>
        </w:rPr>
      </w:pPr>
    </w:p>
    <w:p w14:paraId="05BF1B1B" w14:textId="77777777" w:rsidR="004D6E3C" w:rsidRDefault="004D6E3C" w:rsidP="00E53FA3">
      <w:pPr>
        <w:spacing w:after="0" w:line="240" w:lineRule="auto"/>
        <w:rPr>
          <w:rFonts w:ascii="Arial" w:hAnsi="Arial" w:cs="Arial"/>
          <w:noProof/>
          <w:lang w:eastAsia="en-IN"/>
        </w:rPr>
      </w:pPr>
    </w:p>
    <w:p w14:paraId="2C06923E" w14:textId="77777777" w:rsidR="004D6E3C" w:rsidRDefault="004D6E3C" w:rsidP="00E53FA3">
      <w:pPr>
        <w:spacing w:after="0" w:line="240" w:lineRule="auto"/>
        <w:rPr>
          <w:rFonts w:ascii="Arial" w:hAnsi="Arial" w:cs="Arial"/>
          <w:noProof/>
          <w:lang w:eastAsia="en-IN"/>
        </w:rPr>
      </w:pPr>
    </w:p>
    <w:p w14:paraId="4EA072DB" w14:textId="77777777" w:rsidR="004D6E3C" w:rsidRDefault="004D6E3C" w:rsidP="00E53FA3">
      <w:pPr>
        <w:spacing w:after="0" w:line="240" w:lineRule="auto"/>
        <w:rPr>
          <w:rFonts w:ascii="Arial" w:hAnsi="Arial" w:cs="Arial"/>
          <w:noProof/>
          <w:lang w:eastAsia="en-IN"/>
        </w:rPr>
      </w:pPr>
    </w:p>
    <w:p w14:paraId="30EE0520" w14:textId="77777777" w:rsidR="004D6E3C" w:rsidRDefault="004D6E3C" w:rsidP="00E53FA3">
      <w:pPr>
        <w:spacing w:after="0" w:line="240" w:lineRule="auto"/>
        <w:rPr>
          <w:rFonts w:ascii="Arial" w:hAnsi="Arial" w:cs="Arial"/>
          <w:noProof/>
          <w:lang w:eastAsia="en-IN"/>
        </w:rPr>
      </w:pPr>
    </w:p>
    <w:p w14:paraId="68BA6580" w14:textId="77777777" w:rsidR="004D6E3C" w:rsidRDefault="004D6E3C" w:rsidP="00E53FA3">
      <w:pPr>
        <w:spacing w:after="0" w:line="240" w:lineRule="auto"/>
        <w:rPr>
          <w:rFonts w:ascii="Arial" w:hAnsi="Arial" w:cs="Arial"/>
          <w:noProof/>
          <w:lang w:eastAsia="en-IN"/>
        </w:rPr>
      </w:pPr>
    </w:p>
    <w:p w14:paraId="020870A1" w14:textId="77777777" w:rsidR="004D6E3C" w:rsidRDefault="004D6E3C" w:rsidP="00E53FA3">
      <w:pPr>
        <w:spacing w:after="0" w:line="240" w:lineRule="auto"/>
        <w:rPr>
          <w:rFonts w:ascii="Arial" w:hAnsi="Arial" w:cs="Arial"/>
          <w:noProof/>
          <w:lang w:eastAsia="en-IN"/>
        </w:rPr>
      </w:pPr>
    </w:p>
    <w:p w14:paraId="2222AFD2" w14:textId="7A47C448" w:rsidR="002A2177" w:rsidRPr="009522A5"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08" w:name="_Toc122079866"/>
      <w:bookmarkStart w:id="109" w:name="_Toc145535617"/>
      <w:r w:rsidRPr="009522A5">
        <w:rPr>
          <w:rFonts w:ascii="Calibri" w:eastAsia="SimSun" w:hAnsi="Calibri" w:cs="Calibri"/>
          <w:color w:val="323E4F" w:themeColor="text2" w:themeShade="BF"/>
          <w:sz w:val="24"/>
          <w:szCs w:val="24"/>
          <w:lang w:val="en-GB" w:eastAsia="zh-CN"/>
        </w:rPr>
        <w:lastRenderedPageBreak/>
        <w:t>Weighing Conveyor</w:t>
      </w:r>
      <w:bookmarkEnd w:id="108"/>
      <w:bookmarkEnd w:id="109"/>
    </w:p>
    <w:p w14:paraId="77C6FF57" w14:textId="5CFFC707" w:rsidR="002A2177" w:rsidRPr="00AC1004" w:rsidRDefault="002A2177" w:rsidP="002330B5">
      <w:pPr>
        <w:ind w:left="360"/>
        <w:jc w:val="both"/>
        <w:rPr>
          <w:rFonts w:cstheme="minorHAnsi"/>
        </w:rPr>
      </w:pPr>
      <w:r w:rsidRPr="00AC1004">
        <w:rPr>
          <w:rFonts w:cstheme="minorHAnsi"/>
        </w:rPr>
        <w:t>A weighing conveyor, also known as a weigh belt conveyor, is a type of conveyor system specifically designed to measure the weight of materials as they move along the conveyor belt. It combines the functions of conveying and weighing into a single integrated process.</w:t>
      </w:r>
    </w:p>
    <w:p w14:paraId="2892CD10" w14:textId="449451AA" w:rsidR="00E53FA3" w:rsidRPr="00AC1004" w:rsidRDefault="002A2177" w:rsidP="002330B5">
      <w:pPr>
        <w:ind w:firstLine="360"/>
        <w:jc w:val="both"/>
        <w:rPr>
          <w:rFonts w:cstheme="minorHAnsi"/>
        </w:rPr>
      </w:pPr>
      <w:r w:rsidRPr="00AC1004">
        <w:rPr>
          <w:rFonts w:cstheme="minorHAnsi"/>
        </w:rPr>
        <w:t xml:space="preserve">Weighing </w:t>
      </w:r>
      <w:r w:rsidR="00E53FA3" w:rsidRPr="00AC1004">
        <w:rPr>
          <w:rFonts w:cstheme="minorHAnsi"/>
        </w:rPr>
        <w:t xml:space="preserve">Conveyors equipped with high precision Load Cells to capture the weight of </w:t>
      </w:r>
      <w:r w:rsidR="00FE7C50">
        <w:rPr>
          <w:rFonts w:cstheme="minorHAnsi"/>
        </w:rPr>
        <w:t>Shipment</w:t>
      </w:r>
      <w:r w:rsidR="00E53FA3" w:rsidRPr="00AC1004">
        <w:rPr>
          <w:rFonts w:cstheme="minorHAnsi"/>
        </w:rPr>
        <w:t>s.</w:t>
      </w:r>
    </w:p>
    <w:p w14:paraId="22D199B5" w14:textId="090DCE3D" w:rsidR="00E53FA3" w:rsidRDefault="00C46DF6" w:rsidP="00737E8D">
      <w:pPr>
        <w:ind w:left="720"/>
        <w:jc w:val="center"/>
        <w:rPr>
          <w:rFonts w:cstheme="minorHAnsi"/>
          <w:b/>
          <w:bCs/>
        </w:rPr>
      </w:pPr>
      <w:r w:rsidRPr="00AC1004">
        <w:rPr>
          <w:rFonts w:cstheme="minorHAnsi"/>
          <w:noProof/>
        </w:rPr>
        <w:drawing>
          <wp:anchor distT="0" distB="0" distL="114300" distR="114300" simplePos="0" relativeHeight="251601408" behindDoc="1" locked="0" layoutInCell="1" allowOverlap="1" wp14:anchorId="24F50611" wp14:editId="06E0B60D">
            <wp:simplePos x="0" y="0"/>
            <wp:positionH relativeFrom="margin">
              <wp:posOffset>885825</wp:posOffset>
            </wp:positionH>
            <wp:positionV relativeFrom="paragraph">
              <wp:posOffset>36195</wp:posOffset>
            </wp:positionV>
            <wp:extent cx="2666091" cy="2272968"/>
            <wp:effectExtent l="0" t="0" r="127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2">
                      <a:extLst>
                        <a:ext uri="{28A0092B-C50C-407E-A947-70E740481C1C}">
                          <a14:useLocalDpi xmlns:a14="http://schemas.microsoft.com/office/drawing/2010/main" val="0"/>
                        </a:ext>
                      </a:extLst>
                    </a:blip>
                    <a:stretch>
                      <a:fillRect/>
                    </a:stretch>
                  </pic:blipFill>
                  <pic:spPr>
                    <a:xfrm>
                      <a:off x="0" y="0"/>
                      <a:ext cx="2666091" cy="2272968"/>
                    </a:xfrm>
                    <a:prstGeom prst="rect">
                      <a:avLst/>
                    </a:prstGeom>
                  </pic:spPr>
                </pic:pic>
              </a:graphicData>
            </a:graphic>
            <wp14:sizeRelH relativeFrom="margin">
              <wp14:pctWidth>0</wp14:pctWidth>
            </wp14:sizeRelH>
            <wp14:sizeRelV relativeFrom="margin">
              <wp14:pctHeight>0</wp14:pctHeight>
            </wp14:sizeRelV>
          </wp:anchor>
        </w:drawing>
      </w:r>
      <w:r w:rsidR="00E53FA3" w:rsidRPr="00AC1004">
        <w:rPr>
          <w:rFonts w:cstheme="minorHAnsi"/>
          <w:b/>
          <w:bCs/>
        </w:rPr>
        <w:t xml:space="preserve">Make- Bizerba/ </w:t>
      </w:r>
      <w:r w:rsidR="002330B5">
        <w:rPr>
          <w:rFonts w:cstheme="minorHAnsi"/>
          <w:b/>
          <w:bCs/>
        </w:rPr>
        <w:t>Mettler Toledo</w:t>
      </w:r>
    </w:p>
    <w:p w14:paraId="59553EA7" w14:textId="15C01E9C" w:rsidR="00482D8F" w:rsidRDefault="00482D8F" w:rsidP="00737E8D">
      <w:pPr>
        <w:ind w:left="720"/>
        <w:jc w:val="center"/>
        <w:rPr>
          <w:rFonts w:cstheme="minorHAnsi"/>
          <w:b/>
          <w:bCs/>
        </w:rPr>
      </w:pPr>
    </w:p>
    <w:p w14:paraId="07AF3335" w14:textId="7E890C77" w:rsidR="00482D8F" w:rsidRPr="00AC1004" w:rsidRDefault="00482D8F" w:rsidP="00737E8D">
      <w:pPr>
        <w:ind w:left="720"/>
        <w:jc w:val="center"/>
        <w:rPr>
          <w:rFonts w:cstheme="minorHAnsi"/>
          <w:b/>
          <w:bCs/>
        </w:rPr>
      </w:pPr>
    </w:p>
    <w:p w14:paraId="5E0285C0" w14:textId="77777777" w:rsidR="00E53FA3" w:rsidRDefault="00E53FA3" w:rsidP="00E53FA3">
      <w:pPr>
        <w:rPr>
          <w:lang w:val="en-GB" w:eastAsia="zh-CN"/>
        </w:rPr>
      </w:pPr>
    </w:p>
    <w:p w14:paraId="21D1FE27" w14:textId="77777777" w:rsidR="00E53FA3" w:rsidRDefault="00E53FA3" w:rsidP="00E53FA3">
      <w:pPr>
        <w:rPr>
          <w:lang w:val="en-GB" w:eastAsia="zh-CN"/>
        </w:rPr>
      </w:pPr>
    </w:p>
    <w:p w14:paraId="6755E2DC" w14:textId="77777777" w:rsidR="00E53FA3" w:rsidRDefault="00E53FA3" w:rsidP="00E53FA3">
      <w:pPr>
        <w:rPr>
          <w:lang w:val="en-GB" w:eastAsia="zh-CN"/>
        </w:rPr>
      </w:pPr>
    </w:p>
    <w:p w14:paraId="1719F11F" w14:textId="77777777" w:rsidR="004D6E3C" w:rsidRDefault="004D6E3C" w:rsidP="00E53FA3">
      <w:pPr>
        <w:rPr>
          <w:lang w:val="en-GB" w:eastAsia="zh-CN"/>
        </w:rPr>
      </w:pPr>
    </w:p>
    <w:p w14:paraId="1CC5D5DA" w14:textId="77777777" w:rsidR="004D6E3C" w:rsidRDefault="004D6E3C" w:rsidP="00E53FA3">
      <w:pPr>
        <w:rPr>
          <w:lang w:val="en-GB" w:eastAsia="zh-CN"/>
        </w:rPr>
      </w:pPr>
    </w:p>
    <w:p w14:paraId="5FCB655A" w14:textId="77777777" w:rsidR="004D6E3C" w:rsidRDefault="004D6E3C" w:rsidP="00E53FA3">
      <w:pPr>
        <w:rPr>
          <w:lang w:val="en-GB" w:eastAsia="zh-CN"/>
        </w:rPr>
      </w:pPr>
    </w:p>
    <w:p w14:paraId="5EC1DF60" w14:textId="77777777" w:rsidR="00E53FA3" w:rsidRPr="004D3BFD" w:rsidRDefault="00E53FA3" w:rsidP="00E53FA3">
      <w:pPr>
        <w:jc w:val="both"/>
        <w:rPr>
          <w:rFonts w:ascii="Arial" w:hAnsi="Arial" w:cs="Arial"/>
          <w:b/>
          <w:bCs/>
        </w:rPr>
      </w:pPr>
    </w:p>
    <w:p w14:paraId="6CB288E5" w14:textId="2572ACAC" w:rsidR="00E53FA3" w:rsidRPr="00737E8D" w:rsidRDefault="00C46DF6"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0" w:name="_Toc145535618"/>
      <w:r>
        <w:rPr>
          <w:rFonts w:ascii="Calibri" w:eastAsia="SimSun" w:hAnsi="Calibri" w:cs="Calibri"/>
          <w:color w:val="323E4F" w:themeColor="text2" w:themeShade="BF"/>
          <w:sz w:val="24"/>
          <w:szCs w:val="24"/>
          <w:lang w:val="en-GB" w:eastAsia="zh-CN"/>
        </w:rPr>
        <w:t>Orientation Conveyor</w:t>
      </w:r>
      <w:bookmarkEnd w:id="110"/>
    </w:p>
    <w:p w14:paraId="1BA5BA61" w14:textId="33200369" w:rsidR="00E53FA3" w:rsidRPr="00AC1004" w:rsidRDefault="002A2177" w:rsidP="002330B5">
      <w:pPr>
        <w:spacing w:after="0" w:line="240" w:lineRule="auto"/>
        <w:ind w:left="360"/>
        <w:rPr>
          <w:rFonts w:cstheme="minorHAnsi"/>
          <w:noProof/>
        </w:rPr>
      </w:pPr>
      <w:r w:rsidRPr="00AC1004">
        <w:rPr>
          <w:rFonts w:cstheme="minorHAnsi"/>
        </w:rPr>
        <w:t>A</w:t>
      </w:r>
      <w:r w:rsidR="00C46DF6">
        <w:rPr>
          <w:rFonts w:cstheme="minorHAnsi"/>
        </w:rPr>
        <w:t xml:space="preserve">n Orientation conveyor </w:t>
      </w:r>
      <w:r w:rsidRPr="00AC1004">
        <w:rPr>
          <w:rFonts w:cstheme="minorHAnsi"/>
        </w:rPr>
        <w:t xml:space="preserve">is a type of conveyor system used to </w:t>
      </w:r>
      <w:r w:rsidR="00C46DF6">
        <w:rPr>
          <w:rFonts w:cstheme="minorHAnsi"/>
        </w:rPr>
        <w:t>align &amp; Release the</w:t>
      </w:r>
      <w:r w:rsidRPr="00AC1004">
        <w:rPr>
          <w:rFonts w:cstheme="minorHAnsi"/>
        </w:rPr>
        <w:t xml:space="preserve"> products </w:t>
      </w:r>
      <w:r w:rsidR="00C46DF6">
        <w:rPr>
          <w:rFonts w:cstheme="minorHAnsi"/>
        </w:rPr>
        <w:t>for induction onto CBS.</w:t>
      </w:r>
      <w:r w:rsidRPr="00AC1004">
        <w:rPr>
          <w:rFonts w:cstheme="minorHAnsi"/>
        </w:rPr>
        <w:t xml:space="preserve"> It serves as the initial point of entry where products are collected and conveyed to subsequent stages of the process.</w:t>
      </w:r>
    </w:p>
    <w:p w14:paraId="3FEBE99D" w14:textId="3B6475EA" w:rsidR="00E53FA3" w:rsidRPr="004D3BFD" w:rsidRDefault="00AE0816"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19840" behindDoc="0" locked="0" layoutInCell="1" allowOverlap="1" wp14:anchorId="1685A582" wp14:editId="09903500">
            <wp:simplePos x="0" y="0"/>
            <wp:positionH relativeFrom="column">
              <wp:posOffset>-547370</wp:posOffset>
            </wp:positionH>
            <wp:positionV relativeFrom="paragraph">
              <wp:posOffset>186055</wp:posOffset>
            </wp:positionV>
            <wp:extent cx="4149970" cy="1255590"/>
            <wp:effectExtent l="0" t="0" r="3175" b="1905"/>
            <wp:wrapNone/>
            <wp:docPr id="182" name="Picture 182" descr="A picture containing diagram, line, sketch,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descr="A picture containing diagram, line, sketch, technical drawing&#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4149970" cy="1255590"/>
                    </a:xfrm>
                    <a:prstGeom prst="rect">
                      <a:avLst/>
                    </a:prstGeom>
                  </pic:spPr>
                </pic:pic>
              </a:graphicData>
            </a:graphic>
            <wp14:sizeRelH relativeFrom="margin">
              <wp14:pctWidth>0</wp14:pctWidth>
            </wp14:sizeRelH>
            <wp14:sizeRelV relativeFrom="margin">
              <wp14:pctHeight>0</wp14:pctHeight>
            </wp14:sizeRelV>
          </wp:anchor>
        </w:drawing>
      </w:r>
    </w:p>
    <w:p w14:paraId="586E05B9" w14:textId="520F98C4" w:rsidR="00E53FA3" w:rsidRPr="004D3BFD" w:rsidRDefault="00E53FA3" w:rsidP="00E53FA3">
      <w:pPr>
        <w:spacing w:after="0" w:line="240" w:lineRule="auto"/>
        <w:rPr>
          <w:rFonts w:ascii="Arial" w:eastAsia="Times New Roman" w:hAnsi="Arial" w:cs="Arial"/>
          <w:bCs/>
          <w:sz w:val="20"/>
          <w:szCs w:val="20"/>
        </w:rPr>
      </w:pPr>
    </w:p>
    <w:p w14:paraId="0FDE744F" w14:textId="2A96A6FA" w:rsidR="00E53FA3" w:rsidRPr="004D3BFD" w:rsidRDefault="00E53FA3" w:rsidP="00E53FA3">
      <w:pPr>
        <w:spacing w:after="0" w:line="240" w:lineRule="auto"/>
        <w:rPr>
          <w:rFonts w:ascii="Arial" w:eastAsia="Times New Roman" w:hAnsi="Arial" w:cs="Arial"/>
          <w:bCs/>
          <w:sz w:val="20"/>
          <w:szCs w:val="20"/>
        </w:rPr>
      </w:pPr>
    </w:p>
    <w:p w14:paraId="6420B5F7" w14:textId="77777777" w:rsidR="00E53FA3" w:rsidRPr="004D3BFD" w:rsidRDefault="00E53FA3" w:rsidP="00E53FA3">
      <w:pPr>
        <w:spacing w:after="0" w:line="240" w:lineRule="auto"/>
        <w:rPr>
          <w:rFonts w:ascii="Arial" w:eastAsia="Times New Roman" w:hAnsi="Arial" w:cs="Arial"/>
          <w:bCs/>
          <w:sz w:val="20"/>
          <w:szCs w:val="20"/>
        </w:rPr>
      </w:pPr>
    </w:p>
    <w:p w14:paraId="55F1B892" w14:textId="77777777" w:rsidR="00E53FA3" w:rsidRPr="004D3BFD" w:rsidRDefault="00E53FA3" w:rsidP="00E53FA3">
      <w:pPr>
        <w:spacing w:after="0" w:line="240" w:lineRule="auto"/>
        <w:rPr>
          <w:rFonts w:ascii="Arial" w:eastAsia="Times New Roman" w:hAnsi="Arial" w:cs="Arial"/>
          <w:bCs/>
          <w:sz w:val="20"/>
          <w:szCs w:val="20"/>
        </w:rPr>
      </w:pPr>
    </w:p>
    <w:p w14:paraId="35428BD6" w14:textId="77777777" w:rsidR="00E53FA3" w:rsidRPr="004D3BFD" w:rsidRDefault="00E53FA3" w:rsidP="00E53FA3">
      <w:pPr>
        <w:spacing w:after="0" w:line="240" w:lineRule="auto"/>
        <w:rPr>
          <w:rFonts w:ascii="Arial" w:eastAsia="Times New Roman" w:hAnsi="Arial" w:cs="Arial"/>
          <w:bCs/>
          <w:sz w:val="20"/>
          <w:szCs w:val="20"/>
        </w:rPr>
      </w:pPr>
    </w:p>
    <w:p w14:paraId="54FB5F91" w14:textId="4AFBA854" w:rsidR="00E53FA3" w:rsidRPr="004D3BFD" w:rsidRDefault="00E53FA3" w:rsidP="00E53FA3">
      <w:pPr>
        <w:spacing w:after="0" w:line="240" w:lineRule="auto"/>
        <w:rPr>
          <w:rFonts w:ascii="Arial" w:eastAsia="Times New Roman" w:hAnsi="Arial" w:cs="Arial"/>
          <w:bCs/>
          <w:sz w:val="20"/>
          <w:szCs w:val="20"/>
        </w:rPr>
      </w:pPr>
    </w:p>
    <w:p w14:paraId="4A8E1AD0" w14:textId="5DFDDDA9" w:rsidR="00E53FA3" w:rsidRPr="004D3BFD" w:rsidRDefault="00E53FA3" w:rsidP="00E53FA3">
      <w:pPr>
        <w:spacing w:after="0" w:line="240" w:lineRule="auto"/>
        <w:rPr>
          <w:rFonts w:ascii="Arial" w:eastAsia="Times New Roman" w:hAnsi="Arial" w:cs="Arial"/>
          <w:bCs/>
          <w:sz w:val="20"/>
          <w:szCs w:val="20"/>
        </w:rPr>
      </w:pPr>
    </w:p>
    <w:p w14:paraId="48A76EEF" w14:textId="48BA4C8E" w:rsidR="00E53FA3" w:rsidRPr="004D3BFD" w:rsidRDefault="00E53FA3" w:rsidP="00E53FA3">
      <w:pPr>
        <w:spacing w:after="0" w:line="240" w:lineRule="auto"/>
        <w:rPr>
          <w:rFonts w:ascii="Arial" w:eastAsia="Times New Roman" w:hAnsi="Arial" w:cs="Arial"/>
          <w:bCs/>
          <w:sz w:val="20"/>
          <w:szCs w:val="20"/>
        </w:rPr>
      </w:pPr>
    </w:p>
    <w:p w14:paraId="5A57AAB4" w14:textId="4DF53412" w:rsidR="00E53FA3" w:rsidRPr="004D3BFD" w:rsidRDefault="00E53FA3" w:rsidP="00E53FA3">
      <w:pPr>
        <w:spacing w:after="0" w:line="240" w:lineRule="auto"/>
        <w:rPr>
          <w:rFonts w:ascii="Arial" w:eastAsia="Times New Roman" w:hAnsi="Arial" w:cs="Arial"/>
          <w:bCs/>
          <w:sz w:val="20"/>
          <w:szCs w:val="20"/>
        </w:rPr>
      </w:pPr>
    </w:p>
    <w:p w14:paraId="703C9A19" w14:textId="33757150"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17792" behindDoc="0" locked="0" layoutInCell="1" allowOverlap="1" wp14:anchorId="30D974A9" wp14:editId="44C14187">
            <wp:simplePos x="0" y="0"/>
            <wp:positionH relativeFrom="margin">
              <wp:posOffset>3143885</wp:posOffset>
            </wp:positionH>
            <wp:positionV relativeFrom="paragraph">
              <wp:posOffset>109220</wp:posOffset>
            </wp:positionV>
            <wp:extent cx="3102685" cy="1990725"/>
            <wp:effectExtent l="0" t="0" r="2540" b="0"/>
            <wp:wrapNone/>
            <wp:docPr id="152" name="Picture 152" descr="A conveyor belt in a factor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A conveyor belt in a factory&#10;&#10;Description automatically generated with medium confidenc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102685" cy="1990725"/>
                    </a:xfrm>
                    <a:prstGeom prst="rect">
                      <a:avLst/>
                    </a:prstGeom>
                  </pic:spPr>
                </pic:pic>
              </a:graphicData>
            </a:graphic>
            <wp14:sizeRelH relativeFrom="margin">
              <wp14:pctWidth>0</wp14:pctWidth>
            </wp14:sizeRelH>
            <wp14:sizeRelV relativeFrom="margin">
              <wp14:pctHeight>0</wp14:pctHeight>
            </wp14:sizeRelV>
          </wp:anchor>
        </w:drawing>
      </w:r>
    </w:p>
    <w:p w14:paraId="5FF0A1B3" w14:textId="3156AAD6" w:rsidR="00E53FA3" w:rsidRPr="004D3BFD" w:rsidRDefault="00E53FA3" w:rsidP="00E53FA3">
      <w:pPr>
        <w:spacing w:after="0" w:line="240" w:lineRule="auto"/>
        <w:rPr>
          <w:rFonts w:ascii="Arial" w:eastAsia="Times New Roman" w:hAnsi="Arial" w:cs="Arial"/>
          <w:bCs/>
          <w:sz w:val="20"/>
          <w:szCs w:val="20"/>
        </w:rPr>
      </w:pPr>
    </w:p>
    <w:p w14:paraId="2D782A2B" w14:textId="1E8D2BE6" w:rsidR="00E53FA3" w:rsidRPr="004D3BFD" w:rsidRDefault="00E53FA3" w:rsidP="00E53FA3">
      <w:pPr>
        <w:spacing w:after="0" w:line="240" w:lineRule="auto"/>
        <w:rPr>
          <w:rFonts w:ascii="Arial" w:eastAsia="Times New Roman" w:hAnsi="Arial" w:cs="Arial"/>
          <w:bCs/>
          <w:sz w:val="20"/>
          <w:szCs w:val="20"/>
        </w:rPr>
      </w:pPr>
    </w:p>
    <w:p w14:paraId="75F67ACD" w14:textId="35EE5EDE" w:rsidR="00E53FA3" w:rsidRPr="004D3BFD" w:rsidRDefault="004D6E3C" w:rsidP="00E53FA3">
      <w:pPr>
        <w:spacing w:after="0" w:line="240" w:lineRule="auto"/>
        <w:rPr>
          <w:rFonts w:ascii="Arial" w:eastAsia="Times New Roman" w:hAnsi="Arial" w:cs="Arial"/>
          <w:bCs/>
          <w:sz w:val="20"/>
          <w:szCs w:val="20"/>
        </w:rPr>
      </w:pPr>
      <w:r w:rsidRPr="004D3BFD">
        <w:rPr>
          <w:rFonts w:ascii="Arial" w:hAnsi="Arial" w:cs="Arial"/>
          <w:noProof/>
          <w:lang w:eastAsia="en-IN"/>
        </w:rPr>
        <w:drawing>
          <wp:anchor distT="0" distB="0" distL="114300" distR="114300" simplePos="0" relativeHeight="251618816" behindDoc="0" locked="0" layoutInCell="1" allowOverlap="1" wp14:anchorId="66348821" wp14:editId="44FBC3B8">
            <wp:simplePos x="0" y="0"/>
            <wp:positionH relativeFrom="column">
              <wp:posOffset>-159385</wp:posOffset>
            </wp:positionH>
            <wp:positionV relativeFrom="paragraph">
              <wp:posOffset>137795</wp:posOffset>
            </wp:positionV>
            <wp:extent cx="2778350" cy="1695450"/>
            <wp:effectExtent l="0" t="0" r="3175" b="0"/>
            <wp:wrapNone/>
            <wp:docPr id="181" name="Picture 181" descr="A picture containing sketch, line,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descr="A picture containing sketch, line, applianc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2778350" cy="1695450"/>
                    </a:xfrm>
                    <a:prstGeom prst="rect">
                      <a:avLst/>
                    </a:prstGeom>
                  </pic:spPr>
                </pic:pic>
              </a:graphicData>
            </a:graphic>
            <wp14:sizeRelH relativeFrom="margin">
              <wp14:pctWidth>0</wp14:pctWidth>
            </wp14:sizeRelH>
            <wp14:sizeRelV relativeFrom="margin">
              <wp14:pctHeight>0</wp14:pctHeight>
            </wp14:sizeRelV>
          </wp:anchor>
        </w:drawing>
      </w:r>
    </w:p>
    <w:p w14:paraId="0BD1F9BF" w14:textId="7E7084C3" w:rsidR="00E53FA3" w:rsidRPr="004D3BFD" w:rsidRDefault="00E53FA3" w:rsidP="00E53FA3">
      <w:pPr>
        <w:spacing w:after="0" w:line="240" w:lineRule="auto"/>
        <w:rPr>
          <w:rFonts w:ascii="Arial" w:eastAsia="Times New Roman" w:hAnsi="Arial" w:cs="Arial"/>
          <w:bCs/>
          <w:sz w:val="20"/>
          <w:szCs w:val="20"/>
        </w:rPr>
      </w:pPr>
    </w:p>
    <w:p w14:paraId="1166BDD3" w14:textId="55D43D05" w:rsidR="00E53FA3" w:rsidRPr="004D3BFD" w:rsidRDefault="00E53FA3" w:rsidP="00E53FA3">
      <w:pPr>
        <w:spacing w:after="0" w:line="240" w:lineRule="auto"/>
        <w:rPr>
          <w:rFonts w:ascii="Arial" w:eastAsia="Times New Roman" w:hAnsi="Arial" w:cs="Arial"/>
          <w:bCs/>
          <w:sz w:val="20"/>
          <w:szCs w:val="20"/>
        </w:rPr>
      </w:pPr>
    </w:p>
    <w:p w14:paraId="2D8D0C4A" w14:textId="77777777" w:rsidR="00E53FA3" w:rsidRPr="004D3BFD" w:rsidRDefault="00E53FA3" w:rsidP="00E53FA3">
      <w:pPr>
        <w:spacing w:after="0" w:line="240" w:lineRule="auto"/>
        <w:rPr>
          <w:rFonts w:ascii="Arial" w:eastAsia="Times New Roman" w:hAnsi="Arial" w:cs="Arial"/>
          <w:bCs/>
          <w:sz w:val="20"/>
          <w:szCs w:val="20"/>
        </w:rPr>
      </w:pPr>
    </w:p>
    <w:p w14:paraId="171D350C" w14:textId="77777777" w:rsidR="00E53FA3" w:rsidRPr="004D3BFD" w:rsidRDefault="00E53FA3" w:rsidP="00E53FA3">
      <w:pPr>
        <w:spacing w:after="0" w:line="240" w:lineRule="auto"/>
        <w:rPr>
          <w:rFonts w:ascii="Arial" w:eastAsia="Times New Roman" w:hAnsi="Arial" w:cs="Arial"/>
          <w:bCs/>
          <w:sz w:val="20"/>
          <w:szCs w:val="20"/>
        </w:rPr>
      </w:pPr>
    </w:p>
    <w:p w14:paraId="5688CFBF" w14:textId="77777777" w:rsidR="00E53FA3" w:rsidRPr="004D3BFD" w:rsidRDefault="00E53FA3" w:rsidP="00E53FA3">
      <w:pPr>
        <w:spacing w:after="0" w:line="240" w:lineRule="auto"/>
        <w:rPr>
          <w:rFonts w:ascii="Arial" w:eastAsia="Times New Roman" w:hAnsi="Arial" w:cs="Arial"/>
          <w:bCs/>
          <w:sz w:val="20"/>
          <w:szCs w:val="20"/>
        </w:rPr>
      </w:pPr>
    </w:p>
    <w:p w14:paraId="5996A9AD" w14:textId="77777777" w:rsidR="00E53FA3" w:rsidRPr="004D3BFD" w:rsidRDefault="00E53FA3" w:rsidP="00E53FA3">
      <w:pPr>
        <w:spacing w:after="0" w:line="240" w:lineRule="auto"/>
        <w:rPr>
          <w:rFonts w:ascii="Arial" w:eastAsia="Times New Roman" w:hAnsi="Arial" w:cs="Arial"/>
          <w:bCs/>
          <w:sz w:val="20"/>
          <w:szCs w:val="20"/>
        </w:rPr>
      </w:pPr>
    </w:p>
    <w:p w14:paraId="7D3FF4CB" w14:textId="77777777" w:rsidR="00E53FA3" w:rsidRDefault="00E53FA3" w:rsidP="00E53FA3">
      <w:pPr>
        <w:rPr>
          <w:lang w:val="en-GB" w:eastAsia="zh-CN"/>
        </w:rPr>
      </w:pPr>
    </w:p>
    <w:p w14:paraId="17A8A538" w14:textId="77777777" w:rsidR="004D6E3C" w:rsidRDefault="004D6E3C" w:rsidP="00E53FA3">
      <w:pPr>
        <w:rPr>
          <w:lang w:val="en-GB" w:eastAsia="zh-CN"/>
        </w:rPr>
      </w:pPr>
    </w:p>
    <w:p w14:paraId="471D880F" w14:textId="77777777" w:rsidR="004D6E3C" w:rsidRPr="00A83F21" w:rsidRDefault="004D6E3C" w:rsidP="00E53FA3">
      <w:pPr>
        <w:rPr>
          <w:lang w:val="en-GB" w:eastAsia="zh-CN"/>
        </w:rPr>
      </w:pPr>
    </w:p>
    <w:p w14:paraId="487E78F6" w14:textId="30323950" w:rsidR="00E53FA3" w:rsidRPr="00737E8D" w:rsidRDefault="00E53FA3" w:rsidP="009522A5">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1" w:name="_Toc122079867"/>
      <w:bookmarkStart w:id="112" w:name="_Toc145535619"/>
      <w:r w:rsidRPr="00737E8D">
        <w:rPr>
          <w:rFonts w:ascii="Calibri" w:eastAsia="SimSun" w:hAnsi="Calibri" w:cs="Calibri"/>
          <w:color w:val="323E4F" w:themeColor="text2" w:themeShade="BF"/>
          <w:sz w:val="24"/>
          <w:szCs w:val="24"/>
          <w:lang w:val="en-GB" w:eastAsia="zh-CN"/>
        </w:rPr>
        <w:lastRenderedPageBreak/>
        <w:t>Intelligent Merge Conveyor</w:t>
      </w:r>
      <w:bookmarkEnd w:id="111"/>
      <w:bookmarkEnd w:id="112"/>
    </w:p>
    <w:p w14:paraId="78107CA1" w14:textId="76707D36" w:rsidR="00AE0816" w:rsidRPr="00AC1004" w:rsidRDefault="002A2177" w:rsidP="002330B5">
      <w:pPr>
        <w:ind w:left="360"/>
        <w:jc w:val="both"/>
        <w:rPr>
          <w:rFonts w:cstheme="minorHAnsi"/>
        </w:rPr>
      </w:pPr>
      <w:r w:rsidRPr="00AC1004">
        <w:rPr>
          <w:rFonts w:cstheme="minorHAnsi"/>
        </w:rPr>
        <w:t>An intelligent merge conveyor is a type of conveyor system that incorporates advanced automation and control technologies to intelligently merge multiple conveyor lines or streams of materials into a single unified flow. It optimizes the merging process by dynamically adjusting the speed and position of items to ensure a smooth and efficient merge.</w:t>
      </w:r>
    </w:p>
    <w:p w14:paraId="36F34877" w14:textId="472A91CC" w:rsidR="00E53FA3" w:rsidRPr="00AC1004" w:rsidRDefault="002A2177" w:rsidP="002330B5">
      <w:pPr>
        <w:ind w:left="360"/>
        <w:jc w:val="both"/>
        <w:rPr>
          <w:rFonts w:cstheme="minorHAnsi"/>
        </w:rPr>
      </w:pPr>
      <w:r w:rsidRPr="00AC1004">
        <w:rPr>
          <w:rFonts w:cstheme="minorHAnsi"/>
        </w:rPr>
        <w:t>In the proposed solution t</w:t>
      </w:r>
      <w:r w:rsidR="00E53FA3" w:rsidRPr="00AC1004">
        <w:rPr>
          <w:rFonts w:cstheme="minorHAnsi"/>
        </w:rPr>
        <w:t>his is 30</w:t>
      </w:r>
      <w:r w:rsidR="00E53FA3" w:rsidRPr="009740EE">
        <w:rPr>
          <w:rFonts w:cstheme="minorHAnsi"/>
        </w:rPr>
        <w:t>° triangular high</w:t>
      </w:r>
      <w:r w:rsidR="00E53FA3" w:rsidRPr="00AC1004">
        <w:rPr>
          <w:rFonts w:cstheme="minorHAnsi"/>
        </w:rPr>
        <w:t xml:space="preserve">-speed conveyor used for inducting </w:t>
      </w:r>
      <w:r w:rsidR="00FE7C50">
        <w:rPr>
          <w:rFonts w:cstheme="minorHAnsi"/>
        </w:rPr>
        <w:t>shipment</w:t>
      </w:r>
      <w:r w:rsidR="00E53FA3" w:rsidRPr="00AC1004">
        <w:rPr>
          <w:rFonts w:cstheme="minorHAnsi"/>
        </w:rPr>
        <w:t>/boxes directly on to the sorter.</w:t>
      </w:r>
      <w:r w:rsidR="00E53FA3" w:rsidRPr="00AC1004">
        <w:rPr>
          <w:rFonts w:cstheme="minorHAnsi"/>
          <w:sz w:val="20"/>
          <w:szCs w:val="20"/>
        </w:rPr>
        <w:t xml:space="preserve"> </w:t>
      </w:r>
      <w:r w:rsidR="00E53FA3" w:rsidRPr="00AC1004">
        <w:rPr>
          <w:rFonts w:cstheme="minorHAnsi"/>
        </w:rPr>
        <w:t xml:space="preserve">The Belts are Strip Belts for smooth </w:t>
      </w:r>
      <w:r w:rsidR="00FE7C50">
        <w:rPr>
          <w:rFonts w:cstheme="minorHAnsi"/>
        </w:rPr>
        <w:t>shipment</w:t>
      </w:r>
      <w:r w:rsidR="00E53FA3" w:rsidRPr="00AC1004">
        <w:rPr>
          <w:rFonts w:cstheme="minorHAnsi"/>
        </w:rPr>
        <w:t xml:space="preserve"> movement. </w:t>
      </w:r>
    </w:p>
    <w:p w14:paraId="2E2FC191" w14:textId="0BB66A4B" w:rsidR="00E53FA3" w:rsidRPr="004D3BFD" w:rsidRDefault="002A2177" w:rsidP="00E53FA3">
      <w:pPr>
        <w:rPr>
          <w:rFonts w:ascii="Arial" w:hAnsi="Arial" w:cs="Arial"/>
          <w:sz w:val="20"/>
          <w:szCs w:val="20"/>
        </w:rPr>
      </w:pPr>
      <w:r w:rsidRPr="004D3BFD">
        <w:rPr>
          <w:rFonts w:ascii="Arial" w:hAnsi="Arial" w:cs="Arial"/>
          <w:noProof/>
          <w:lang w:eastAsia="en-IN"/>
        </w:rPr>
        <w:drawing>
          <wp:anchor distT="0" distB="0" distL="114300" distR="114300" simplePos="0" relativeHeight="251614720" behindDoc="1" locked="0" layoutInCell="1" allowOverlap="1" wp14:anchorId="134CD7DD" wp14:editId="51BCE3B5">
            <wp:simplePos x="0" y="0"/>
            <wp:positionH relativeFrom="margin">
              <wp:posOffset>238125</wp:posOffset>
            </wp:positionH>
            <wp:positionV relativeFrom="paragraph">
              <wp:posOffset>134241</wp:posOffset>
            </wp:positionV>
            <wp:extent cx="3665040" cy="2066925"/>
            <wp:effectExtent l="0" t="0" r="0" b="0"/>
            <wp:wrapNone/>
            <wp:docPr id="36023532" name="Picture 36023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3665040" cy="2066925"/>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noProof/>
          <w:lang w:eastAsia="en-IN"/>
        </w:rPr>
        <w:drawing>
          <wp:anchor distT="0" distB="0" distL="114300" distR="114300" simplePos="0" relativeHeight="251612672" behindDoc="1" locked="0" layoutInCell="1" allowOverlap="1" wp14:anchorId="16D97158" wp14:editId="2BD35C1F">
            <wp:simplePos x="0" y="0"/>
            <wp:positionH relativeFrom="margin">
              <wp:posOffset>3295650</wp:posOffset>
            </wp:positionH>
            <wp:positionV relativeFrom="paragraph">
              <wp:posOffset>69215</wp:posOffset>
            </wp:positionV>
            <wp:extent cx="2439670" cy="2133600"/>
            <wp:effectExtent l="0" t="0" r="0" b="0"/>
            <wp:wrapTight wrapText="bothSides">
              <wp:wrapPolygon edited="0">
                <wp:start x="0" y="0"/>
                <wp:lineTo x="0" y="21407"/>
                <wp:lineTo x="21420" y="21407"/>
                <wp:lineTo x="21420" y="0"/>
                <wp:lineTo x="0" y="0"/>
              </wp:wrapPolygon>
            </wp:wrapTight>
            <wp:docPr id="1923647997" name="Picture 1923647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439670" cy="2133600"/>
                    </a:xfrm>
                    <a:prstGeom prst="rect">
                      <a:avLst/>
                    </a:prstGeom>
                  </pic:spPr>
                </pic:pic>
              </a:graphicData>
            </a:graphic>
            <wp14:sizeRelH relativeFrom="margin">
              <wp14:pctWidth>0</wp14:pctWidth>
            </wp14:sizeRelH>
            <wp14:sizeRelV relativeFrom="margin">
              <wp14:pctHeight>0</wp14:pctHeight>
            </wp14:sizeRelV>
          </wp:anchor>
        </w:drawing>
      </w:r>
      <w:r w:rsidR="00E53FA3" w:rsidRPr="004D3BFD">
        <w:rPr>
          <w:rFonts w:ascii="Arial" w:hAnsi="Arial" w:cs="Arial"/>
          <w:sz w:val="20"/>
          <w:szCs w:val="20"/>
        </w:rPr>
        <w:t xml:space="preserve">               </w:t>
      </w:r>
    </w:p>
    <w:p w14:paraId="7921A453" w14:textId="3E137684" w:rsidR="00E53FA3" w:rsidRPr="004D3BFD" w:rsidRDefault="00E53FA3" w:rsidP="00E53FA3">
      <w:pPr>
        <w:pStyle w:val="Caption"/>
        <w:rPr>
          <w:rFonts w:ascii="Arial" w:hAnsi="Arial" w:cs="Arial"/>
        </w:rPr>
      </w:pPr>
      <w:r w:rsidRPr="004D3BFD">
        <w:rPr>
          <w:rFonts w:ascii="Arial" w:hAnsi="Arial" w:cs="Arial"/>
        </w:rPr>
        <w:t xml:space="preserve">                              </w:t>
      </w:r>
    </w:p>
    <w:p w14:paraId="1AA9FD64" w14:textId="77777777" w:rsidR="00E53FA3" w:rsidRPr="004D3BFD" w:rsidRDefault="00E53FA3" w:rsidP="00E53FA3">
      <w:pPr>
        <w:rPr>
          <w:rFonts w:ascii="Arial" w:hAnsi="Arial" w:cs="Arial"/>
        </w:rPr>
      </w:pPr>
    </w:p>
    <w:p w14:paraId="066A94E9" w14:textId="77777777" w:rsidR="00E53FA3" w:rsidRPr="004D3BFD" w:rsidRDefault="00E53FA3" w:rsidP="00E53FA3">
      <w:pPr>
        <w:rPr>
          <w:rFonts w:ascii="Arial" w:hAnsi="Arial" w:cs="Arial"/>
        </w:rPr>
      </w:pPr>
    </w:p>
    <w:p w14:paraId="41DF6F3C" w14:textId="77777777" w:rsidR="00E53FA3" w:rsidRPr="004D3BFD" w:rsidRDefault="00E53FA3" w:rsidP="00E53FA3">
      <w:pPr>
        <w:rPr>
          <w:rFonts w:ascii="Arial" w:hAnsi="Arial" w:cs="Arial"/>
        </w:rPr>
      </w:pPr>
    </w:p>
    <w:p w14:paraId="33BB1A4D" w14:textId="77777777" w:rsidR="00E53FA3" w:rsidRPr="004D3BFD" w:rsidRDefault="00E53FA3" w:rsidP="00E53FA3">
      <w:pPr>
        <w:rPr>
          <w:rFonts w:ascii="Arial" w:hAnsi="Arial" w:cs="Arial"/>
        </w:rPr>
      </w:pPr>
    </w:p>
    <w:p w14:paraId="2BECDD15" w14:textId="77777777" w:rsidR="00E53FA3" w:rsidRPr="004D3BFD" w:rsidRDefault="00E53FA3" w:rsidP="00E53FA3">
      <w:pPr>
        <w:pStyle w:val="Caption"/>
        <w:rPr>
          <w:rFonts w:ascii="Arial" w:hAnsi="Arial" w:cs="Arial"/>
        </w:rPr>
      </w:pPr>
      <w:r w:rsidRPr="004D3BFD">
        <w:rPr>
          <w:rFonts w:ascii="Arial" w:hAnsi="Arial" w:cs="Arial"/>
        </w:rPr>
        <w:t xml:space="preserve">                                                    </w:t>
      </w:r>
    </w:p>
    <w:p w14:paraId="38EA31B1" w14:textId="77777777" w:rsidR="00E53FA3" w:rsidRPr="004D3BFD" w:rsidRDefault="00E53FA3" w:rsidP="00E53FA3">
      <w:pPr>
        <w:rPr>
          <w:rFonts w:ascii="Arial" w:hAnsi="Arial" w:cs="Arial"/>
        </w:rPr>
      </w:pPr>
    </w:p>
    <w:p w14:paraId="0B811C96" w14:textId="77777777" w:rsidR="00E53FA3" w:rsidRPr="004D3BFD" w:rsidRDefault="00E53FA3" w:rsidP="00E53FA3">
      <w:pPr>
        <w:rPr>
          <w:rFonts w:ascii="Arial" w:hAnsi="Arial" w:cs="Arial"/>
        </w:rPr>
      </w:pPr>
    </w:p>
    <w:p w14:paraId="2963DE48" w14:textId="7FDD7A11" w:rsidR="001C1F00" w:rsidRDefault="001C1F00" w:rsidP="0010490B">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3" w:name="_Toc145535620"/>
      <w:r>
        <w:rPr>
          <w:rFonts w:ascii="Calibri" w:eastAsia="SimSun" w:hAnsi="Calibri" w:cs="Calibri"/>
          <w:color w:val="323E4F" w:themeColor="text2" w:themeShade="BF"/>
          <w:sz w:val="24"/>
          <w:szCs w:val="24"/>
          <w:lang w:val="en-GB" w:eastAsia="zh-CN"/>
        </w:rPr>
        <w:t xml:space="preserve">New Induct </w:t>
      </w:r>
      <w:r w:rsidR="002441C7">
        <w:rPr>
          <w:rFonts w:ascii="Calibri" w:eastAsia="SimSun" w:hAnsi="Calibri" w:cs="Calibri"/>
          <w:color w:val="323E4F" w:themeColor="text2" w:themeShade="BF"/>
          <w:sz w:val="24"/>
          <w:szCs w:val="24"/>
          <w:lang w:val="en-GB" w:eastAsia="zh-CN"/>
        </w:rPr>
        <w:t>F</w:t>
      </w:r>
      <w:r>
        <w:rPr>
          <w:rFonts w:ascii="Calibri" w:eastAsia="SimSun" w:hAnsi="Calibri" w:cs="Calibri"/>
          <w:color w:val="323E4F" w:themeColor="text2" w:themeShade="BF"/>
          <w:sz w:val="24"/>
          <w:szCs w:val="24"/>
          <w:lang w:val="en-GB" w:eastAsia="zh-CN"/>
        </w:rPr>
        <w:t>encing</w:t>
      </w:r>
      <w:bookmarkEnd w:id="113"/>
    </w:p>
    <w:p w14:paraId="750FB787" w14:textId="77777777" w:rsidR="004D6E3C" w:rsidRDefault="004D6E3C" w:rsidP="004D6E3C">
      <w:pPr>
        <w:jc w:val="both"/>
        <w:rPr>
          <w:lang w:val="en-GB" w:eastAsia="zh-CN"/>
        </w:rPr>
      </w:pPr>
    </w:p>
    <w:p w14:paraId="533DC6C5" w14:textId="445B6686" w:rsidR="004D6E3C" w:rsidRDefault="004D6E3C" w:rsidP="004D6E3C">
      <w:pPr>
        <w:ind w:left="284"/>
        <w:jc w:val="both"/>
        <w:rPr>
          <w:rFonts w:cstheme="minorHAnsi"/>
        </w:rPr>
      </w:pPr>
      <w:r w:rsidRPr="001C1F00">
        <w:rPr>
          <w:rFonts w:ascii="Arial" w:hAnsi="Arial" w:cs="Arial"/>
          <w:noProof/>
          <w:lang w:val="en-GB" w:eastAsia="zh-CN"/>
        </w:rPr>
        <w:drawing>
          <wp:anchor distT="0" distB="0" distL="114300" distR="114300" simplePos="0" relativeHeight="251673088" behindDoc="1" locked="0" layoutInCell="1" allowOverlap="1" wp14:anchorId="3B8062C5" wp14:editId="19906B16">
            <wp:simplePos x="0" y="0"/>
            <wp:positionH relativeFrom="column">
              <wp:posOffset>77676</wp:posOffset>
            </wp:positionH>
            <wp:positionV relativeFrom="paragraph">
              <wp:posOffset>568325</wp:posOffset>
            </wp:positionV>
            <wp:extent cx="5324475" cy="3183123"/>
            <wp:effectExtent l="0" t="0" r="0" b="0"/>
            <wp:wrapTight wrapText="bothSides">
              <wp:wrapPolygon edited="0">
                <wp:start x="0" y="0"/>
                <wp:lineTo x="0" y="21462"/>
                <wp:lineTo x="21484" y="21462"/>
                <wp:lineTo x="21484" y="0"/>
                <wp:lineTo x="0" y="0"/>
              </wp:wrapPolygon>
            </wp:wrapTight>
            <wp:docPr id="166786167" name="Picture 1" descr="A blue machine with orange me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6167" name="Picture 1" descr="A blue machine with orange mesh&#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324475" cy="3183123"/>
                    </a:xfrm>
                    <a:prstGeom prst="rect">
                      <a:avLst/>
                    </a:prstGeom>
                  </pic:spPr>
                </pic:pic>
              </a:graphicData>
            </a:graphic>
          </wp:anchor>
        </w:drawing>
      </w:r>
      <w:r>
        <w:rPr>
          <w:rFonts w:cstheme="minorHAnsi"/>
        </w:rPr>
        <w:t xml:space="preserve">Setting a new </w:t>
      </w:r>
      <w:r w:rsidRPr="004D6E3C">
        <w:rPr>
          <w:rFonts w:cstheme="minorHAnsi"/>
        </w:rPr>
        <w:t>Safety paramount.</w:t>
      </w:r>
      <w:r>
        <w:rPr>
          <w:rFonts w:cstheme="minorHAnsi"/>
        </w:rPr>
        <w:t xml:space="preserve"> The new Induct</w:t>
      </w:r>
      <w:r w:rsidRPr="004D6E3C">
        <w:rPr>
          <w:rFonts w:cstheme="minorHAnsi"/>
        </w:rPr>
        <w:t xml:space="preserve"> Fencing helps prevent unauthorized </w:t>
      </w:r>
      <w:r>
        <w:rPr>
          <w:rFonts w:cstheme="minorHAnsi"/>
        </w:rPr>
        <w:t>operators</w:t>
      </w:r>
      <w:r w:rsidRPr="004D6E3C">
        <w:rPr>
          <w:rFonts w:cstheme="minorHAnsi"/>
        </w:rPr>
        <w:t xml:space="preserve"> from entering the induction zone, reducing the risk of accidents and injuries.</w:t>
      </w:r>
    </w:p>
    <w:p w14:paraId="15CAEB23" w14:textId="77777777" w:rsidR="001C6353" w:rsidRDefault="001C6353" w:rsidP="004D6E3C">
      <w:pPr>
        <w:ind w:left="284"/>
        <w:jc w:val="both"/>
        <w:rPr>
          <w:rFonts w:cstheme="minorHAnsi"/>
        </w:rPr>
      </w:pPr>
    </w:p>
    <w:p w14:paraId="0586F6B3" w14:textId="77777777" w:rsidR="001C6353" w:rsidRDefault="001C6353" w:rsidP="004D6E3C">
      <w:pPr>
        <w:ind w:left="284"/>
        <w:jc w:val="both"/>
        <w:rPr>
          <w:rFonts w:cstheme="minorHAnsi"/>
        </w:rPr>
      </w:pPr>
    </w:p>
    <w:p w14:paraId="5AC13CDD" w14:textId="77777777" w:rsidR="001C6353" w:rsidRDefault="001C6353" w:rsidP="004D6E3C">
      <w:pPr>
        <w:ind w:left="284"/>
        <w:jc w:val="both"/>
        <w:rPr>
          <w:rFonts w:cstheme="minorHAnsi"/>
        </w:rPr>
      </w:pPr>
    </w:p>
    <w:p w14:paraId="7C25D677" w14:textId="77777777" w:rsidR="001C6353" w:rsidRDefault="001C6353" w:rsidP="004D6E3C">
      <w:pPr>
        <w:ind w:left="284"/>
        <w:jc w:val="both"/>
        <w:rPr>
          <w:rFonts w:cstheme="minorHAnsi"/>
        </w:rPr>
      </w:pPr>
    </w:p>
    <w:p w14:paraId="1D458831" w14:textId="77777777" w:rsidR="001C6353" w:rsidRDefault="001C6353" w:rsidP="004D6E3C">
      <w:pPr>
        <w:ind w:left="284"/>
        <w:jc w:val="both"/>
        <w:rPr>
          <w:rFonts w:cstheme="minorHAnsi"/>
        </w:rPr>
      </w:pPr>
    </w:p>
    <w:p w14:paraId="36CCFC43" w14:textId="77777777" w:rsidR="001C6353" w:rsidRDefault="001C6353" w:rsidP="004D6E3C">
      <w:pPr>
        <w:ind w:left="284"/>
        <w:jc w:val="both"/>
        <w:rPr>
          <w:rFonts w:cstheme="minorHAnsi"/>
        </w:rPr>
      </w:pPr>
    </w:p>
    <w:p w14:paraId="3A9BF67A" w14:textId="77777777" w:rsidR="001C6353" w:rsidRDefault="001C6353" w:rsidP="004D6E3C">
      <w:pPr>
        <w:ind w:left="284"/>
        <w:jc w:val="both"/>
        <w:rPr>
          <w:rFonts w:cstheme="minorHAnsi"/>
        </w:rPr>
      </w:pPr>
    </w:p>
    <w:p w14:paraId="4638C54F" w14:textId="77777777" w:rsidR="001C6353" w:rsidRDefault="001C6353" w:rsidP="004D6E3C">
      <w:pPr>
        <w:ind w:left="284"/>
        <w:jc w:val="both"/>
        <w:rPr>
          <w:rFonts w:cstheme="minorHAnsi"/>
        </w:rPr>
      </w:pPr>
    </w:p>
    <w:p w14:paraId="25960D4A" w14:textId="146F9B72" w:rsidR="001C6353" w:rsidRDefault="001C6353" w:rsidP="004D6E3C">
      <w:pPr>
        <w:ind w:left="284"/>
        <w:jc w:val="both"/>
        <w:rPr>
          <w:rFonts w:cstheme="minorHAnsi"/>
        </w:rPr>
      </w:pPr>
    </w:p>
    <w:p w14:paraId="78B3EBA0" w14:textId="421AEF88" w:rsidR="001C6353" w:rsidRDefault="001C6353" w:rsidP="004D6E3C">
      <w:pPr>
        <w:ind w:left="284"/>
        <w:jc w:val="both"/>
        <w:rPr>
          <w:rFonts w:cstheme="minorHAnsi"/>
        </w:rPr>
      </w:pPr>
    </w:p>
    <w:p w14:paraId="6133569C" w14:textId="3559F8FA" w:rsidR="001C6353" w:rsidRDefault="001C6353" w:rsidP="004D6E3C">
      <w:pPr>
        <w:ind w:left="284"/>
        <w:jc w:val="both"/>
        <w:rPr>
          <w:rFonts w:cstheme="minorHAnsi"/>
        </w:rPr>
      </w:pPr>
    </w:p>
    <w:p w14:paraId="3AFC9C64" w14:textId="521B7F90" w:rsidR="001C6353" w:rsidRPr="004D6E3C" w:rsidRDefault="001C6353" w:rsidP="004D6E3C">
      <w:pPr>
        <w:ind w:left="284"/>
        <w:jc w:val="both"/>
        <w:rPr>
          <w:rFonts w:cstheme="minorHAnsi"/>
        </w:rPr>
      </w:pPr>
    </w:p>
    <w:p w14:paraId="29DB0805" w14:textId="19752617" w:rsidR="004D6E3C" w:rsidRPr="004D6E3C" w:rsidRDefault="004D6E3C" w:rsidP="004D6E3C">
      <w:pPr>
        <w:rPr>
          <w:lang w:eastAsia="zh-CN"/>
        </w:rPr>
      </w:pPr>
    </w:p>
    <w:p w14:paraId="3A677AC5" w14:textId="3949701F" w:rsidR="009522A5" w:rsidRDefault="009522A5"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4" w:name="_Toc40053408"/>
      <w:bookmarkStart w:id="115" w:name="_Toc145535621"/>
      <w:r>
        <w:rPr>
          <w:rFonts w:eastAsia="SimSun" w:cstheme="majorHAnsi"/>
          <w:b/>
          <w:bCs/>
          <w:color w:val="323E4F" w:themeColor="text2" w:themeShade="BF"/>
          <w:sz w:val="24"/>
          <w:szCs w:val="24"/>
          <w:u w:val="single"/>
          <w:lang w:val="en-GB" w:eastAsia="zh-CN"/>
        </w:rPr>
        <w:lastRenderedPageBreak/>
        <w:t>Irregular Takeout Conveyor</w:t>
      </w:r>
      <w:bookmarkEnd w:id="115"/>
    </w:p>
    <w:p w14:paraId="2AF2E97E" w14:textId="424E270A" w:rsidR="001C6353" w:rsidRPr="001C6353" w:rsidRDefault="001C6353" w:rsidP="001C6353">
      <w:pPr>
        <w:rPr>
          <w:lang w:val="en-GB" w:eastAsia="zh-CN"/>
        </w:rPr>
      </w:pPr>
      <w:r w:rsidRPr="001C6353">
        <w:rPr>
          <w:noProof/>
          <w:lang w:val="en-GB" w:eastAsia="zh-CN"/>
        </w:rPr>
        <w:drawing>
          <wp:anchor distT="0" distB="0" distL="114300" distR="114300" simplePos="0" relativeHeight="251718144" behindDoc="1" locked="0" layoutInCell="1" allowOverlap="1" wp14:anchorId="0B19C6E0" wp14:editId="3638F650">
            <wp:simplePos x="0" y="0"/>
            <wp:positionH relativeFrom="column">
              <wp:posOffset>-914400</wp:posOffset>
            </wp:positionH>
            <wp:positionV relativeFrom="paragraph">
              <wp:posOffset>256540</wp:posOffset>
            </wp:positionV>
            <wp:extent cx="7972425" cy="3390900"/>
            <wp:effectExtent l="0" t="0" r="9525" b="0"/>
            <wp:wrapTight wrapText="bothSides">
              <wp:wrapPolygon edited="0">
                <wp:start x="0" y="0"/>
                <wp:lineTo x="0" y="21479"/>
                <wp:lineTo x="21574" y="21479"/>
                <wp:lineTo x="21574" y="0"/>
                <wp:lineTo x="0" y="0"/>
              </wp:wrapPolygon>
            </wp:wrapTight>
            <wp:docPr id="8382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9995" name=""/>
                    <pic:cNvPicPr/>
                  </pic:nvPicPr>
                  <pic:blipFill>
                    <a:blip r:embed="rId59">
                      <a:extLst>
                        <a:ext uri="{28A0092B-C50C-407E-A947-70E740481C1C}">
                          <a14:useLocalDpi xmlns:a14="http://schemas.microsoft.com/office/drawing/2010/main" val="0"/>
                        </a:ext>
                      </a:extLst>
                    </a:blip>
                    <a:stretch>
                      <a:fillRect/>
                    </a:stretch>
                  </pic:blipFill>
                  <pic:spPr>
                    <a:xfrm>
                      <a:off x="0" y="0"/>
                      <a:ext cx="7972425" cy="3390900"/>
                    </a:xfrm>
                    <a:prstGeom prst="rect">
                      <a:avLst/>
                    </a:prstGeom>
                  </pic:spPr>
                </pic:pic>
              </a:graphicData>
            </a:graphic>
            <wp14:sizeRelH relativeFrom="margin">
              <wp14:pctWidth>0</wp14:pctWidth>
            </wp14:sizeRelH>
            <wp14:sizeRelV relativeFrom="margin">
              <wp14:pctHeight>0</wp14:pctHeight>
            </wp14:sizeRelV>
          </wp:anchor>
        </w:drawing>
      </w:r>
    </w:p>
    <w:p w14:paraId="19EE4D6B" w14:textId="65C5D1A0" w:rsidR="00B154C4" w:rsidRDefault="00B154C4" w:rsidP="009522A5">
      <w:pPr>
        <w:rPr>
          <w:lang w:val="en-GB" w:eastAsia="zh-CN"/>
        </w:rPr>
      </w:pPr>
    </w:p>
    <w:p w14:paraId="7A093F19" w14:textId="6AA3FB9E" w:rsidR="00B154C4" w:rsidRDefault="00B154C4" w:rsidP="009522A5">
      <w:pPr>
        <w:rPr>
          <w:lang w:val="en-GB" w:eastAsia="zh-CN"/>
        </w:rPr>
      </w:pPr>
    </w:p>
    <w:p w14:paraId="5DD27065" w14:textId="4A8B51B3" w:rsidR="001C1F00" w:rsidRPr="00737E8D" w:rsidRDefault="001C1F00" w:rsidP="001C1F00">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6" w:name="_Toc145535622"/>
      <w:r>
        <w:rPr>
          <w:rFonts w:ascii="Calibri" w:eastAsia="SimSun" w:hAnsi="Calibri" w:cs="Calibri"/>
          <w:color w:val="323E4F" w:themeColor="text2" w:themeShade="BF"/>
          <w:sz w:val="24"/>
          <w:szCs w:val="24"/>
          <w:lang w:val="en-GB" w:eastAsia="zh-CN"/>
        </w:rPr>
        <w:t>Irregular Chute</w:t>
      </w:r>
      <w:bookmarkEnd w:id="116"/>
      <w:r w:rsidRPr="00737E8D">
        <w:rPr>
          <w:rFonts w:ascii="Calibri" w:eastAsia="SimSun" w:hAnsi="Calibri" w:cs="Calibri"/>
          <w:color w:val="323E4F" w:themeColor="text2" w:themeShade="BF"/>
          <w:sz w:val="24"/>
          <w:szCs w:val="24"/>
          <w:lang w:val="en-GB" w:eastAsia="zh-CN"/>
        </w:rPr>
        <w:t xml:space="preserve"> </w:t>
      </w:r>
    </w:p>
    <w:p w14:paraId="3109CD8A" w14:textId="5D6DDDED" w:rsidR="009522A5" w:rsidRDefault="002441C7" w:rsidP="009522A5">
      <w:pPr>
        <w:rPr>
          <w:lang w:val="en-GB" w:eastAsia="zh-CN"/>
        </w:rPr>
      </w:pPr>
      <w:r>
        <w:rPr>
          <w:noProof/>
          <w:lang w:val="en-GB" w:eastAsia="zh-CN"/>
        </w:rPr>
        <mc:AlternateContent>
          <mc:Choice Requires="wpg">
            <w:drawing>
              <wp:anchor distT="0" distB="0" distL="114300" distR="114300" simplePos="0" relativeHeight="251672064" behindDoc="0" locked="0" layoutInCell="1" allowOverlap="1" wp14:anchorId="3DCCC9B6" wp14:editId="0E3C2069">
                <wp:simplePos x="0" y="0"/>
                <wp:positionH relativeFrom="column">
                  <wp:posOffset>2733676</wp:posOffset>
                </wp:positionH>
                <wp:positionV relativeFrom="paragraph">
                  <wp:posOffset>189865</wp:posOffset>
                </wp:positionV>
                <wp:extent cx="2933700" cy="2376805"/>
                <wp:effectExtent l="0" t="133350" r="0" b="423545"/>
                <wp:wrapNone/>
                <wp:docPr id="2040812510" name="Group 19"/>
                <wp:cNvGraphicFramePr/>
                <a:graphic xmlns:a="http://schemas.openxmlformats.org/drawingml/2006/main">
                  <a:graphicData uri="http://schemas.microsoft.com/office/word/2010/wordprocessingGroup">
                    <wpg:wgp>
                      <wpg:cNvGrpSpPr/>
                      <wpg:grpSpPr>
                        <a:xfrm rot="19660018">
                          <a:off x="0" y="0"/>
                          <a:ext cx="2933700" cy="2376805"/>
                          <a:chOff x="0" y="0"/>
                          <a:chExt cx="2933700" cy="2376805"/>
                        </a:xfrm>
                      </wpg:grpSpPr>
                      <pic:pic xmlns:pic="http://schemas.openxmlformats.org/drawingml/2006/picture">
                        <pic:nvPicPr>
                          <pic:cNvPr id="44189828" name="Picture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rot="2049475">
                            <a:off x="428625" y="0"/>
                            <a:ext cx="2505075" cy="2376805"/>
                          </a:xfrm>
                          <a:prstGeom prst="flowChartConnector">
                            <a:avLst/>
                          </a:prstGeom>
                        </pic:spPr>
                      </pic:pic>
                      <wps:wsp>
                        <wps:cNvPr id="1476011321" name="Straight Connector 17"/>
                        <wps:cNvCnPr/>
                        <wps:spPr>
                          <a:xfrm flipH="1">
                            <a:off x="19050" y="723900"/>
                            <a:ext cx="523875" cy="1400175"/>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s:wsp>
                        <wps:cNvPr id="1509398093" name="Straight Connector 17"/>
                        <wps:cNvCnPr/>
                        <wps:spPr>
                          <a:xfrm flipH="1" flipV="1">
                            <a:off x="0" y="2124075"/>
                            <a:ext cx="1647825" cy="252730"/>
                          </a:xfrm>
                          <a:prstGeom prst="line">
                            <a:avLst/>
                          </a:prstGeom>
                          <a:ln w="38100">
                            <a:solidFill>
                              <a:schemeClr val="tx1">
                                <a:lumMod val="75000"/>
                                <a:lumOff val="25000"/>
                              </a:schemeClr>
                            </a:solidFill>
                          </a:ln>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6A0ECA4B" id="Group 19" o:spid="_x0000_s1026" style="position:absolute;margin-left:215.25pt;margin-top:14.95pt;width:231pt;height:187.15pt;rotation:-2118978fd;z-index:251672064" coordsize="29337,23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4286;width:25051;height:23768;rotation:2238573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">
                  <v:imagedata r:id="rId63" o:title=""/>
                </v:shape>
                <v:line id="Straight Connector 17" o:spid="_x0000_s1028" style="position:absolute;flip:x;visibility:visible;mso-wrap-style:square" from="190,7239" to="5429,2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" strokecolor="#404040 [2429]" strokeweight="3pt">
                  <v:stroke joinstyle="miter"/>
                </v:line>
                <v:line id="Straight Connector 17" o:spid="_x0000_s1029" style="position:absolute;flip:x y;visibility:visible;mso-wrap-style:square" from="0,21240" to="16478,23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" strokecolor="#404040 [2429]" strokeweight="3pt">
                  <v:stroke joinstyle="miter"/>
                </v:line>
              </v:group>
            </w:pict>
          </mc:Fallback>
        </mc:AlternateContent>
      </w:r>
    </w:p>
    <w:p w14:paraId="1D16C8EE" w14:textId="3A7F2E5E" w:rsidR="009522A5" w:rsidRDefault="009522A5" w:rsidP="009522A5">
      <w:pPr>
        <w:rPr>
          <w:lang w:val="en-GB" w:eastAsia="zh-CN"/>
        </w:rPr>
      </w:pPr>
    </w:p>
    <w:p w14:paraId="0B57CBA3" w14:textId="374D204E" w:rsidR="009522A5" w:rsidRDefault="009522A5" w:rsidP="009522A5">
      <w:pPr>
        <w:rPr>
          <w:lang w:val="en-GB" w:eastAsia="zh-CN"/>
        </w:rPr>
      </w:pPr>
    </w:p>
    <w:p w14:paraId="292E4F98" w14:textId="66AF889F" w:rsidR="009522A5" w:rsidRDefault="009522A5" w:rsidP="009522A5">
      <w:pPr>
        <w:rPr>
          <w:lang w:val="en-GB" w:eastAsia="zh-CN"/>
        </w:rPr>
      </w:pPr>
    </w:p>
    <w:p w14:paraId="34E973E7" w14:textId="594C18A6" w:rsidR="009522A5" w:rsidRDefault="00C86B2D" w:rsidP="009522A5">
      <w:pPr>
        <w:rPr>
          <w:lang w:val="en-GB" w:eastAsia="zh-CN"/>
        </w:rPr>
      </w:pPr>
      <w:r w:rsidRPr="00C86B2D">
        <w:rPr>
          <w:noProof/>
          <w:lang w:val="en-GB" w:eastAsia="zh-CN"/>
        </w:rPr>
        <w:drawing>
          <wp:anchor distT="0" distB="0" distL="114300" distR="114300" simplePos="0" relativeHeight="251717120" behindDoc="1" locked="0" layoutInCell="1" allowOverlap="1" wp14:anchorId="4F4E44C2" wp14:editId="35C11B47">
            <wp:simplePos x="0" y="0"/>
            <wp:positionH relativeFrom="column">
              <wp:posOffset>-771525</wp:posOffset>
            </wp:positionH>
            <wp:positionV relativeFrom="paragraph">
              <wp:posOffset>293370</wp:posOffset>
            </wp:positionV>
            <wp:extent cx="7085658" cy="2714625"/>
            <wp:effectExtent l="0" t="0" r="1270" b="0"/>
            <wp:wrapNone/>
            <wp:docPr id="8769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44417" name=""/>
                    <pic:cNvPicPr/>
                  </pic:nvPicPr>
                  <pic:blipFill>
                    <a:blip r:embed="rId64">
                      <a:extLst>
                        <a:ext uri="{28A0092B-C50C-407E-A947-70E740481C1C}">
                          <a14:useLocalDpi xmlns:a14="http://schemas.microsoft.com/office/drawing/2010/main" val="0"/>
                        </a:ext>
                      </a:extLst>
                    </a:blip>
                    <a:stretch>
                      <a:fillRect/>
                    </a:stretch>
                  </pic:blipFill>
                  <pic:spPr>
                    <a:xfrm>
                      <a:off x="0" y="0"/>
                      <a:ext cx="7085658" cy="2714625"/>
                    </a:xfrm>
                    <a:prstGeom prst="rect">
                      <a:avLst/>
                    </a:prstGeom>
                  </pic:spPr>
                </pic:pic>
              </a:graphicData>
            </a:graphic>
            <wp14:sizeRelH relativeFrom="margin">
              <wp14:pctWidth>0</wp14:pctWidth>
            </wp14:sizeRelH>
            <wp14:sizeRelV relativeFrom="margin">
              <wp14:pctHeight>0</wp14:pctHeight>
            </wp14:sizeRelV>
          </wp:anchor>
        </w:drawing>
      </w:r>
    </w:p>
    <w:p w14:paraId="36B507A3" w14:textId="684ACFFD" w:rsidR="009522A5" w:rsidRDefault="009522A5" w:rsidP="009522A5">
      <w:pPr>
        <w:rPr>
          <w:lang w:val="en-GB" w:eastAsia="zh-CN"/>
        </w:rPr>
      </w:pPr>
    </w:p>
    <w:p w14:paraId="507A56E6" w14:textId="79F9CDA9" w:rsidR="009522A5" w:rsidRDefault="009522A5" w:rsidP="009522A5">
      <w:pPr>
        <w:rPr>
          <w:lang w:val="en-GB" w:eastAsia="zh-CN"/>
        </w:rPr>
      </w:pPr>
    </w:p>
    <w:p w14:paraId="2EDD9058" w14:textId="479D02A7" w:rsidR="009522A5" w:rsidRDefault="009522A5" w:rsidP="009522A5">
      <w:pPr>
        <w:rPr>
          <w:lang w:val="en-GB" w:eastAsia="zh-CN"/>
        </w:rPr>
      </w:pPr>
    </w:p>
    <w:p w14:paraId="1F79C30E" w14:textId="06D4472A" w:rsidR="009522A5" w:rsidRDefault="009522A5" w:rsidP="009522A5">
      <w:pPr>
        <w:rPr>
          <w:lang w:val="en-GB" w:eastAsia="zh-CN"/>
        </w:rPr>
      </w:pPr>
    </w:p>
    <w:p w14:paraId="3B52D1DD" w14:textId="60E79B66" w:rsidR="009522A5" w:rsidRDefault="009522A5" w:rsidP="009522A5">
      <w:pPr>
        <w:rPr>
          <w:lang w:val="en-GB" w:eastAsia="zh-CN"/>
        </w:rPr>
      </w:pPr>
    </w:p>
    <w:p w14:paraId="7377DED9" w14:textId="54EDDB9E" w:rsidR="009522A5" w:rsidRDefault="009522A5" w:rsidP="009522A5">
      <w:pPr>
        <w:rPr>
          <w:lang w:val="en-GB" w:eastAsia="zh-CN"/>
        </w:rPr>
      </w:pPr>
    </w:p>
    <w:p w14:paraId="04DD5B17" w14:textId="778F67E8" w:rsidR="009522A5" w:rsidRDefault="009522A5" w:rsidP="009522A5">
      <w:pPr>
        <w:rPr>
          <w:lang w:val="en-GB" w:eastAsia="zh-CN"/>
        </w:rPr>
      </w:pPr>
    </w:p>
    <w:p w14:paraId="7A8629E6" w14:textId="30DBA36B" w:rsidR="009522A5" w:rsidRDefault="009522A5" w:rsidP="009522A5">
      <w:pPr>
        <w:rPr>
          <w:lang w:val="en-GB" w:eastAsia="zh-CN"/>
        </w:rPr>
      </w:pPr>
    </w:p>
    <w:p w14:paraId="5C4BC00E" w14:textId="2BDDA43E" w:rsidR="009522A5" w:rsidRDefault="009522A5" w:rsidP="009522A5">
      <w:pPr>
        <w:rPr>
          <w:lang w:val="en-GB" w:eastAsia="zh-CN"/>
        </w:rPr>
      </w:pPr>
    </w:p>
    <w:p w14:paraId="4CEC1273" w14:textId="0A03B7EF" w:rsidR="009522A5" w:rsidRDefault="009522A5" w:rsidP="009522A5">
      <w:pPr>
        <w:rPr>
          <w:lang w:val="en-GB" w:eastAsia="zh-CN"/>
        </w:rPr>
      </w:pPr>
    </w:p>
    <w:p w14:paraId="0864271E" w14:textId="3395ECB1" w:rsidR="009522A5" w:rsidRDefault="009522A5" w:rsidP="009522A5">
      <w:pPr>
        <w:rPr>
          <w:lang w:val="en-GB" w:eastAsia="zh-CN"/>
        </w:rPr>
      </w:pPr>
    </w:p>
    <w:p w14:paraId="5AE792B0" w14:textId="19364D61" w:rsidR="00A449CE" w:rsidRPr="00737E8D" w:rsidRDefault="00A449CE" w:rsidP="00A449C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7" w:name="_Toc145535623"/>
      <w:r>
        <w:rPr>
          <w:rFonts w:ascii="Calibri" w:eastAsia="SimSun" w:hAnsi="Calibri" w:cs="Calibri"/>
          <w:color w:val="323E4F" w:themeColor="text2" w:themeShade="BF"/>
          <w:sz w:val="24"/>
          <w:szCs w:val="24"/>
          <w:lang w:val="en-GB" w:eastAsia="zh-CN"/>
        </w:rPr>
        <w:t>Irregular Takeaway Conveyor</w:t>
      </w:r>
      <w:bookmarkEnd w:id="117"/>
    </w:p>
    <w:p w14:paraId="0F7B0BC6" w14:textId="35B253F7" w:rsidR="00A449CE" w:rsidRDefault="00B27938" w:rsidP="009522A5">
      <w:pPr>
        <w:rPr>
          <w:lang w:val="en-GB" w:eastAsia="zh-CN"/>
        </w:rPr>
      </w:pPr>
      <w:r w:rsidRPr="00A449CE">
        <w:rPr>
          <w:noProof/>
          <w:lang w:val="en-GB" w:eastAsia="zh-CN"/>
        </w:rPr>
        <w:drawing>
          <wp:anchor distT="0" distB="0" distL="114300" distR="114300" simplePos="0" relativeHeight="251671040" behindDoc="1" locked="0" layoutInCell="1" allowOverlap="1" wp14:anchorId="5898536E" wp14:editId="569904ED">
            <wp:simplePos x="0" y="0"/>
            <wp:positionH relativeFrom="column">
              <wp:posOffset>478790</wp:posOffset>
            </wp:positionH>
            <wp:positionV relativeFrom="paragraph">
              <wp:posOffset>113665</wp:posOffset>
            </wp:positionV>
            <wp:extent cx="5222875" cy="2105025"/>
            <wp:effectExtent l="0" t="0" r="0" b="9525"/>
            <wp:wrapTight wrapText="bothSides">
              <wp:wrapPolygon edited="0">
                <wp:start x="0" y="0"/>
                <wp:lineTo x="0" y="21502"/>
                <wp:lineTo x="21508" y="21502"/>
                <wp:lineTo x="21508" y="0"/>
                <wp:lineTo x="0" y="0"/>
              </wp:wrapPolygon>
            </wp:wrapTight>
            <wp:docPr id="197103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039888" name=""/>
                    <pic:cNvPicPr/>
                  </pic:nvPicPr>
                  <pic:blipFill>
                    <a:blip r:embed="rId65">
                      <a:extLst>
                        <a:ext uri="{28A0092B-C50C-407E-A947-70E740481C1C}">
                          <a14:useLocalDpi xmlns:a14="http://schemas.microsoft.com/office/drawing/2010/main" val="0"/>
                        </a:ext>
                      </a:extLst>
                    </a:blip>
                    <a:stretch>
                      <a:fillRect/>
                    </a:stretch>
                  </pic:blipFill>
                  <pic:spPr>
                    <a:xfrm>
                      <a:off x="0" y="0"/>
                      <a:ext cx="5222875" cy="2105025"/>
                    </a:xfrm>
                    <a:prstGeom prst="rect">
                      <a:avLst/>
                    </a:prstGeom>
                  </pic:spPr>
                </pic:pic>
              </a:graphicData>
            </a:graphic>
            <wp14:sizeRelH relativeFrom="margin">
              <wp14:pctWidth>0</wp14:pctWidth>
            </wp14:sizeRelH>
            <wp14:sizeRelV relativeFrom="margin">
              <wp14:pctHeight>0</wp14:pctHeight>
            </wp14:sizeRelV>
          </wp:anchor>
        </w:drawing>
      </w:r>
    </w:p>
    <w:p w14:paraId="5D40221F" w14:textId="5EC1E33B" w:rsidR="00A449CE" w:rsidRDefault="00A449CE" w:rsidP="009522A5">
      <w:pPr>
        <w:rPr>
          <w:lang w:val="en-GB" w:eastAsia="zh-CN"/>
        </w:rPr>
      </w:pPr>
    </w:p>
    <w:p w14:paraId="1F3991C8" w14:textId="6859DCC7" w:rsidR="009522A5" w:rsidRDefault="009522A5" w:rsidP="009522A5">
      <w:pPr>
        <w:rPr>
          <w:lang w:val="en-GB" w:eastAsia="zh-CN"/>
        </w:rPr>
      </w:pPr>
    </w:p>
    <w:p w14:paraId="3F9454B4" w14:textId="3C402E3A" w:rsidR="009522A5" w:rsidRDefault="009522A5" w:rsidP="009522A5">
      <w:pPr>
        <w:rPr>
          <w:lang w:val="en-GB" w:eastAsia="zh-CN"/>
        </w:rPr>
      </w:pPr>
    </w:p>
    <w:p w14:paraId="2F75E894" w14:textId="2D40D016" w:rsidR="004D6E3C" w:rsidRPr="00737E8D" w:rsidRDefault="004D6E3C" w:rsidP="004D6E3C">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18" w:name="_Toc145535624"/>
      <w:r>
        <w:rPr>
          <w:rFonts w:ascii="Calibri" w:eastAsia="SimSun" w:hAnsi="Calibri" w:cs="Calibri"/>
          <w:color w:val="323E4F" w:themeColor="text2" w:themeShade="BF"/>
          <w:sz w:val="24"/>
          <w:szCs w:val="24"/>
          <w:lang w:val="en-GB" w:eastAsia="zh-CN"/>
        </w:rPr>
        <w:t>Irregular Collection Bin</w:t>
      </w:r>
      <w:r w:rsidR="007F3395">
        <w:rPr>
          <w:rFonts w:ascii="Calibri" w:eastAsia="SimSun" w:hAnsi="Calibri" w:cs="Calibri"/>
          <w:color w:val="323E4F" w:themeColor="text2" w:themeShade="BF"/>
          <w:sz w:val="24"/>
          <w:szCs w:val="24"/>
          <w:lang w:val="en-GB" w:eastAsia="zh-CN"/>
        </w:rPr>
        <w:t xml:space="preserve"> (In Flipkart’s Scope)</w:t>
      </w:r>
      <w:bookmarkEnd w:id="118"/>
    </w:p>
    <w:p w14:paraId="6A5A90E7" w14:textId="11C852C8" w:rsidR="004D6E3C" w:rsidRDefault="00B27938" w:rsidP="009522A5">
      <w:pPr>
        <w:rPr>
          <w:lang w:val="en-GB" w:eastAsia="zh-CN"/>
        </w:rPr>
      </w:pPr>
      <w:r w:rsidRPr="004D6E3C">
        <w:rPr>
          <w:noProof/>
          <w:lang w:val="en-GB" w:eastAsia="zh-CN"/>
        </w:rPr>
        <w:drawing>
          <wp:anchor distT="0" distB="0" distL="114300" distR="114300" simplePos="0" relativeHeight="251677184" behindDoc="1" locked="0" layoutInCell="1" allowOverlap="1" wp14:anchorId="1E02EC6B" wp14:editId="582B2241">
            <wp:simplePos x="0" y="0"/>
            <wp:positionH relativeFrom="column">
              <wp:posOffset>990600</wp:posOffset>
            </wp:positionH>
            <wp:positionV relativeFrom="paragraph">
              <wp:posOffset>226060</wp:posOffset>
            </wp:positionV>
            <wp:extent cx="4474210" cy="2473960"/>
            <wp:effectExtent l="0" t="0" r="2540" b="2540"/>
            <wp:wrapTight wrapText="bothSides">
              <wp:wrapPolygon edited="0">
                <wp:start x="0" y="0"/>
                <wp:lineTo x="0" y="21456"/>
                <wp:lineTo x="21520" y="21456"/>
                <wp:lineTo x="21520" y="0"/>
                <wp:lineTo x="0" y="0"/>
              </wp:wrapPolygon>
            </wp:wrapTight>
            <wp:docPr id="134691196" name="Picture 1" descr="A conveyor belt with a blu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1196" name="Picture 1" descr="A conveyor belt with a blue box&#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4474210" cy="2473960"/>
                    </a:xfrm>
                    <a:prstGeom prst="rect">
                      <a:avLst/>
                    </a:prstGeom>
                  </pic:spPr>
                </pic:pic>
              </a:graphicData>
            </a:graphic>
            <wp14:sizeRelH relativeFrom="margin">
              <wp14:pctWidth>0</wp14:pctWidth>
            </wp14:sizeRelH>
            <wp14:sizeRelV relativeFrom="margin">
              <wp14:pctHeight>0</wp14:pctHeight>
            </wp14:sizeRelV>
          </wp:anchor>
        </w:drawing>
      </w:r>
    </w:p>
    <w:p w14:paraId="2208EF74" w14:textId="166091DC" w:rsidR="004D6E3C" w:rsidRDefault="004D6E3C" w:rsidP="009522A5">
      <w:pPr>
        <w:rPr>
          <w:lang w:val="en-GB" w:eastAsia="zh-CN"/>
        </w:rPr>
      </w:pPr>
    </w:p>
    <w:p w14:paraId="0F44DFF6" w14:textId="01827C96" w:rsidR="004D6E3C" w:rsidRDefault="004D6E3C" w:rsidP="009522A5">
      <w:pPr>
        <w:rPr>
          <w:lang w:val="en-GB" w:eastAsia="zh-CN"/>
        </w:rPr>
      </w:pPr>
    </w:p>
    <w:p w14:paraId="0EBA71D7" w14:textId="6F526D92" w:rsidR="004D6E3C" w:rsidRDefault="004D6E3C" w:rsidP="009522A5">
      <w:pPr>
        <w:rPr>
          <w:lang w:val="en-GB" w:eastAsia="zh-CN"/>
        </w:rPr>
      </w:pPr>
    </w:p>
    <w:p w14:paraId="7D1E857B" w14:textId="77777777" w:rsidR="004D6E3C" w:rsidRDefault="004D6E3C" w:rsidP="009522A5">
      <w:pPr>
        <w:rPr>
          <w:lang w:val="en-GB" w:eastAsia="zh-CN"/>
        </w:rPr>
      </w:pPr>
    </w:p>
    <w:p w14:paraId="5E4A9A6B" w14:textId="77777777" w:rsidR="00B27938" w:rsidRDefault="00B27938" w:rsidP="009522A5">
      <w:pPr>
        <w:rPr>
          <w:lang w:val="en-GB" w:eastAsia="zh-CN"/>
        </w:rPr>
      </w:pPr>
    </w:p>
    <w:p w14:paraId="41A4EE36" w14:textId="77777777" w:rsidR="00B27938" w:rsidRDefault="00B27938" w:rsidP="009522A5">
      <w:pPr>
        <w:rPr>
          <w:lang w:val="en-GB" w:eastAsia="zh-CN"/>
        </w:rPr>
      </w:pPr>
    </w:p>
    <w:p w14:paraId="6C0B5850" w14:textId="77777777" w:rsidR="00B27938" w:rsidRDefault="00B27938" w:rsidP="009522A5">
      <w:pPr>
        <w:rPr>
          <w:lang w:val="en-GB" w:eastAsia="zh-CN"/>
        </w:rPr>
      </w:pPr>
    </w:p>
    <w:p w14:paraId="62922990" w14:textId="77777777" w:rsidR="00B27938" w:rsidRDefault="00B27938" w:rsidP="009522A5">
      <w:pPr>
        <w:rPr>
          <w:lang w:val="en-GB" w:eastAsia="zh-CN"/>
        </w:rPr>
      </w:pPr>
    </w:p>
    <w:p w14:paraId="7C2E3471" w14:textId="77777777" w:rsidR="00B27938" w:rsidRDefault="00B27938" w:rsidP="009522A5">
      <w:pPr>
        <w:rPr>
          <w:lang w:val="en-GB" w:eastAsia="zh-CN"/>
        </w:rPr>
      </w:pPr>
    </w:p>
    <w:p w14:paraId="6C594DCD" w14:textId="6D17CCD9" w:rsidR="00B27938" w:rsidRPr="00846FA6" w:rsidRDefault="00B27938" w:rsidP="00B27938">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19" w:name="_Toc145535625"/>
      <w:r w:rsidRPr="00846FA6">
        <w:rPr>
          <w:rFonts w:eastAsia="SimSun" w:cstheme="majorHAnsi"/>
          <w:b/>
          <w:bCs/>
          <w:color w:val="323E4F" w:themeColor="text2" w:themeShade="BF"/>
          <w:sz w:val="24"/>
          <w:szCs w:val="24"/>
          <w:u w:val="single"/>
          <w:lang w:val="en-GB" w:eastAsia="zh-CN"/>
        </w:rPr>
        <w:t>Conveyor BOQ</w:t>
      </w:r>
      <w:bookmarkEnd w:id="119"/>
    </w:p>
    <w:p w14:paraId="0F34324E" w14:textId="77777777" w:rsidR="00B27938" w:rsidRDefault="00B27938" w:rsidP="00B27938">
      <w:pPr>
        <w:rPr>
          <w:lang w:val="en-GB" w:eastAsia="zh-CN"/>
        </w:rPr>
      </w:pPr>
    </w:p>
    <w:tbl>
      <w:tblPr>
        <w:tblStyle w:val="GridTable4-Accent6"/>
        <w:tblW w:w="9518" w:type="dxa"/>
        <w:tblLook w:val="04A0" w:firstRow="1" w:lastRow="0" w:firstColumn="1" w:lastColumn="0" w:noHBand="0" w:noVBand="1"/>
      </w:tblPr>
      <w:tblGrid>
        <w:gridCol w:w="846"/>
        <w:gridCol w:w="3554"/>
        <w:gridCol w:w="960"/>
        <w:gridCol w:w="960"/>
        <w:gridCol w:w="1238"/>
        <w:gridCol w:w="1509"/>
        <w:gridCol w:w="534"/>
      </w:tblGrid>
      <w:tr w:rsidR="00846FA6" w:rsidRPr="00846FA6" w14:paraId="77B1CD21" w14:textId="77777777" w:rsidTr="00846FA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4B966009" w14:textId="77777777" w:rsidR="00846FA6" w:rsidRPr="00846FA6" w:rsidRDefault="00846FA6" w:rsidP="00846FA6">
            <w:pPr>
              <w:jc w:val="center"/>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S No.</w:t>
            </w:r>
          </w:p>
        </w:tc>
        <w:tc>
          <w:tcPr>
            <w:tcW w:w="3554" w:type="dxa"/>
            <w:shd w:val="clear" w:color="auto" w:fill="2F5496" w:themeFill="accent1" w:themeFillShade="BF"/>
            <w:noWrap/>
            <w:hideMark/>
          </w:tcPr>
          <w:p w14:paraId="62EF0ACA"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Name</w:t>
            </w:r>
          </w:p>
        </w:tc>
        <w:tc>
          <w:tcPr>
            <w:tcW w:w="960" w:type="dxa"/>
            <w:shd w:val="clear" w:color="auto" w:fill="2F5496" w:themeFill="accent1" w:themeFillShade="BF"/>
            <w:noWrap/>
            <w:hideMark/>
          </w:tcPr>
          <w:p w14:paraId="077DD934"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EL_1</w:t>
            </w:r>
          </w:p>
        </w:tc>
        <w:tc>
          <w:tcPr>
            <w:tcW w:w="960" w:type="dxa"/>
            <w:shd w:val="clear" w:color="auto" w:fill="2F5496" w:themeFill="accent1" w:themeFillShade="BF"/>
            <w:noWrap/>
            <w:hideMark/>
          </w:tcPr>
          <w:p w14:paraId="02025000"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2DC3B4A4"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Length(m)</w:t>
            </w:r>
          </w:p>
        </w:tc>
        <w:tc>
          <w:tcPr>
            <w:tcW w:w="1509" w:type="dxa"/>
            <w:shd w:val="clear" w:color="auto" w:fill="2F5496" w:themeFill="accent1" w:themeFillShade="BF"/>
            <w:noWrap/>
            <w:hideMark/>
          </w:tcPr>
          <w:p w14:paraId="47F5CA9A"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width (mm)</w:t>
            </w:r>
          </w:p>
        </w:tc>
        <w:tc>
          <w:tcPr>
            <w:tcW w:w="451" w:type="dxa"/>
            <w:shd w:val="clear" w:color="auto" w:fill="2F5496" w:themeFill="accent1" w:themeFillShade="BF"/>
            <w:noWrap/>
            <w:hideMark/>
          </w:tcPr>
          <w:p w14:paraId="3B6A4A51" w14:textId="77777777" w:rsidR="00846FA6" w:rsidRPr="00846FA6" w:rsidRDefault="00846FA6" w:rsidP="00846FA6">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846FA6">
              <w:rPr>
                <w:rFonts w:ascii="Calibri" w:eastAsia="Times New Roman" w:hAnsi="Calibri" w:cs="Calibri"/>
                <w:color w:val="FFFFFF"/>
                <w:sz w:val="24"/>
                <w:szCs w:val="24"/>
                <w:lang w:val="en-US"/>
              </w:rPr>
              <w:t>Set</w:t>
            </w:r>
          </w:p>
        </w:tc>
      </w:tr>
      <w:tr w:rsidR="00846FA6" w:rsidRPr="00846FA6" w14:paraId="64829605"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B1764A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w:t>
            </w:r>
          </w:p>
        </w:tc>
        <w:tc>
          <w:tcPr>
            <w:tcW w:w="3554" w:type="dxa"/>
            <w:noWrap/>
            <w:hideMark/>
          </w:tcPr>
          <w:p w14:paraId="4B7DF3B9"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39FBE6EF"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0FD739CA"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4ED0C17D"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509" w:type="dxa"/>
            <w:noWrap/>
            <w:hideMark/>
          </w:tcPr>
          <w:p w14:paraId="399BC0B6"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273CD9F7"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4D96473"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0C22DFD"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2</w:t>
            </w:r>
          </w:p>
        </w:tc>
        <w:tc>
          <w:tcPr>
            <w:tcW w:w="3554" w:type="dxa"/>
            <w:noWrap/>
            <w:hideMark/>
          </w:tcPr>
          <w:p w14:paraId="346AF32A"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05FF6B3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32C059C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184226F7"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10.08</w:t>
            </w:r>
          </w:p>
        </w:tc>
        <w:tc>
          <w:tcPr>
            <w:tcW w:w="1509" w:type="dxa"/>
            <w:noWrap/>
            <w:hideMark/>
          </w:tcPr>
          <w:p w14:paraId="3CDD9BD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1CB19CCF"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13275E5"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2EF72E9"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3</w:t>
            </w:r>
          </w:p>
        </w:tc>
        <w:tc>
          <w:tcPr>
            <w:tcW w:w="3554" w:type="dxa"/>
            <w:noWrap/>
            <w:hideMark/>
          </w:tcPr>
          <w:p w14:paraId="37181409"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31C56A6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7D8EABD4"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6562E4B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10.56</w:t>
            </w:r>
          </w:p>
        </w:tc>
        <w:tc>
          <w:tcPr>
            <w:tcW w:w="1509" w:type="dxa"/>
            <w:noWrap/>
            <w:hideMark/>
          </w:tcPr>
          <w:p w14:paraId="1DEE294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54B1B9D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6D839AE"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7E1AC68"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4</w:t>
            </w:r>
          </w:p>
        </w:tc>
        <w:tc>
          <w:tcPr>
            <w:tcW w:w="3554" w:type="dxa"/>
            <w:noWrap/>
            <w:hideMark/>
          </w:tcPr>
          <w:p w14:paraId="379FDFEF"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0B5E989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471168C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01ED2E1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12.48</w:t>
            </w:r>
          </w:p>
        </w:tc>
        <w:tc>
          <w:tcPr>
            <w:tcW w:w="1509" w:type="dxa"/>
            <w:noWrap/>
            <w:hideMark/>
          </w:tcPr>
          <w:p w14:paraId="030D66F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343315C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5D5E17C4"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0297CBC"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5</w:t>
            </w:r>
          </w:p>
        </w:tc>
        <w:tc>
          <w:tcPr>
            <w:tcW w:w="3554" w:type="dxa"/>
            <w:noWrap/>
            <w:hideMark/>
          </w:tcPr>
          <w:p w14:paraId="62A31ECC"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26E1648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2FDA88E1"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6DC1E08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509" w:type="dxa"/>
            <w:noWrap/>
            <w:hideMark/>
          </w:tcPr>
          <w:p w14:paraId="41D05FA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71F19E9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2130E96F"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DC29F6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6</w:t>
            </w:r>
          </w:p>
        </w:tc>
        <w:tc>
          <w:tcPr>
            <w:tcW w:w="3554" w:type="dxa"/>
            <w:noWrap/>
            <w:hideMark/>
          </w:tcPr>
          <w:p w14:paraId="2E6B2803"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5FEAC80A"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4D09166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70AC4C8B"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12.48</w:t>
            </w:r>
          </w:p>
        </w:tc>
        <w:tc>
          <w:tcPr>
            <w:tcW w:w="1509" w:type="dxa"/>
            <w:noWrap/>
            <w:hideMark/>
          </w:tcPr>
          <w:p w14:paraId="1D01716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5B673389"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604A8E4F"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7818EB"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7</w:t>
            </w:r>
          </w:p>
        </w:tc>
        <w:tc>
          <w:tcPr>
            <w:tcW w:w="3554" w:type="dxa"/>
            <w:noWrap/>
            <w:hideMark/>
          </w:tcPr>
          <w:p w14:paraId="5660E828"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5EB718E0"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31423B1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54E2BD65"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5.76</w:t>
            </w:r>
          </w:p>
        </w:tc>
        <w:tc>
          <w:tcPr>
            <w:tcW w:w="1509" w:type="dxa"/>
            <w:noWrap/>
            <w:hideMark/>
          </w:tcPr>
          <w:p w14:paraId="1988C12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2E67D45C"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AD8FCC5"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7425214"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8</w:t>
            </w:r>
          </w:p>
        </w:tc>
        <w:tc>
          <w:tcPr>
            <w:tcW w:w="3554" w:type="dxa"/>
            <w:noWrap/>
            <w:hideMark/>
          </w:tcPr>
          <w:p w14:paraId="365399E4"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4043846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793AAB85"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5AD2FA3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509" w:type="dxa"/>
            <w:noWrap/>
            <w:hideMark/>
          </w:tcPr>
          <w:p w14:paraId="6AD4DA6D"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02CC8362"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71838592" w14:textId="77777777" w:rsidTr="00846FA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1661E48"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9</w:t>
            </w:r>
          </w:p>
        </w:tc>
        <w:tc>
          <w:tcPr>
            <w:tcW w:w="3554" w:type="dxa"/>
            <w:noWrap/>
            <w:hideMark/>
          </w:tcPr>
          <w:p w14:paraId="75A4A5B7" w14:textId="77777777" w:rsidR="00846FA6" w:rsidRPr="00846FA6" w:rsidRDefault="00846FA6" w:rsidP="00846FA6">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48765D8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7FEF1493"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11F55A5E"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19.68</w:t>
            </w:r>
          </w:p>
        </w:tc>
        <w:tc>
          <w:tcPr>
            <w:tcW w:w="1509" w:type="dxa"/>
            <w:noWrap/>
            <w:hideMark/>
          </w:tcPr>
          <w:p w14:paraId="0C989182"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5412D508" w14:textId="77777777" w:rsidR="00846FA6" w:rsidRPr="00846FA6" w:rsidRDefault="00846FA6" w:rsidP="00846FA6">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r w:rsidR="00846FA6" w:rsidRPr="00846FA6" w14:paraId="421B4520" w14:textId="77777777" w:rsidTr="00846FA6">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5DA820EE" w14:textId="77777777" w:rsidR="00846FA6" w:rsidRPr="00846FA6" w:rsidRDefault="00846FA6" w:rsidP="00846FA6">
            <w:pPr>
              <w:jc w:val="center"/>
              <w:rPr>
                <w:rFonts w:ascii="Calibri" w:eastAsia="Times New Roman" w:hAnsi="Calibri" w:cs="Calibri"/>
                <w:color w:val="000000"/>
                <w:lang w:val="en-US"/>
              </w:rPr>
            </w:pPr>
            <w:r w:rsidRPr="00846FA6">
              <w:rPr>
                <w:rFonts w:ascii="Calibri" w:eastAsia="Times New Roman" w:hAnsi="Calibri" w:cs="Calibri"/>
                <w:color w:val="000000"/>
                <w:lang w:val="en-US"/>
              </w:rPr>
              <w:t>10</w:t>
            </w:r>
          </w:p>
        </w:tc>
        <w:tc>
          <w:tcPr>
            <w:tcW w:w="3554" w:type="dxa"/>
            <w:noWrap/>
            <w:hideMark/>
          </w:tcPr>
          <w:p w14:paraId="16044413" w14:textId="77777777" w:rsidR="00846FA6" w:rsidRPr="00846FA6" w:rsidRDefault="00846FA6" w:rsidP="00846FA6">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Powered Belt Conveyor</w:t>
            </w:r>
          </w:p>
        </w:tc>
        <w:tc>
          <w:tcPr>
            <w:tcW w:w="960" w:type="dxa"/>
            <w:noWrap/>
            <w:hideMark/>
          </w:tcPr>
          <w:p w14:paraId="3CB438D0"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960" w:type="dxa"/>
            <w:noWrap/>
            <w:hideMark/>
          </w:tcPr>
          <w:p w14:paraId="68F447F8"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NA</w:t>
            </w:r>
          </w:p>
        </w:tc>
        <w:tc>
          <w:tcPr>
            <w:tcW w:w="1238" w:type="dxa"/>
            <w:noWrap/>
            <w:hideMark/>
          </w:tcPr>
          <w:p w14:paraId="7E79EF13"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5.76</w:t>
            </w:r>
          </w:p>
        </w:tc>
        <w:tc>
          <w:tcPr>
            <w:tcW w:w="1509" w:type="dxa"/>
            <w:noWrap/>
            <w:hideMark/>
          </w:tcPr>
          <w:p w14:paraId="26D5A104"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1010</w:t>
            </w:r>
          </w:p>
        </w:tc>
        <w:tc>
          <w:tcPr>
            <w:tcW w:w="451" w:type="dxa"/>
            <w:noWrap/>
            <w:hideMark/>
          </w:tcPr>
          <w:p w14:paraId="6C8EECB1" w14:textId="77777777" w:rsidR="00846FA6" w:rsidRPr="00846FA6" w:rsidRDefault="00846FA6" w:rsidP="00846FA6">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846FA6">
              <w:rPr>
                <w:rFonts w:ascii="Calibri" w:eastAsia="Times New Roman" w:hAnsi="Calibri" w:cs="Calibri"/>
                <w:color w:val="000000"/>
                <w:lang w:val="en-US"/>
              </w:rPr>
              <w:t>1</w:t>
            </w:r>
          </w:p>
        </w:tc>
      </w:tr>
    </w:tbl>
    <w:p w14:paraId="5C1D2E03" w14:textId="77777777" w:rsidR="00B27938" w:rsidRPr="00B27938" w:rsidRDefault="00B27938" w:rsidP="00B27938">
      <w:pPr>
        <w:rPr>
          <w:lang w:val="en-GB" w:eastAsia="zh-CN"/>
        </w:rPr>
      </w:pPr>
    </w:p>
    <w:p w14:paraId="42C3C575" w14:textId="3D34C50F" w:rsidR="00C45790" w:rsidRDefault="00C45790" w:rsidP="009522A5">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0" w:name="_Toc145535626"/>
      <w:r w:rsidRPr="009522A5">
        <w:rPr>
          <w:rFonts w:eastAsia="SimSun" w:cstheme="majorHAnsi"/>
          <w:b/>
          <w:bCs/>
          <w:color w:val="323E4F" w:themeColor="text2" w:themeShade="BF"/>
          <w:sz w:val="24"/>
          <w:szCs w:val="24"/>
          <w:u w:val="single"/>
          <w:lang w:val="en-GB" w:eastAsia="zh-CN"/>
        </w:rPr>
        <w:lastRenderedPageBreak/>
        <w:t>Main Loop</w:t>
      </w:r>
      <w:bookmarkEnd w:id="114"/>
      <w:bookmarkEnd w:id="120"/>
    </w:p>
    <w:p w14:paraId="53FD39FB" w14:textId="068236C9" w:rsidR="00DA38F7" w:rsidRDefault="00B27938" w:rsidP="00DA38F7">
      <w:pPr>
        <w:rPr>
          <w:lang w:val="en-GB" w:eastAsia="zh-CN"/>
        </w:rPr>
      </w:pPr>
      <w:r>
        <w:rPr>
          <w:noProof/>
          <w:lang w:val="en-GB" w:eastAsia="zh-CN"/>
        </w:rPr>
        <mc:AlternateContent>
          <mc:Choice Requires="wpg">
            <w:drawing>
              <wp:anchor distT="0" distB="0" distL="114300" distR="114300" simplePos="0" relativeHeight="251667968" behindDoc="0" locked="0" layoutInCell="1" allowOverlap="1" wp14:anchorId="3563CFCA" wp14:editId="1D68300F">
                <wp:simplePos x="0" y="0"/>
                <wp:positionH relativeFrom="column">
                  <wp:posOffset>-742950</wp:posOffset>
                </wp:positionH>
                <wp:positionV relativeFrom="paragraph">
                  <wp:posOffset>163830</wp:posOffset>
                </wp:positionV>
                <wp:extent cx="7511415" cy="2362200"/>
                <wp:effectExtent l="0" t="0" r="0" b="0"/>
                <wp:wrapNone/>
                <wp:docPr id="553424085" name="Group 7"/>
                <wp:cNvGraphicFramePr/>
                <a:graphic xmlns:a="http://schemas.openxmlformats.org/drawingml/2006/main">
                  <a:graphicData uri="http://schemas.microsoft.com/office/word/2010/wordprocessingGroup">
                    <wpg:wgp>
                      <wpg:cNvGrpSpPr/>
                      <wpg:grpSpPr>
                        <a:xfrm>
                          <a:off x="0" y="0"/>
                          <a:ext cx="7511415" cy="2362200"/>
                          <a:chOff x="0" y="0"/>
                          <a:chExt cx="7511415" cy="2362200"/>
                        </a:xfrm>
                      </wpg:grpSpPr>
                      <pic:pic xmlns:pic="http://schemas.openxmlformats.org/drawingml/2006/picture">
                        <pic:nvPicPr>
                          <pic:cNvPr id="1000247238" name="Picture 1"/>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0" y="95250"/>
                            <a:ext cx="7511415" cy="2266950"/>
                          </a:xfrm>
                          <a:prstGeom prst="rect">
                            <a:avLst/>
                          </a:prstGeom>
                        </pic:spPr>
                      </pic:pic>
                      <wpg:grpSp>
                        <wpg:cNvPr id="370154787" name="Group 5"/>
                        <wpg:cNvGrpSpPr/>
                        <wpg:grpSpPr>
                          <a:xfrm>
                            <a:off x="1152525" y="1476375"/>
                            <a:ext cx="1590675" cy="514350"/>
                            <a:chOff x="0" y="0"/>
                            <a:chExt cx="1590675" cy="514350"/>
                          </a:xfrm>
                        </wpg:grpSpPr>
                        <wps:wsp>
                          <wps:cNvPr id="1819758316" name="Straight Arrow Connector 2"/>
                          <wps:cNvCnPr/>
                          <wps:spPr>
                            <a:xfrm flipH="1" flipV="1">
                              <a:off x="0" y="47625"/>
                              <a:ext cx="5048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87806444" name="Straight Arrow Connector 2"/>
                          <wps:cNvCnPr/>
                          <wps:spPr>
                            <a:xfrm flipH="1" flipV="1">
                              <a:off x="1104900" y="0"/>
                              <a:ext cx="485775" cy="390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36541" name="Rectangle 3"/>
                          <wps:cNvSpPr/>
                          <wps:spPr>
                            <a:xfrm>
                              <a:off x="428625" y="219075"/>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110113255" name="Group 6"/>
                        <wpg:cNvGrpSpPr/>
                        <wpg:grpSpPr>
                          <a:xfrm>
                            <a:off x="4724400" y="0"/>
                            <a:ext cx="1428750" cy="552450"/>
                            <a:chOff x="0" y="0"/>
                            <a:chExt cx="1428750" cy="552450"/>
                          </a:xfrm>
                        </wpg:grpSpPr>
                        <wps:wsp>
                          <wps:cNvPr id="2092515411" name="Straight Arrow Connector 2"/>
                          <wps:cNvCnPr/>
                          <wps:spPr>
                            <a:xfrm>
                              <a:off x="0" y="104775"/>
                              <a:ext cx="419100" cy="447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0850826" name="Straight Arrow Connector 2"/>
                          <wps:cNvCnPr/>
                          <wps:spPr>
                            <a:xfrm>
                              <a:off x="1038225" y="114300"/>
                              <a:ext cx="390525"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81208429" name="Rectangle 3"/>
                          <wps:cNvSpPr/>
                          <wps:spPr>
                            <a:xfrm>
                              <a:off x="76200" y="0"/>
                              <a:ext cx="102870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563CFCA" id="Group 7" o:spid="_x0000_s1100" style="position:absolute;margin-left:-58.5pt;margin-top:12.9pt;width:591.45pt;height:186pt;z-index:251667968" coordsize="75114,236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">
                <v:shape id="Picture 1" o:spid="_x0000_s1101" type="#_x0000_t75" style="position:absolute;top:952;width:75114;height:2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">
                  <v:imagedata r:id="rId68" o:title=""/>
                </v:shape>
                <v:group id="Group 5" o:spid="_x0000_s1102" style="position:absolute;left:11525;top:14763;width:15907;height:5144" coordsize="15906,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">
                  <v:shape id="Straight Arrow Connector 2" o:spid="_x0000_s1103" type="#_x0000_t32" style="position:absolute;top:476;width:5048;height:400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" strokecolor="#4472c4 [3204]" strokeweight=".5pt">
                    <v:stroke endarrow="block" joinstyle="miter"/>
                  </v:shape>
                  <v:shape id="Straight Arrow Connector 2" o:spid="_x0000_s1104" type="#_x0000_t32" style="position:absolute;left:11049;width:4857;height:39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" strokecolor="#4472c4 [3204]" strokeweight=".5pt">
                    <v:stroke endarrow="block" joinstyle="miter"/>
                  </v:shape>
                  <v:rect id="Rectangle 3" o:spid="_x0000_s1105" style="position:absolute;left:4286;top:2190;width:10287;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" filled="f" stroked="f" strokeweight="1pt">
                    <v:textbox>
                      <w:txbxContent>
                        <w:p w14:paraId="18892A23" w14:textId="606FA87B" w:rsidR="00F37AFB" w:rsidRPr="00B23EE4" w:rsidRDefault="00B23EE4" w:rsidP="00F37AFB">
                          <w:pPr>
                            <w:jc w:val="center"/>
                            <w:rPr>
                              <w:color w:val="4472C4" w:themeColor="accent1"/>
                            </w:rPr>
                          </w:pPr>
                          <w:r w:rsidRPr="00B23EE4">
                            <w:rPr>
                              <w:color w:val="4472C4" w:themeColor="accent1"/>
                            </w:rPr>
                            <w:t>Induct Zone</w:t>
                          </w:r>
                        </w:p>
                      </w:txbxContent>
                    </v:textbox>
                  </v:rect>
                </v:group>
                <v:group id="Group 6" o:spid="_x0000_s1106" style="position:absolute;left:47244;width:14287;height:5524" coordsize="14287,5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">
                  <v:shape id="Straight Arrow Connector 2" o:spid="_x0000_s1107" type="#_x0000_t32" style="position:absolute;top:1047;width:4191;height:44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" strokecolor="#4472c4 [3204]" strokeweight=".5pt">
                    <v:stroke endarrow="block" joinstyle="miter"/>
                  </v:shape>
                  <v:shape id="Straight Arrow Connector 2" o:spid="_x0000_s1108" type="#_x0000_t32" style="position:absolute;left:10382;top:1143;width:3905;height:43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" strokecolor="#4472c4 [3204]" strokeweight=".5pt">
                    <v:stroke endarrow="block" joinstyle="miter"/>
                  </v:shape>
                  <v:rect id="Rectangle 3" o:spid="_x0000_s1109" style="position:absolute;left:762;width:10287;height:2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" filled="f" stroked="f" strokeweight="1pt">
                    <v:textbox>
                      <w:txbxContent>
                        <w:p w14:paraId="74CEB1F0" w14:textId="77777777" w:rsidR="00957361" w:rsidRPr="00B23EE4" w:rsidRDefault="00957361" w:rsidP="00957361">
                          <w:pPr>
                            <w:jc w:val="center"/>
                            <w:rPr>
                              <w:color w:val="4472C4" w:themeColor="accent1"/>
                            </w:rPr>
                          </w:pPr>
                          <w:r w:rsidRPr="00B23EE4">
                            <w:rPr>
                              <w:color w:val="4472C4" w:themeColor="accent1"/>
                            </w:rPr>
                            <w:t>Induct Zone</w:t>
                          </w:r>
                        </w:p>
                      </w:txbxContent>
                    </v:textbox>
                  </v:rect>
                </v:group>
              </v:group>
            </w:pict>
          </mc:Fallback>
        </mc:AlternateContent>
      </w:r>
    </w:p>
    <w:p w14:paraId="686F02BB" w14:textId="77777777" w:rsidR="00DA38F7" w:rsidRDefault="00DA38F7" w:rsidP="00DA38F7">
      <w:pPr>
        <w:rPr>
          <w:lang w:val="en-GB" w:eastAsia="zh-CN"/>
        </w:rPr>
      </w:pPr>
    </w:p>
    <w:p w14:paraId="01B94DCE" w14:textId="77777777" w:rsidR="00DA38F7" w:rsidRDefault="00DA38F7" w:rsidP="00DA38F7">
      <w:pPr>
        <w:rPr>
          <w:lang w:val="en-GB" w:eastAsia="zh-CN"/>
        </w:rPr>
      </w:pPr>
    </w:p>
    <w:p w14:paraId="0C039858" w14:textId="77777777" w:rsidR="00DA38F7" w:rsidRDefault="00DA38F7" w:rsidP="00DA38F7">
      <w:pPr>
        <w:rPr>
          <w:lang w:val="en-GB" w:eastAsia="zh-CN"/>
        </w:rPr>
      </w:pPr>
    </w:p>
    <w:p w14:paraId="4B893BD5" w14:textId="77777777" w:rsidR="00DA38F7" w:rsidRDefault="00DA38F7" w:rsidP="00DA38F7">
      <w:pPr>
        <w:rPr>
          <w:lang w:val="en-GB" w:eastAsia="zh-CN"/>
        </w:rPr>
      </w:pPr>
    </w:p>
    <w:p w14:paraId="44F07974" w14:textId="77777777" w:rsidR="00DA38F7" w:rsidRDefault="00DA38F7" w:rsidP="00DA38F7">
      <w:pPr>
        <w:rPr>
          <w:lang w:val="en-GB" w:eastAsia="zh-CN"/>
        </w:rPr>
      </w:pPr>
    </w:p>
    <w:p w14:paraId="61DD6CD2" w14:textId="77777777" w:rsidR="00DA38F7" w:rsidRDefault="00DA38F7" w:rsidP="00DA38F7">
      <w:pPr>
        <w:rPr>
          <w:lang w:val="en-GB" w:eastAsia="zh-CN"/>
        </w:rPr>
      </w:pPr>
    </w:p>
    <w:p w14:paraId="01E037A2" w14:textId="17B56B7D" w:rsidR="00957361" w:rsidRDefault="00957361" w:rsidP="00957361">
      <w:pPr>
        <w:rPr>
          <w:lang w:val="en-GB" w:eastAsia="zh-CN"/>
        </w:rPr>
      </w:pPr>
    </w:p>
    <w:p w14:paraId="5EDD5B14" w14:textId="238737A7" w:rsidR="00560035" w:rsidRPr="00F0038F" w:rsidRDefault="00560035" w:rsidP="007B40C8">
      <w:pPr>
        <w:rPr>
          <w:rFonts w:ascii="Arial" w:hAnsi="Arial" w:cs="Arial"/>
          <w:lang w:val="en-GB" w:eastAsia="zh-CN"/>
        </w:rPr>
      </w:pPr>
    </w:p>
    <w:p w14:paraId="147B9CE9" w14:textId="77DC9AAA" w:rsidR="00C45790" w:rsidRPr="00AC1004" w:rsidRDefault="00C45790" w:rsidP="006E2691">
      <w:pPr>
        <w:pStyle w:val="ListParagraph"/>
        <w:numPr>
          <w:ilvl w:val="0"/>
          <w:numId w:val="4"/>
        </w:numPr>
        <w:jc w:val="both"/>
        <w:rPr>
          <w:rFonts w:cstheme="minorHAnsi"/>
        </w:rPr>
      </w:pPr>
      <w:r w:rsidRPr="00AC1004">
        <w:rPr>
          <w:rFonts w:cstheme="minorHAnsi"/>
        </w:rPr>
        <w:t xml:space="preserve">The proposed </w:t>
      </w:r>
      <w:r w:rsidR="006D34E5" w:rsidRPr="00AC1004">
        <w:rPr>
          <w:rFonts w:cstheme="minorHAnsi"/>
        </w:rPr>
        <w:t>Single</w:t>
      </w:r>
      <w:r w:rsidR="009A0172" w:rsidRPr="00AC1004">
        <w:rPr>
          <w:rFonts w:cstheme="minorHAnsi"/>
        </w:rPr>
        <w:t xml:space="preserve"> Deck CBS </w:t>
      </w:r>
      <w:r w:rsidRPr="00AC1004">
        <w:rPr>
          <w:rFonts w:cstheme="minorHAnsi"/>
        </w:rPr>
        <w:t xml:space="preserve">Sorter will be installed </w:t>
      </w:r>
      <w:r w:rsidR="006D34E5" w:rsidRPr="00AC1004">
        <w:rPr>
          <w:rFonts w:cstheme="minorHAnsi"/>
        </w:rPr>
        <w:t>on ground level</w:t>
      </w:r>
      <w:r w:rsidR="009A0172" w:rsidRPr="00AC1004">
        <w:rPr>
          <w:rFonts w:cstheme="minorHAnsi"/>
        </w:rPr>
        <w:t xml:space="preserve">. The </w:t>
      </w:r>
      <w:r w:rsidR="003E11AE" w:rsidRPr="00AC1004">
        <w:rPr>
          <w:rFonts w:cstheme="minorHAnsi"/>
        </w:rPr>
        <w:t>Sorter runs</w:t>
      </w:r>
      <w:r w:rsidR="009A0172" w:rsidRPr="00AC1004">
        <w:rPr>
          <w:rFonts w:cstheme="minorHAnsi"/>
        </w:rPr>
        <w:t xml:space="preserve"> at </w:t>
      </w:r>
      <w:r w:rsidR="00957361">
        <w:rPr>
          <w:rFonts w:cstheme="minorHAnsi"/>
        </w:rPr>
        <w:t>3</w:t>
      </w:r>
      <w:r w:rsidR="0023605B">
        <w:rPr>
          <w:rFonts w:cstheme="minorHAnsi"/>
        </w:rPr>
        <w:t>0</w:t>
      </w:r>
      <w:r w:rsidR="009A0172" w:rsidRPr="00AC1004">
        <w:rPr>
          <w:rFonts w:cstheme="minorHAnsi"/>
        </w:rPr>
        <w:t>00 mm from</w:t>
      </w:r>
      <w:r w:rsidR="006D34E5" w:rsidRPr="00AC1004">
        <w:rPr>
          <w:rFonts w:cstheme="minorHAnsi"/>
        </w:rPr>
        <w:t xml:space="preserve"> ground level</w:t>
      </w:r>
      <w:r w:rsidR="009A0172" w:rsidRPr="00AC1004">
        <w:rPr>
          <w:rFonts w:cstheme="minorHAnsi"/>
        </w:rPr>
        <w:t>.</w:t>
      </w:r>
    </w:p>
    <w:p w14:paraId="653F49BE" w14:textId="634D64E2" w:rsidR="00C45790" w:rsidRPr="00AC1004" w:rsidRDefault="00C45790" w:rsidP="00C45790">
      <w:pPr>
        <w:pStyle w:val="ListParagraph"/>
        <w:jc w:val="both"/>
        <w:rPr>
          <w:rFonts w:cstheme="minorHAnsi"/>
        </w:rPr>
      </w:pPr>
    </w:p>
    <w:p w14:paraId="21D876DF" w14:textId="64124032" w:rsidR="00064FFA" w:rsidRDefault="00064FFA" w:rsidP="006E2691">
      <w:pPr>
        <w:pStyle w:val="ListParagraph"/>
        <w:numPr>
          <w:ilvl w:val="0"/>
          <w:numId w:val="4"/>
        </w:numPr>
        <w:spacing w:after="0" w:line="240" w:lineRule="auto"/>
        <w:jc w:val="both"/>
        <w:textboxTightWrap w:val="allLines"/>
        <w:rPr>
          <w:rFonts w:cstheme="minorHAnsi"/>
        </w:rPr>
      </w:pPr>
      <w:r w:rsidRPr="00AC1004">
        <w:rPr>
          <w:rFonts w:cstheme="minorHAnsi"/>
        </w:rPr>
        <w:t>We have provided</w:t>
      </w:r>
      <w:r w:rsidR="00B872FA" w:rsidRPr="00AC1004">
        <w:rPr>
          <w:rFonts w:cstheme="minorHAnsi"/>
        </w:rPr>
        <w:t xml:space="preserve"> </w:t>
      </w:r>
      <w:r w:rsidR="00612B92" w:rsidRPr="00AC1004">
        <w:rPr>
          <w:rFonts w:cstheme="minorHAnsi"/>
        </w:rPr>
        <w:t xml:space="preserve">loop </w:t>
      </w:r>
      <w:r w:rsidR="00BE1C9B" w:rsidRPr="00AC1004">
        <w:rPr>
          <w:rFonts w:cstheme="minorHAnsi"/>
        </w:rPr>
        <w:t xml:space="preserve">with </w:t>
      </w:r>
      <w:r w:rsidR="00390F88">
        <w:rPr>
          <w:rFonts w:cstheme="minorHAnsi"/>
        </w:rPr>
        <w:t>Single</w:t>
      </w:r>
      <w:r w:rsidRPr="00AC1004">
        <w:rPr>
          <w:rFonts w:cstheme="minorHAnsi"/>
        </w:rPr>
        <w:t xml:space="preserve"> </w:t>
      </w:r>
      <w:r w:rsidR="00BF409D" w:rsidRPr="00AC1004">
        <w:rPr>
          <w:rFonts w:cstheme="minorHAnsi"/>
        </w:rPr>
        <w:t>Belt</w:t>
      </w:r>
      <w:r w:rsidR="00C45790" w:rsidRPr="00AC1004">
        <w:rPr>
          <w:rFonts w:cstheme="minorHAnsi"/>
        </w:rPr>
        <w:t xml:space="preserve"> Carr</w:t>
      </w:r>
      <w:r w:rsidRPr="00AC1004">
        <w:rPr>
          <w:rFonts w:cstheme="minorHAnsi"/>
        </w:rPr>
        <w:t xml:space="preserve">iers with </w:t>
      </w:r>
      <w:r w:rsidR="00DA38F7">
        <w:rPr>
          <w:rFonts w:cstheme="minorHAnsi"/>
        </w:rPr>
        <w:t>600</w:t>
      </w:r>
      <w:r w:rsidR="00A731B8" w:rsidRPr="00AC1004">
        <w:rPr>
          <w:rFonts w:cstheme="minorHAnsi"/>
        </w:rPr>
        <w:t xml:space="preserve"> </w:t>
      </w:r>
      <w:r w:rsidRPr="00AC1004">
        <w:rPr>
          <w:rFonts w:cstheme="minorHAnsi"/>
        </w:rPr>
        <w:t>mm pitch and</w:t>
      </w:r>
      <w:r w:rsidR="006D34E5" w:rsidRPr="00AC1004">
        <w:rPr>
          <w:rFonts w:cstheme="minorHAnsi"/>
        </w:rPr>
        <w:t xml:space="preserve"> </w:t>
      </w:r>
      <w:r w:rsidR="00515AEA" w:rsidRPr="00AC1004">
        <w:rPr>
          <w:rFonts w:cstheme="minorHAnsi"/>
        </w:rPr>
        <w:t>Belt Size of</w:t>
      </w:r>
      <w:r w:rsidR="00C45790" w:rsidRPr="00AC1004">
        <w:rPr>
          <w:rFonts w:cstheme="minorHAnsi"/>
        </w:rPr>
        <w:t xml:space="preserve"> </w:t>
      </w:r>
      <w:r w:rsidR="006D34E5" w:rsidRPr="00AC1004">
        <w:rPr>
          <w:rFonts w:cstheme="minorHAnsi"/>
        </w:rPr>
        <w:t>495</w:t>
      </w:r>
      <w:r w:rsidR="00B872FA" w:rsidRPr="00AC1004">
        <w:rPr>
          <w:rFonts w:cstheme="minorHAnsi"/>
        </w:rPr>
        <w:t xml:space="preserve"> </w:t>
      </w:r>
      <w:r w:rsidR="00F84E47" w:rsidRPr="00AC1004">
        <w:rPr>
          <w:rFonts w:cstheme="minorHAnsi"/>
        </w:rPr>
        <w:t>x</w:t>
      </w:r>
      <w:r w:rsidR="00B872FA" w:rsidRPr="00AC1004">
        <w:rPr>
          <w:rFonts w:cstheme="minorHAnsi"/>
        </w:rPr>
        <w:t xml:space="preserve"> 800</w:t>
      </w:r>
      <w:r w:rsidR="00DD1AD3" w:rsidRPr="00AC1004">
        <w:rPr>
          <w:rFonts w:cstheme="minorHAnsi"/>
        </w:rPr>
        <w:t>mm</w:t>
      </w:r>
      <w:r w:rsidR="00515AEA" w:rsidRPr="00AC1004">
        <w:rPr>
          <w:rFonts w:cstheme="minorHAnsi"/>
        </w:rPr>
        <w:t>.</w:t>
      </w:r>
    </w:p>
    <w:p w14:paraId="7A86B308" w14:textId="77777777" w:rsidR="00957361" w:rsidRPr="00957361" w:rsidRDefault="00957361" w:rsidP="00957361">
      <w:pPr>
        <w:pStyle w:val="ListParagraph"/>
        <w:rPr>
          <w:rFonts w:cstheme="minorHAnsi"/>
        </w:rPr>
      </w:pPr>
    </w:p>
    <w:p w14:paraId="758B4298" w14:textId="2418E275" w:rsidR="00957361" w:rsidRPr="00AC1004" w:rsidRDefault="00957361" w:rsidP="006E2691">
      <w:pPr>
        <w:pStyle w:val="ListParagraph"/>
        <w:numPr>
          <w:ilvl w:val="0"/>
          <w:numId w:val="4"/>
        </w:numPr>
        <w:spacing w:after="0" w:line="240" w:lineRule="auto"/>
        <w:jc w:val="both"/>
        <w:textboxTightWrap w:val="allLines"/>
        <w:rPr>
          <w:rFonts w:cstheme="minorHAnsi"/>
        </w:rPr>
      </w:pPr>
      <w:r>
        <w:rPr>
          <w:rFonts w:cstheme="minorHAnsi"/>
        </w:rPr>
        <w:t xml:space="preserve">One loop CBS has a total </w:t>
      </w:r>
      <w:r w:rsidRPr="00164634">
        <w:rPr>
          <w:rFonts w:cstheme="minorHAnsi"/>
        </w:rPr>
        <w:t xml:space="preserve">length of </w:t>
      </w:r>
      <w:r w:rsidR="00BA0131" w:rsidRPr="00164634">
        <w:rPr>
          <w:rFonts w:cstheme="minorHAnsi"/>
        </w:rPr>
        <w:t>1</w:t>
      </w:r>
      <w:r w:rsidR="00164634" w:rsidRPr="00164634">
        <w:rPr>
          <w:rFonts w:cstheme="minorHAnsi"/>
        </w:rPr>
        <w:t>90</w:t>
      </w:r>
      <w:r w:rsidRPr="00164634">
        <w:rPr>
          <w:rFonts w:cstheme="minorHAnsi"/>
        </w:rPr>
        <w:t xml:space="preserve"> m &amp;  </w:t>
      </w:r>
      <w:r w:rsidR="00DA38F7" w:rsidRPr="00164634">
        <w:rPr>
          <w:rFonts w:cstheme="minorHAnsi"/>
        </w:rPr>
        <w:t>31</w:t>
      </w:r>
      <w:r w:rsidR="00164634" w:rsidRPr="00164634">
        <w:rPr>
          <w:rFonts w:cstheme="minorHAnsi"/>
        </w:rPr>
        <w:t>8</w:t>
      </w:r>
      <w:r w:rsidRPr="00164634">
        <w:rPr>
          <w:rFonts w:cstheme="minorHAnsi"/>
        </w:rPr>
        <w:t xml:space="preserve"> number</w:t>
      </w:r>
      <w:r w:rsidRPr="00BA0131">
        <w:rPr>
          <w:rFonts w:cstheme="minorHAnsi"/>
        </w:rPr>
        <w:t xml:space="preserve"> of carriers</w:t>
      </w:r>
      <w:r>
        <w:rPr>
          <w:rFonts w:cstheme="minorHAnsi"/>
        </w:rPr>
        <w:t>.</w:t>
      </w:r>
    </w:p>
    <w:p w14:paraId="64FDF2BF" w14:textId="1C2C1042" w:rsidR="00C45790" w:rsidRPr="00AC1004" w:rsidRDefault="00C45790" w:rsidP="009A0172">
      <w:pPr>
        <w:spacing w:after="0" w:line="240" w:lineRule="auto"/>
        <w:jc w:val="both"/>
        <w:textboxTightWrap w:val="allLines"/>
        <w:rPr>
          <w:rFonts w:cstheme="minorHAnsi"/>
        </w:rPr>
      </w:pPr>
      <w:r w:rsidRPr="00AC1004">
        <w:rPr>
          <w:rFonts w:cstheme="minorHAnsi"/>
        </w:rPr>
        <w:t xml:space="preserve">        </w:t>
      </w:r>
      <w:r w:rsidR="00064FFA" w:rsidRPr="00AC1004">
        <w:rPr>
          <w:rFonts w:cstheme="minorHAnsi"/>
        </w:rPr>
        <w:t xml:space="preserve">                  </w:t>
      </w:r>
    </w:p>
    <w:p w14:paraId="4DB1ED20" w14:textId="6236457A" w:rsidR="002A2177" w:rsidRDefault="00C45790" w:rsidP="00972483">
      <w:pPr>
        <w:pStyle w:val="ListParagraph"/>
        <w:numPr>
          <w:ilvl w:val="0"/>
          <w:numId w:val="4"/>
        </w:numPr>
        <w:jc w:val="both"/>
        <w:rPr>
          <w:rFonts w:cstheme="minorHAnsi"/>
        </w:rPr>
      </w:pPr>
      <w:r w:rsidRPr="000025C1">
        <w:rPr>
          <w:rFonts w:cstheme="minorHAnsi"/>
        </w:rPr>
        <w:t xml:space="preserve">As </w:t>
      </w:r>
      <w:r w:rsidR="00FE7C50">
        <w:rPr>
          <w:rFonts w:cstheme="minorHAnsi"/>
        </w:rPr>
        <w:t>Shipment</w:t>
      </w:r>
      <w:r w:rsidR="00D913FF" w:rsidRPr="000025C1">
        <w:rPr>
          <w:rFonts w:cstheme="minorHAnsi"/>
        </w:rPr>
        <w:t>s</w:t>
      </w:r>
      <w:r w:rsidRPr="000025C1">
        <w:rPr>
          <w:rFonts w:cstheme="minorHAnsi"/>
        </w:rPr>
        <w:t xml:space="preserve"> pass through the Barcode Scanning Tunnel on the Loop, their barcodes are scanned, and chutes are assigned. Once the shipment reaches </w:t>
      </w:r>
      <w:r w:rsidR="00B0460A" w:rsidRPr="000025C1">
        <w:rPr>
          <w:rFonts w:cstheme="minorHAnsi"/>
        </w:rPr>
        <w:t xml:space="preserve">the </w:t>
      </w:r>
      <w:r w:rsidRPr="000025C1">
        <w:rPr>
          <w:rFonts w:cstheme="minorHAnsi"/>
        </w:rPr>
        <w:t xml:space="preserve">respective chute, </w:t>
      </w:r>
      <w:r w:rsidR="00B0460A" w:rsidRPr="000025C1">
        <w:rPr>
          <w:rFonts w:cstheme="minorHAnsi"/>
        </w:rPr>
        <w:t xml:space="preserve">the </w:t>
      </w:r>
      <w:r w:rsidRPr="000025C1">
        <w:rPr>
          <w:rFonts w:cstheme="minorHAnsi"/>
        </w:rPr>
        <w:t>carrier carrying the shipment for the chute will actuate and drop the</w:t>
      </w:r>
      <w:r w:rsidR="00883F0C" w:rsidRPr="000025C1">
        <w:rPr>
          <w:rFonts w:cstheme="minorHAnsi"/>
        </w:rPr>
        <w:t xml:space="preserve"> shipment in the assigned chute</w:t>
      </w:r>
      <w:r w:rsidR="009A0172" w:rsidRPr="000025C1">
        <w:rPr>
          <w:rFonts w:cstheme="minorHAnsi"/>
        </w:rPr>
        <w:t>.</w:t>
      </w:r>
    </w:p>
    <w:p w14:paraId="71EFB2BA" w14:textId="77777777" w:rsidR="000025C1" w:rsidRPr="000025C1" w:rsidRDefault="000025C1" w:rsidP="000025C1">
      <w:pPr>
        <w:pStyle w:val="ListParagraph"/>
        <w:rPr>
          <w:rFonts w:cstheme="minorHAnsi"/>
        </w:rPr>
      </w:pPr>
    </w:p>
    <w:p w14:paraId="31ADC1C7" w14:textId="77777777" w:rsidR="000025C1" w:rsidRPr="000025C1" w:rsidRDefault="000025C1" w:rsidP="000025C1">
      <w:pPr>
        <w:jc w:val="both"/>
        <w:rPr>
          <w:rFonts w:cstheme="minorHAnsi"/>
        </w:rPr>
      </w:pPr>
    </w:p>
    <w:p w14:paraId="635BA410" w14:textId="270DB99F" w:rsidR="002A2177" w:rsidRPr="008746B1" w:rsidRDefault="002A2177" w:rsidP="008746B1">
      <w:pPr>
        <w:jc w:val="both"/>
        <w:rPr>
          <w:rFonts w:cstheme="minorHAnsi"/>
        </w:rPr>
      </w:pPr>
      <w:r w:rsidRPr="008746B1">
        <w:rPr>
          <w:rFonts w:cstheme="minorHAnsi"/>
        </w:rPr>
        <w:t xml:space="preserve"> </w:t>
      </w:r>
    </w:p>
    <w:p w14:paraId="6B7EDF81" w14:textId="77777777" w:rsidR="00E53FA3" w:rsidRPr="00E53FA3" w:rsidRDefault="00E53FA3" w:rsidP="00E53FA3">
      <w:pPr>
        <w:pStyle w:val="ListParagraph"/>
        <w:rPr>
          <w:rFonts w:ascii="Arial" w:hAnsi="Arial" w:cs="Arial"/>
        </w:rPr>
      </w:pPr>
    </w:p>
    <w:p w14:paraId="438812B1" w14:textId="77777777" w:rsidR="00560035" w:rsidRDefault="00560035" w:rsidP="00E53FA3">
      <w:pPr>
        <w:jc w:val="both"/>
        <w:rPr>
          <w:rFonts w:ascii="Arial" w:hAnsi="Arial" w:cs="Arial"/>
        </w:rPr>
      </w:pPr>
    </w:p>
    <w:p w14:paraId="001C736B" w14:textId="77777777" w:rsidR="00957361" w:rsidRDefault="00957361" w:rsidP="00E53FA3">
      <w:pPr>
        <w:jc w:val="both"/>
        <w:rPr>
          <w:rFonts w:ascii="Arial" w:hAnsi="Arial" w:cs="Arial"/>
        </w:rPr>
      </w:pPr>
    </w:p>
    <w:p w14:paraId="1AF7F2CB" w14:textId="77777777" w:rsidR="00957361" w:rsidRDefault="00957361" w:rsidP="00E53FA3">
      <w:pPr>
        <w:jc w:val="both"/>
        <w:rPr>
          <w:rFonts w:ascii="Arial" w:hAnsi="Arial" w:cs="Arial"/>
        </w:rPr>
      </w:pPr>
    </w:p>
    <w:p w14:paraId="2D484C7C" w14:textId="77777777" w:rsidR="00957361" w:rsidRDefault="00957361" w:rsidP="00E53FA3">
      <w:pPr>
        <w:jc w:val="both"/>
        <w:rPr>
          <w:rFonts w:ascii="Arial" w:hAnsi="Arial" w:cs="Arial"/>
        </w:rPr>
      </w:pPr>
    </w:p>
    <w:p w14:paraId="421B14A5" w14:textId="77777777" w:rsidR="00957361" w:rsidRDefault="00957361" w:rsidP="00E53FA3">
      <w:pPr>
        <w:jc w:val="both"/>
        <w:rPr>
          <w:rFonts w:ascii="Arial" w:hAnsi="Arial" w:cs="Arial"/>
        </w:rPr>
      </w:pPr>
    </w:p>
    <w:p w14:paraId="5D2B3F82" w14:textId="77777777" w:rsidR="00957361" w:rsidRDefault="00957361" w:rsidP="00E53FA3">
      <w:pPr>
        <w:jc w:val="both"/>
        <w:rPr>
          <w:rFonts w:ascii="Arial" w:hAnsi="Arial" w:cs="Arial"/>
        </w:rPr>
      </w:pPr>
    </w:p>
    <w:p w14:paraId="4E15A20E" w14:textId="77777777" w:rsidR="00B27938" w:rsidRDefault="00B27938" w:rsidP="00E53FA3">
      <w:pPr>
        <w:jc w:val="both"/>
        <w:rPr>
          <w:rFonts w:ascii="Arial" w:hAnsi="Arial" w:cs="Arial"/>
        </w:rPr>
      </w:pPr>
    </w:p>
    <w:p w14:paraId="2A48FE5A" w14:textId="77777777" w:rsidR="00957361" w:rsidRDefault="00957361" w:rsidP="00E53FA3">
      <w:pPr>
        <w:jc w:val="both"/>
        <w:rPr>
          <w:rFonts w:ascii="Arial" w:hAnsi="Arial" w:cs="Arial"/>
        </w:rPr>
      </w:pPr>
    </w:p>
    <w:p w14:paraId="12EDE426" w14:textId="77777777" w:rsidR="00904144" w:rsidRDefault="00904144" w:rsidP="00E53FA3">
      <w:pPr>
        <w:jc w:val="both"/>
        <w:rPr>
          <w:rFonts w:ascii="Arial" w:hAnsi="Arial" w:cs="Arial"/>
        </w:rPr>
      </w:pPr>
    </w:p>
    <w:p w14:paraId="0A7241D7" w14:textId="228895FE" w:rsidR="00612B92" w:rsidRPr="00B154C4" w:rsidRDefault="00315486" w:rsidP="00B154C4">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1" w:name="_Toc145535627"/>
      <w:r w:rsidRPr="00B154C4">
        <w:rPr>
          <w:rFonts w:eastAsia="SimSun" w:cstheme="majorHAnsi"/>
          <w:b/>
          <w:bCs/>
          <w:color w:val="323E4F" w:themeColor="text2" w:themeShade="BF"/>
          <w:sz w:val="24"/>
          <w:szCs w:val="24"/>
          <w:u w:val="single"/>
          <w:lang w:val="en-GB" w:eastAsia="zh-CN"/>
        </w:rPr>
        <w:lastRenderedPageBreak/>
        <w:t>Sorting Output</w:t>
      </w:r>
      <w:bookmarkEnd w:id="121"/>
    </w:p>
    <w:p w14:paraId="5CA30DD4" w14:textId="77777777" w:rsidR="00904144" w:rsidRPr="00904144" w:rsidRDefault="00904144" w:rsidP="00904144">
      <w:pPr>
        <w:rPr>
          <w:lang w:val="en-GB" w:eastAsia="zh-CN"/>
        </w:rPr>
      </w:pPr>
    </w:p>
    <w:p w14:paraId="34D2E916" w14:textId="56264484" w:rsidR="00315486" w:rsidRPr="00E2575D" w:rsidRDefault="00273216" w:rsidP="00B154C4">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2" w:name="_Toc145535628"/>
      <w:r>
        <w:rPr>
          <w:rFonts w:ascii="Calibri" w:eastAsia="SimSun" w:hAnsi="Calibri" w:cs="Calibri"/>
          <w:color w:val="323E4F" w:themeColor="text2" w:themeShade="BF"/>
          <w:sz w:val="24"/>
          <w:szCs w:val="24"/>
          <w:lang w:val="en-GB" w:eastAsia="zh-CN"/>
        </w:rPr>
        <w:t>L-</w:t>
      </w:r>
      <w:r w:rsidR="008746B1" w:rsidRPr="00E2575D">
        <w:rPr>
          <w:rFonts w:ascii="Calibri" w:eastAsia="SimSun" w:hAnsi="Calibri" w:cs="Calibri"/>
          <w:color w:val="323E4F" w:themeColor="text2" w:themeShade="BF"/>
          <w:sz w:val="24"/>
          <w:szCs w:val="24"/>
          <w:lang w:val="en-GB" w:eastAsia="zh-CN"/>
        </w:rPr>
        <w:t>Type chute</w:t>
      </w:r>
      <w:r w:rsidR="00315486" w:rsidRPr="00E2575D">
        <w:rPr>
          <w:rFonts w:ascii="Calibri" w:eastAsia="SimSun" w:hAnsi="Calibri" w:cs="Calibri"/>
          <w:color w:val="323E4F" w:themeColor="text2" w:themeShade="BF"/>
          <w:sz w:val="24"/>
          <w:szCs w:val="24"/>
          <w:lang w:val="en-GB" w:eastAsia="zh-CN"/>
        </w:rPr>
        <w:t xml:space="preserve"> </w:t>
      </w:r>
      <w:r>
        <w:rPr>
          <w:rFonts w:ascii="Calibri" w:eastAsia="SimSun" w:hAnsi="Calibri" w:cs="Calibri"/>
          <w:color w:val="323E4F" w:themeColor="text2" w:themeShade="BF"/>
          <w:sz w:val="24"/>
          <w:szCs w:val="24"/>
          <w:lang w:val="en-GB" w:eastAsia="zh-CN"/>
        </w:rPr>
        <w:t>(Option 1)</w:t>
      </w:r>
      <w:bookmarkEnd w:id="122"/>
      <w:r w:rsidR="00315486" w:rsidRPr="00E2575D">
        <w:rPr>
          <w:rFonts w:ascii="Calibri" w:eastAsia="SimSun" w:hAnsi="Calibri" w:cs="Calibri"/>
          <w:color w:val="323E4F" w:themeColor="text2" w:themeShade="BF"/>
          <w:sz w:val="24"/>
          <w:szCs w:val="24"/>
          <w:lang w:val="en-GB" w:eastAsia="zh-CN"/>
        </w:rPr>
        <w:t xml:space="preserve">              </w:t>
      </w:r>
    </w:p>
    <w:p w14:paraId="2107543D" w14:textId="196D5FB4" w:rsidR="00315486" w:rsidRPr="00737E8D" w:rsidRDefault="00315486" w:rsidP="002330B5">
      <w:pPr>
        <w:ind w:left="360"/>
        <w:rPr>
          <w:rFonts w:cstheme="minorHAnsi"/>
          <w:lang w:val="en-GB" w:eastAsia="zh-CN"/>
        </w:rPr>
      </w:pPr>
      <w:r w:rsidRPr="00737E8D">
        <w:rPr>
          <w:rFonts w:cstheme="minorHAnsi"/>
        </w:rPr>
        <w:t xml:space="preserve">A </w:t>
      </w:r>
      <w:r w:rsidR="008746B1">
        <w:rPr>
          <w:rFonts w:cstheme="minorHAnsi"/>
        </w:rPr>
        <w:t>collection chute</w:t>
      </w:r>
      <w:r w:rsidRPr="00737E8D">
        <w:rPr>
          <w:rFonts w:cstheme="minorHAnsi"/>
        </w:rPr>
        <w:t xml:space="preserve"> is a type of chute used for the smooth descent of materials or objects from an elevated position to a lower level. It utilizes </w:t>
      </w:r>
      <w:r w:rsidR="008746B1">
        <w:rPr>
          <w:rFonts w:cstheme="minorHAnsi"/>
        </w:rPr>
        <w:t>base metal to</w:t>
      </w:r>
      <w:r w:rsidRPr="00737E8D">
        <w:rPr>
          <w:rFonts w:cstheme="minorHAnsi"/>
        </w:rPr>
        <w:t xml:space="preserve"> guide and support the flow of items along the chute</w:t>
      </w:r>
      <w:r w:rsidR="008746B1">
        <w:rPr>
          <w:rFonts w:cstheme="minorHAnsi"/>
        </w:rPr>
        <w:t xml:space="preserve"> &amp; collect the </w:t>
      </w:r>
      <w:r w:rsidR="00FE7C50">
        <w:rPr>
          <w:rFonts w:cstheme="minorHAnsi"/>
        </w:rPr>
        <w:t>shipment</w:t>
      </w:r>
      <w:r w:rsidR="008746B1">
        <w:rPr>
          <w:rFonts w:cstheme="minorHAnsi"/>
        </w:rPr>
        <w:t>s within its area</w:t>
      </w:r>
      <w:r w:rsidRPr="00737E8D">
        <w:rPr>
          <w:rFonts w:cstheme="minorHAnsi"/>
        </w:rPr>
        <w:t>.</w:t>
      </w:r>
    </w:p>
    <w:p w14:paraId="5C0A1ED7" w14:textId="577085FF" w:rsidR="007F4F45" w:rsidRPr="00AB2301" w:rsidRDefault="007F3395" w:rsidP="002330B5">
      <w:pPr>
        <w:ind w:left="360"/>
        <w:rPr>
          <w:rFonts w:cstheme="minorHAnsi"/>
        </w:rPr>
      </w:pPr>
      <w:r w:rsidRPr="00BE0A85">
        <w:rPr>
          <w:rFonts w:ascii="Arial" w:hAnsi="Arial" w:cs="Arial"/>
          <w:noProof/>
        </w:rPr>
        <w:drawing>
          <wp:anchor distT="0" distB="0" distL="114300" distR="114300" simplePos="0" relativeHeight="251687424" behindDoc="1" locked="0" layoutInCell="1" allowOverlap="1" wp14:anchorId="214F743C" wp14:editId="3F4C3673">
            <wp:simplePos x="0" y="0"/>
            <wp:positionH relativeFrom="column">
              <wp:posOffset>1333500</wp:posOffset>
            </wp:positionH>
            <wp:positionV relativeFrom="paragraph">
              <wp:posOffset>172085</wp:posOffset>
            </wp:positionV>
            <wp:extent cx="2828925" cy="2880494"/>
            <wp:effectExtent l="0" t="0" r="0" b="0"/>
            <wp:wrapNone/>
            <wp:docPr id="123581620" name="Picture 1" descr="A blue and green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1620" name="Picture 1" descr="A blue and green machine&#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2828925" cy="2880494"/>
                    </a:xfrm>
                    <a:prstGeom prst="rect">
                      <a:avLst/>
                    </a:prstGeom>
                  </pic:spPr>
                </pic:pic>
              </a:graphicData>
            </a:graphic>
            <wp14:sizeRelH relativeFrom="margin">
              <wp14:pctWidth>0</wp14:pctWidth>
            </wp14:sizeRelH>
            <wp14:sizeRelV relativeFrom="margin">
              <wp14:pctHeight>0</wp14:pctHeight>
            </wp14:sizeRelV>
          </wp:anchor>
        </w:drawing>
      </w:r>
      <w:r w:rsidR="003E2CC5" w:rsidRPr="00737E8D">
        <w:rPr>
          <w:rFonts w:cstheme="minorHAnsi"/>
        </w:rPr>
        <w:t>E</w:t>
      </w:r>
      <w:r w:rsidR="006E34E4" w:rsidRPr="00737E8D">
        <w:rPr>
          <w:rFonts w:cstheme="minorHAnsi"/>
        </w:rPr>
        <w:t xml:space="preserve">ach </w:t>
      </w:r>
      <w:r w:rsidR="00AB2301">
        <w:rPr>
          <w:rFonts w:cstheme="minorHAnsi"/>
        </w:rPr>
        <w:t>collection type</w:t>
      </w:r>
      <w:r w:rsidR="003E2CC5" w:rsidRPr="00737E8D">
        <w:rPr>
          <w:rFonts w:cstheme="minorHAnsi"/>
        </w:rPr>
        <w:t xml:space="preserve"> </w:t>
      </w:r>
      <w:r w:rsidR="00904144" w:rsidRPr="00737E8D">
        <w:rPr>
          <w:rFonts w:cstheme="minorHAnsi"/>
        </w:rPr>
        <w:t>chute has</w:t>
      </w:r>
      <w:r w:rsidR="006E34E4" w:rsidRPr="00737E8D">
        <w:rPr>
          <w:rFonts w:cstheme="minorHAnsi"/>
        </w:rPr>
        <w:t xml:space="preserve"> capacity </w:t>
      </w:r>
      <w:r w:rsidR="006E34E4" w:rsidRPr="00AB2301">
        <w:rPr>
          <w:rFonts w:cstheme="minorHAnsi"/>
        </w:rPr>
        <w:t xml:space="preserve">to accumulate </w:t>
      </w:r>
      <w:r w:rsidR="00E2575D">
        <w:rPr>
          <w:rFonts w:cstheme="minorHAnsi"/>
        </w:rPr>
        <w:t>30</w:t>
      </w:r>
      <w:r w:rsidR="006E34E4" w:rsidRPr="00AB2301">
        <w:rPr>
          <w:rFonts w:cstheme="minorHAnsi"/>
        </w:rPr>
        <w:t xml:space="preserve"> </w:t>
      </w:r>
      <w:r w:rsidR="00FE7C50">
        <w:rPr>
          <w:rFonts w:cstheme="minorHAnsi"/>
        </w:rPr>
        <w:t>shipment</w:t>
      </w:r>
      <w:r w:rsidR="006E34E4" w:rsidRPr="00AB2301">
        <w:rPr>
          <w:rFonts w:cstheme="minorHAnsi"/>
        </w:rPr>
        <w:t xml:space="preserve">s, </w:t>
      </w:r>
      <w:r w:rsidR="002A4F7F" w:rsidRPr="00AB2301">
        <w:rPr>
          <w:rFonts w:cstheme="minorHAnsi"/>
        </w:rPr>
        <w:t xml:space="preserve">The sorted shipments will travel along </w:t>
      </w:r>
      <w:r w:rsidR="00E1613F" w:rsidRPr="00AB2301">
        <w:rPr>
          <w:rFonts w:cstheme="minorHAnsi"/>
        </w:rPr>
        <w:t xml:space="preserve">these </w:t>
      </w:r>
      <w:r w:rsidR="00AB2301">
        <w:rPr>
          <w:rFonts w:cstheme="minorHAnsi"/>
        </w:rPr>
        <w:t>collection</w:t>
      </w:r>
      <w:r w:rsidR="006E34E4" w:rsidRPr="00AB2301">
        <w:rPr>
          <w:rFonts w:cstheme="minorHAnsi"/>
        </w:rPr>
        <w:t xml:space="preserve"> </w:t>
      </w:r>
      <w:r w:rsidR="00315486" w:rsidRPr="00AB2301">
        <w:rPr>
          <w:rFonts w:cstheme="minorHAnsi"/>
        </w:rPr>
        <w:t>chutes</w:t>
      </w:r>
      <w:r w:rsidR="002A4F7F" w:rsidRPr="00AB2301">
        <w:rPr>
          <w:rFonts w:cstheme="minorHAnsi"/>
        </w:rPr>
        <w:t xml:space="preserve"> and get </w:t>
      </w:r>
      <w:r w:rsidR="00894D52" w:rsidRPr="00AB2301">
        <w:rPr>
          <w:rFonts w:cstheme="minorHAnsi"/>
        </w:rPr>
        <w:t>accumulated</w:t>
      </w:r>
      <w:r w:rsidR="002A4F7F" w:rsidRPr="00AB2301">
        <w:rPr>
          <w:rFonts w:cstheme="minorHAnsi"/>
        </w:rPr>
        <w:t xml:space="preserve"> </w:t>
      </w:r>
      <w:r w:rsidR="006E34E4" w:rsidRPr="00AB2301">
        <w:rPr>
          <w:rFonts w:cstheme="minorHAnsi"/>
        </w:rPr>
        <w:t>at the bottom of the chute.</w:t>
      </w:r>
      <w:r w:rsidR="00F65D30" w:rsidRPr="00AB2301">
        <w:rPr>
          <w:rFonts w:cstheme="minorHAnsi"/>
        </w:rPr>
        <w:t xml:space="preserve"> </w:t>
      </w:r>
    </w:p>
    <w:p w14:paraId="0CFE6974" w14:textId="4AACAB4E" w:rsidR="00612B92" w:rsidRPr="00AB2301" w:rsidRDefault="00612B92" w:rsidP="00E952AA">
      <w:pPr>
        <w:pStyle w:val="ListParagraph"/>
        <w:jc w:val="center"/>
        <w:rPr>
          <w:rFonts w:ascii="Arial" w:hAnsi="Arial" w:cs="Arial"/>
          <w:noProof/>
        </w:rPr>
      </w:pPr>
    </w:p>
    <w:p w14:paraId="67983EA5" w14:textId="1B156B4B" w:rsidR="008746B1" w:rsidRPr="00AB2301" w:rsidRDefault="008746B1" w:rsidP="00E952AA">
      <w:pPr>
        <w:pStyle w:val="ListParagraph"/>
        <w:jc w:val="center"/>
        <w:rPr>
          <w:rFonts w:ascii="Arial" w:hAnsi="Arial" w:cs="Arial"/>
          <w:noProof/>
        </w:rPr>
      </w:pPr>
    </w:p>
    <w:p w14:paraId="16DC43AB" w14:textId="0FB2BFB0" w:rsidR="008746B1" w:rsidRPr="00AB2301" w:rsidRDefault="008746B1" w:rsidP="00E952AA">
      <w:pPr>
        <w:pStyle w:val="ListParagraph"/>
        <w:jc w:val="center"/>
        <w:rPr>
          <w:rFonts w:ascii="Arial" w:hAnsi="Arial" w:cs="Arial"/>
          <w:noProof/>
        </w:rPr>
      </w:pPr>
    </w:p>
    <w:p w14:paraId="399AD549" w14:textId="77777777" w:rsidR="008746B1" w:rsidRPr="00AB2301" w:rsidRDefault="008746B1" w:rsidP="00E952AA">
      <w:pPr>
        <w:pStyle w:val="ListParagraph"/>
        <w:jc w:val="center"/>
        <w:rPr>
          <w:rFonts w:ascii="Arial" w:hAnsi="Arial" w:cs="Arial"/>
          <w:noProof/>
        </w:rPr>
      </w:pPr>
    </w:p>
    <w:p w14:paraId="6C799D87" w14:textId="77777777" w:rsidR="008746B1" w:rsidRPr="00AB2301" w:rsidRDefault="008746B1" w:rsidP="00E952AA">
      <w:pPr>
        <w:pStyle w:val="ListParagraph"/>
        <w:jc w:val="center"/>
        <w:rPr>
          <w:rFonts w:ascii="Arial" w:hAnsi="Arial" w:cs="Arial"/>
          <w:noProof/>
        </w:rPr>
      </w:pPr>
    </w:p>
    <w:p w14:paraId="78FD1CE9" w14:textId="77777777" w:rsidR="008746B1" w:rsidRPr="00AB2301" w:rsidRDefault="008746B1" w:rsidP="00E952AA">
      <w:pPr>
        <w:pStyle w:val="ListParagraph"/>
        <w:jc w:val="center"/>
        <w:rPr>
          <w:rFonts w:ascii="Arial" w:hAnsi="Arial" w:cs="Arial"/>
          <w:noProof/>
        </w:rPr>
      </w:pPr>
    </w:p>
    <w:p w14:paraId="588776DA" w14:textId="77777777" w:rsidR="008746B1" w:rsidRPr="00AB2301" w:rsidRDefault="008746B1" w:rsidP="00E952AA">
      <w:pPr>
        <w:pStyle w:val="ListParagraph"/>
        <w:jc w:val="center"/>
        <w:rPr>
          <w:rFonts w:ascii="Arial" w:hAnsi="Arial" w:cs="Arial"/>
          <w:noProof/>
        </w:rPr>
      </w:pPr>
    </w:p>
    <w:p w14:paraId="4BD4B62C" w14:textId="77777777" w:rsidR="008746B1" w:rsidRPr="00AB2301" w:rsidRDefault="008746B1" w:rsidP="00E952AA">
      <w:pPr>
        <w:pStyle w:val="ListParagraph"/>
        <w:jc w:val="center"/>
        <w:rPr>
          <w:rFonts w:ascii="Arial" w:hAnsi="Arial" w:cs="Arial"/>
          <w:noProof/>
        </w:rPr>
      </w:pPr>
    </w:p>
    <w:p w14:paraId="339CB53B" w14:textId="77777777" w:rsidR="008746B1" w:rsidRPr="00AB2301" w:rsidRDefault="008746B1" w:rsidP="00E952AA">
      <w:pPr>
        <w:pStyle w:val="ListParagraph"/>
        <w:jc w:val="center"/>
        <w:rPr>
          <w:rFonts w:ascii="Arial" w:hAnsi="Arial" w:cs="Arial"/>
          <w:noProof/>
        </w:rPr>
      </w:pPr>
    </w:p>
    <w:p w14:paraId="68C508D2" w14:textId="77777777" w:rsidR="008746B1" w:rsidRPr="00AB2301" w:rsidRDefault="008746B1" w:rsidP="00E952AA">
      <w:pPr>
        <w:pStyle w:val="ListParagraph"/>
        <w:jc w:val="center"/>
        <w:rPr>
          <w:rFonts w:ascii="Arial" w:hAnsi="Arial" w:cs="Arial"/>
          <w:noProof/>
        </w:rPr>
      </w:pPr>
    </w:p>
    <w:p w14:paraId="438D8C26" w14:textId="77777777" w:rsidR="008746B1" w:rsidRPr="00AB2301" w:rsidRDefault="008746B1" w:rsidP="00E952AA">
      <w:pPr>
        <w:pStyle w:val="ListParagraph"/>
        <w:jc w:val="center"/>
        <w:rPr>
          <w:rFonts w:ascii="Arial" w:hAnsi="Arial" w:cs="Arial"/>
          <w:noProof/>
        </w:rPr>
      </w:pPr>
    </w:p>
    <w:p w14:paraId="2D2BB756" w14:textId="77777777" w:rsidR="008746B1" w:rsidRPr="00AB2301" w:rsidRDefault="008746B1" w:rsidP="00E952AA">
      <w:pPr>
        <w:pStyle w:val="ListParagraph"/>
        <w:jc w:val="center"/>
        <w:rPr>
          <w:rFonts w:ascii="Arial" w:hAnsi="Arial" w:cs="Arial"/>
          <w:noProof/>
        </w:rPr>
      </w:pPr>
    </w:p>
    <w:p w14:paraId="0719E687" w14:textId="77777777" w:rsidR="008746B1" w:rsidRPr="00AB2301" w:rsidRDefault="008746B1" w:rsidP="00E952AA">
      <w:pPr>
        <w:pStyle w:val="ListParagraph"/>
        <w:jc w:val="center"/>
        <w:rPr>
          <w:rFonts w:ascii="Arial" w:hAnsi="Arial" w:cs="Arial"/>
          <w:noProof/>
        </w:rPr>
      </w:pPr>
    </w:p>
    <w:p w14:paraId="42518275" w14:textId="083B0C7D" w:rsidR="00315486" w:rsidRPr="00AB2301" w:rsidRDefault="00315486" w:rsidP="00737E8D">
      <w:pPr>
        <w:rPr>
          <w:rFonts w:cstheme="minorHAnsi"/>
        </w:rPr>
      </w:pPr>
      <w:r w:rsidRPr="00AB2301">
        <w:rPr>
          <w:rFonts w:cstheme="minorHAnsi"/>
          <w:b/>
          <w:bCs/>
        </w:rPr>
        <w:t xml:space="preserve">Calculation for </w:t>
      </w:r>
      <w:r w:rsidR="00AE0816" w:rsidRPr="00AB2301">
        <w:rPr>
          <w:rFonts w:cstheme="minorHAnsi"/>
          <w:b/>
          <w:bCs/>
        </w:rPr>
        <w:t>Design:</w:t>
      </w:r>
      <w:r w:rsidR="00E952AA" w:rsidRPr="00AB2301">
        <w:rPr>
          <w:rFonts w:cstheme="minorHAnsi"/>
          <w:b/>
          <w:bCs/>
        </w:rPr>
        <w:t xml:space="preserve"> </w:t>
      </w:r>
      <w:r w:rsidR="00E952AA" w:rsidRPr="00AB2301">
        <w:rPr>
          <w:rFonts w:cstheme="minorHAnsi"/>
        </w:rPr>
        <w:t xml:space="preserve">We have considered an average </w:t>
      </w:r>
      <w:r w:rsidR="00FE7C50">
        <w:rPr>
          <w:rFonts w:cstheme="minorHAnsi"/>
        </w:rPr>
        <w:t>shipment</w:t>
      </w:r>
      <w:r w:rsidR="00E952AA" w:rsidRPr="00AB2301">
        <w:rPr>
          <w:rFonts w:cstheme="minorHAnsi"/>
        </w:rPr>
        <w:t xml:space="preserve"> size of </w:t>
      </w:r>
      <w:r w:rsidR="009D765C" w:rsidRPr="00AB2301">
        <w:rPr>
          <w:rFonts w:cstheme="minorHAnsi"/>
        </w:rPr>
        <w:t>300</w:t>
      </w:r>
      <w:r w:rsidR="00E952AA" w:rsidRPr="00AB2301">
        <w:rPr>
          <w:rFonts w:cstheme="minorHAnsi"/>
        </w:rPr>
        <w:t xml:space="preserve"> </w:t>
      </w:r>
      <w:r w:rsidR="00737E8D" w:rsidRPr="00AB2301">
        <w:rPr>
          <w:rFonts w:cstheme="minorHAnsi"/>
        </w:rPr>
        <w:t>X</w:t>
      </w:r>
      <w:r w:rsidR="00E952AA" w:rsidRPr="00AB2301">
        <w:rPr>
          <w:rFonts w:cstheme="minorHAnsi"/>
        </w:rPr>
        <w:t xml:space="preserve"> 300</w:t>
      </w:r>
      <w:r w:rsidR="00737E8D" w:rsidRPr="00AB2301">
        <w:rPr>
          <w:rFonts w:cstheme="minorHAnsi"/>
        </w:rPr>
        <w:t xml:space="preserve"> X</w:t>
      </w:r>
      <w:r w:rsidR="00E952AA" w:rsidRPr="00AB2301">
        <w:rPr>
          <w:rFonts w:cstheme="minorHAnsi"/>
        </w:rPr>
        <w:t xml:space="preserve"> </w:t>
      </w:r>
      <w:r w:rsidR="009D765C" w:rsidRPr="00AB2301">
        <w:rPr>
          <w:rFonts w:cstheme="minorHAnsi"/>
        </w:rPr>
        <w:t>3</w:t>
      </w:r>
      <w:r w:rsidR="00E952AA" w:rsidRPr="00AB2301">
        <w:rPr>
          <w:rFonts w:cstheme="minorHAnsi"/>
        </w:rPr>
        <w:t xml:space="preserve">00 mm while designing the capacity of </w:t>
      </w:r>
      <w:r w:rsidR="00AE0816" w:rsidRPr="00AB2301">
        <w:rPr>
          <w:rFonts w:cstheme="minorHAnsi"/>
        </w:rPr>
        <w:t>chutes.</w:t>
      </w:r>
      <w:bookmarkStart w:id="123" w:name="_Hlk143344837"/>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E952AA" w:rsidRPr="00AB2301" w14:paraId="13EF8E4F" w14:textId="77777777" w:rsidTr="00C245F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6BDA6350" w14:textId="248A7C98" w:rsidR="00E952AA" w:rsidRPr="002C4236" w:rsidRDefault="00E952AA" w:rsidP="00E952AA">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3420E608" w14:textId="02698E5B"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6D257F05" w14:textId="2249A8A5"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5286D2E9" w14:textId="7ED7739E" w:rsidR="00E952AA" w:rsidRPr="002C4236" w:rsidRDefault="00E952AA" w:rsidP="00E952AA">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1956044C" w14:textId="59EACFA9" w:rsidR="00E952AA" w:rsidRPr="002C4236" w:rsidRDefault="00E952AA" w:rsidP="00E952AA">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E952AA" w:rsidRPr="00AB2301" w14:paraId="3623C409" w14:textId="77777777" w:rsidTr="00C245F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6833371A" w14:textId="77777777" w:rsidR="00E952AA" w:rsidRPr="002C4236" w:rsidRDefault="00E952AA" w:rsidP="00E952AA">
            <w:pPr>
              <w:rPr>
                <w:rFonts w:ascii="Calibri" w:eastAsia="Times New Roman" w:hAnsi="Calibri" w:cs="Calibri"/>
                <w:lang w:eastAsia="en-IN"/>
              </w:rPr>
            </w:pPr>
          </w:p>
        </w:tc>
        <w:tc>
          <w:tcPr>
            <w:tcW w:w="960" w:type="dxa"/>
            <w:noWrap/>
            <w:hideMark/>
          </w:tcPr>
          <w:p w14:paraId="0FD5C873" w14:textId="06DC60A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960" w:type="dxa"/>
            <w:noWrap/>
            <w:hideMark/>
          </w:tcPr>
          <w:p w14:paraId="17779BC0" w14:textId="77777777"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629EE286" w14:textId="3B88B685"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9D765C" w:rsidRPr="00AB2301">
              <w:rPr>
                <w:rFonts w:ascii="Calibri" w:eastAsia="Times New Roman" w:hAnsi="Calibri" w:cs="Calibri"/>
                <w:color w:val="000000"/>
                <w:lang w:eastAsia="en-IN"/>
              </w:rPr>
              <w:t>3</w:t>
            </w:r>
          </w:p>
        </w:tc>
        <w:tc>
          <w:tcPr>
            <w:tcW w:w="1492" w:type="dxa"/>
            <w:noWrap/>
            <w:hideMark/>
          </w:tcPr>
          <w:p w14:paraId="04651D5A" w14:textId="362A0461" w:rsidR="00E952AA" w:rsidRPr="00AB2301" w:rsidRDefault="00E952AA" w:rsidP="00E952AA">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w:t>
            </w:r>
            <w:r w:rsidR="00AB2301" w:rsidRPr="00AB2301">
              <w:rPr>
                <w:rFonts w:ascii="Calibri" w:eastAsia="Times New Roman" w:hAnsi="Calibri" w:cs="Calibri"/>
                <w:color w:val="000000"/>
                <w:lang w:eastAsia="en-IN"/>
              </w:rPr>
              <w:t>27</w:t>
            </w:r>
          </w:p>
        </w:tc>
      </w:tr>
      <w:tr w:rsidR="00E952AA" w:rsidRPr="00E952AA" w14:paraId="7660B3F0" w14:textId="77777777" w:rsidTr="00C245F3">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5246BE8" w14:textId="566083E3" w:rsidR="00E952AA" w:rsidRPr="002C4236" w:rsidRDefault="008746B1" w:rsidP="00E952AA">
            <w:pPr>
              <w:jc w:val="center"/>
              <w:rPr>
                <w:rFonts w:ascii="Calibri" w:eastAsia="Times New Roman" w:hAnsi="Calibri" w:cs="Calibri"/>
                <w:lang w:eastAsia="en-IN"/>
              </w:rPr>
            </w:pPr>
            <w:r w:rsidRPr="002C4236">
              <w:rPr>
                <w:rFonts w:ascii="Calibri" w:eastAsia="Times New Roman" w:hAnsi="Calibri" w:cs="Calibri"/>
                <w:lang w:eastAsia="en-IN"/>
              </w:rPr>
              <w:t>Collection type</w:t>
            </w:r>
            <w:r w:rsidR="00E952AA" w:rsidRPr="002C4236">
              <w:rPr>
                <w:rFonts w:ascii="Calibri" w:eastAsia="Times New Roman" w:hAnsi="Calibri" w:cs="Calibri"/>
                <w:lang w:eastAsia="en-IN"/>
              </w:rPr>
              <w:t xml:space="preserve"> Chute </w:t>
            </w:r>
          </w:p>
        </w:tc>
        <w:tc>
          <w:tcPr>
            <w:tcW w:w="960" w:type="dxa"/>
            <w:noWrap/>
            <w:hideMark/>
          </w:tcPr>
          <w:p w14:paraId="314C6691" w14:textId="304A8B72"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4.1</w:t>
            </w:r>
          </w:p>
        </w:tc>
        <w:tc>
          <w:tcPr>
            <w:tcW w:w="960" w:type="dxa"/>
            <w:noWrap/>
            <w:hideMark/>
          </w:tcPr>
          <w:p w14:paraId="5B07A6DC" w14:textId="3F5D28F7" w:rsidR="00E952AA" w:rsidRPr="00AB2301"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0.8</w:t>
            </w:r>
          </w:p>
        </w:tc>
        <w:tc>
          <w:tcPr>
            <w:tcW w:w="960" w:type="dxa"/>
            <w:noWrap/>
            <w:hideMark/>
          </w:tcPr>
          <w:p w14:paraId="4F992C20" w14:textId="77777777" w:rsidR="00E952AA" w:rsidRPr="00AB2301" w:rsidRDefault="00E952AA"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0.4</w:t>
            </w:r>
          </w:p>
        </w:tc>
        <w:tc>
          <w:tcPr>
            <w:tcW w:w="1492" w:type="dxa"/>
            <w:noWrap/>
            <w:hideMark/>
          </w:tcPr>
          <w:p w14:paraId="423E982C" w14:textId="0EA59C83" w:rsidR="00E952AA" w:rsidRPr="00E952AA" w:rsidRDefault="00C67F4B" w:rsidP="00E952AA">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1</w:t>
            </w:r>
            <w:r w:rsidR="009D765C" w:rsidRPr="00AB2301">
              <w:rPr>
                <w:rFonts w:ascii="Calibri" w:eastAsia="Times New Roman" w:hAnsi="Calibri" w:cs="Calibri"/>
                <w:color w:val="000000"/>
                <w:lang w:eastAsia="en-IN"/>
              </w:rPr>
              <w:t>.</w:t>
            </w:r>
            <w:r>
              <w:rPr>
                <w:rFonts w:ascii="Calibri" w:eastAsia="Times New Roman" w:hAnsi="Calibri" w:cs="Calibri"/>
                <w:color w:val="000000"/>
                <w:lang w:eastAsia="en-IN"/>
              </w:rPr>
              <w:t>312</w:t>
            </w:r>
          </w:p>
        </w:tc>
      </w:tr>
    </w:tbl>
    <w:p w14:paraId="5FEEA33A" w14:textId="525B37B4" w:rsidR="00AC1004" w:rsidRDefault="00AC1004" w:rsidP="00737E8D">
      <w:pPr>
        <w:rPr>
          <w:rFonts w:cstheme="minorHAnsi"/>
        </w:rPr>
      </w:pPr>
    </w:p>
    <w:p w14:paraId="31FEECF4" w14:textId="30BD30F3" w:rsidR="003D21DC" w:rsidRPr="009D765C" w:rsidRDefault="003D21DC" w:rsidP="00737E8D">
      <w:pPr>
        <w:rPr>
          <w:rFonts w:cstheme="minorHAnsi"/>
        </w:rPr>
      </w:pPr>
      <w:r w:rsidRPr="003D21DC">
        <w:rPr>
          <w:rFonts w:cstheme="minorHAnsi"/>
        </w:rPr>
        <w:t xml:space="preserve">Assuming a 60% occupancy rate, about </w:t>
      </w:r>
      <w:r w:rsidR="00C67F4B" w:rsidRPr="00C67F4B">
        <w:rPr>
          <w:rFonts w:cstheme="minorHAnsi"/>
          <w:b/>
          <w:bCs/>
        </w:rPr>
        <w:t>30</w:t>
      </w:r>
      <w:r w:rsidRPr="00C67F4B">
        <w:rPr>
          <w:rFonts w:cstheme="minorHAnsi"/>
          <w:b/>
          <w:bCs/>
        </w:rPr>
        <w:t xml:space="preserve"> </w:t>
      </w:r>
      <w:r w:rsidR="00FE7C50">
        <w:rPr>
          <w:rFonts w:cstheme="minorHAnsi"/>
          <w:b/>
          <w:bCs/>
        </w:rPr>
        <w:t>shipment</w:t>
      </w:r>
      <w:r w:rsidRPr="00770A0B">
        <w:rPr>
          <w:rFonts w:cstheme="minorHAnsi"/>
          <w:b/>
          <w:bCs/>
        </w:rPr>
        <w:t>s</w:t>
      </w:r>
      <w:r w:rsidRPr="003D21DC">
        <w:rPr>
          <w:rFonts w:cstheme="minorHAnsi"/>
        </w:rPr>
        <w:t xml:space="preserve"> will readily fit into these chutes.</w:t>
      </w:r>
    </w:p>
    <w:p w14:paraId="5E5F867F" w14:textId="288DA622" w:rsidR="00E952AA" w:rsidRPr="00737E8D" w:rsidRDefault="00AE0816" w:rsidP="00737E8D">
      <w:pPr>
        <w:rPr>
          <w:rFonts w:cstheme="minorHAnsi"/>
        </w:rPr>
      </w:pPr>
      <w:r w:rsidRPr="00737E8D">
        <w:rPr>
          <w:rFonts w:cstheme="minorHAnsi"/>
        </w:rPr>
        <w:t>Each Chute is equipped with below components to ease the operations:</w:t>
      </w:r>
    </w:p>
    <w:bookmarkEnd w:id="123"/>
    <w:p w14:paraId="1AC43C45" w14:textId="47A6F94C" w:rsidR="00AE0816" w:rsidRPr="00737E8D" w:rsidRDefault="00AE0816">
      <w:pPr>
        <w:pStyle w:val="ListParagraph"/>
        <w:numPr>
          <w:ilvl w:val="0"/>
          <w:numId w:val="30"/>
        </w:numPr>
        <w:rPr>
          <w:rFonts w:cstheme="minorHAnsi"/>
        </w:rPr>
      </w:pPr>
      <w:r w:rsidRPr="00737E8D">
        <w:rPr>
          <w:rFonts w:cstheme="minorHAnsi"/>
        </w:rPr>
        <w:t>Chute Full Sensor</w:t>
      </w:r>
    </w:p>
    <w:p w14:paraId="5A983B12" w14:textId="30B1074E" w:rsidR="00AE0816" w:rsidRPr="00737E8D" w:rsidRDefault="00AE0816">
      <w:pPr>
        <w:pStyle w:val="ListParagraph"/>
        <w:numPr>
          <w:ilvl w:val="0"/>
          <w:numId w:val="30"/>
        </w:numPr>
        <w:rPr>
          <w:rFonts w:cstheme="minorHAnsi"/>
        </w:rPr>
      </w:pPr>
      <w:r w:rsidRPr="00737E8D">
        <w:rPr>
          <w:rFonts w:cstheme="minorHAnsi"/>
        </w:rPr>
        <w:t>Three Color Tower Light</w:t>
      </w:r>
    </w:p>
    <w:p w14:paraId="61C7B1F4" w14:textId="781D86BC" w:rsidR="00157D6C" w:rsidRPr="009D765C" w:rsidRDefault="00AE0816">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542"/>
        <w:gridCol w:w="5538"/>
      </w:tblGrid>
      <w:tr w:rsidR="00157D6C" w:rsidRPr="00157D6C" w14:paraId="2C12E466" w14:textId="77777777" w:rsidTr="00C245F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shd w:val="clear" w:color="auto" w:fill="2F5496" w:themeFill="accent1" w:themeFillShade="BF"/>
            <w:noWrap/>
            <w:hideMark/>
          </w:tcPr>
          <w:p w14:paraId="5CED3C9A" w14:textId="77777777" w:rsidR="00157D6C" w:rsidRPr="00157D6C" w:rsidRDefault="00157D6C" w:rsidP="00157D6C">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538" w:type="dxa"/>
            <w:shd w:val="clear" w:color="auto" w:fill="2F5496" w:themeFill="accent1" w:themeFillShade="BF"/>
            <w:noWrap/>
            <w:hideMark/>
          </w:tcPr>
          <w:p w14:paraId="143ABA89" w14:textId="65DEA3EC" w:rsidR="00157D6C" w:rsidRPr="00157D6C" w:rsidRDefault="00737E8D" w:rsidP="00157D6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157D6C" w:rsidRPr="00157D6C" w14:paraId="7CEE44A2" w14:textId="77777777" w:rsidTr="00C245F3">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542" w:type="dxa"/>
            <w:noWrap/>
            <w:hideMark/>
          </w:tcPr>
          <w:p w14:paraId="6BD0F398"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538" w:type="dxa"/>
            <w:hideMark/>
          </w:tcPr>
          <w:p w14:paraId="4A1E068E"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157D6C" w:rsidRPr="00157D6C" w14:paraId="2CD19346" w14:textId="77777777" w:rsidTr="00C245F3">
        <w:trPr>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5BCBECE4" w14:textId="54376C9E"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Three Colour Tower Lamp</w:t>
            </w:r>
          </w:p>
        </w:tc>
        <w:tc>
          <w:tcPr>
            <w:tcW w:w="5538" w:type="dxa"/>
            <w:noWrap/>
            <w:hideMark/>
          </w:tcPr>
          <w:p w14:paraId="394BD25A" w14:textId="77777777" w:rsidR="00157D6C" w:rsidRPr="00157D6C" w:rsidRDefault="00157D6C" w:rsidP="00157D6C">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157D6C" w:rsidRPr="00157D6C" w14:paraId="70D7F262" w14:textId="77777777" w:rsidTr="00C245F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42" w:type="dxa"/>
            <w:noWrap/>
            <w:hideMark/>
          </w:tcPr>
          <w:p w14:paraId="7F0BB054" w14:textId="77777777" w:rsidR="00157D6C" w:rsidRPr="00157D6C" w:rsidRDefault="00157D6C" w:rsidP="00157D6C">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538" w:type="dxa"/>
            <w:noWrap/>
            <w:hideMark/>
          </w:tcPr>
          <w:p w14:paraId="7E7886CA" w14:textId="77777777" w:rsidR="00157D6C" w:rsidRPr="00157D6C" w:rsidRDefault="00157D6C" w:rsidP="00157D6C">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5F776593" w14:textId="77777777" w:rsidR="00E952AA" w:rsidRDefault="00E952AA" w:rsidP="006D34E5">
      <w:pPr>
        <w:pStyle w:val="ListParagraph"/>
        <w:rPr>
          <w:rFonts w:ascii="Arial" w:hAnsi="Arial" w:cs="Arial"/>
        </w:rPr>
      </w:pPr>
    </w:p>
    <w:p w14:paraId="7E7CBB24" w14:textId="77777777" w:rsidR="00737E8D" w:rsidRDefault="00737E8D" w:rsidP="006D34E5">
      <w:pPr>
        <w:pStyle w:val="ListParagraph"/>
        <w:rPr>
          <w:rFonts w:ascii="Arial" w:hAnsi="Arial" w:cs="Arial"/>
        </w:rPr>
      </w:pPr>
    </w:p>
    <w:p w14:paraId="6AD3F9D2" w14:textId="77777777" w:rsidR="00273216" w:rsidRDefault="00273216" w:rsidP="006D34E5">
      <w:pPr>
        <w:pStyle w:val="ListParagraph"/>
        <w:rPr>
          <w:rFonts w:ascii="Arial" w:hAnsi="Arial" w:cs="Arial"/>
        </w:rPr>
      </w:pPr>
    </w:p>
    <w:p w14:paraId="10E28BE4" w14:textId="5DDFD99D" w:rsidR="006E34E4" w:rsidRPr="00E2575D" w:rsidRDefault="00E2575D" w:rsidP="00E2575D">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4" w:name="_Toc145535629"/>
      <w:r w:rsidRPr="00E2575D">
        <w:rPr>
          <w:rFonts w:ascii="Calibri" w:eastAsia="SimSun" w:hAnsi="Calibri" w:cs="Calibri"/>
          <w:color w:val="323E4F" w:themeColor="text2" w:themeShade="BF"/>
          <w:sz w:val="24"/>
          <w:szCs w:val="24"/>
          <w:lang w:val="en-GB" w:eastAsia="zh-CN"/>
        </w:rPr>
        <w:lastRenderedPageBreak/>
        <w:t>Rejection Chute</w:t>
      </w:r>
      <w:bookmarkEnd w:id="124"/>
    </w:p>
    <w:p w14:paraId="73D92368" w14:textId="77777777" w:rsidR="007F66EB" w:rsidRPr="007F66EB" w:rsidRDefault="007F66EB" w:rsidP="007F66EB">
      <w:pPr>
        <w:rPr>
          <w:lang w:val="en-GB" w:eastAsia="zh-CN"/>
        </w:rPr>
      </w:pPr>
    </w:p>
    <w:p w14:paraId="41A348FC" w14:textId="06F78B19" w:rsidR="00157D6C" w:rsidRPr="00737E8D" w:rsidRDefault="00E2575D" w:rsidP="002330B5">
      <w:pPr>
        <w:ind w:left="360"/>
        <w:rPr>
          <w:rFonts w:cstheme="minorHAnsi"/>
          <w:lang w:val="en-GB" w:eastAsia="zh-CN"/>
        </w:rPr>
      </w:pPr>
      <w:r>
        <w:rPr>
          <w:rFonts w:cstheme="minorHAnsi"/>
        </w:rPr>
        <w:t>Rejection Chute</w:t>
      </w:r>
      <w:r w:rsidR="00157D6C" w:rsidRPr="00737E8D">
        <w:rPr>
          <w:rFonts w:cstheme="minorHAnsi"/>
        </w:rPr>
        <w:t xml:space="preserve"> is a type of</w:t>
      </w:r>
      <w:r w:rsidR="00AB2301">
        <w:rPr>
          <w:rFonts w:cstheme="minorHAnsi"/>
        </w:rPr>
        <w:t xml:space="preserve"> </w:t>
      </w:r>
      <w:r w:rsidR="00157D6C" w:rsidRPr="00737E8D">
        <w:rPr>
          <w:rFonts w:cstheme="minorHAnsi"/>
        </w:rPr>
        <w:t xml:space="preserve">chute </w:t>
      </w:r>
      <w:r w:rsidR="00AB2301" w:rsidRPr="00737E8D">
        <w:rPr>
          <w:rFonts w:cstheme="minorHAnsi"/>
        </w:rPr>
        <w:t xml:space="preserve">used for the smooth descent of materials or objects from an elevated position to a lower level. It utilizes </w:t>
      </w:r>
      <w:r w:rsidR="00AB2301">
        <w:rPr>
          <w:rFonts w:cstheme="minorHAnsi"/>
        </w:rPr>
        <w:t>base metal to</w:t>
      </w:r>
      <w:r w:rsidR="00AB2301" w:rsidRPr="00737E8D">
        <w:rPr>
          <w:rFonts w:cstheme="minorHAnsi"/>
        </w:rPr>
        <w:t xml:space="preserve"> guide and support the flow of items along the chute</w:t>
      </w:r>
      <w:r w:rsidR="00AB2301">
        <w:rPr>
          <w:rFonts w:cstheme="minorHAnsi"/>
        </w:rPr>
        <w:t xml:space="preserve"> &amp; </w:t>
      </w:r>
      <w:r>
        <w:rPr>
          <w:rFonts w:cstheme="minorHAnsi"/>
        </w:rPr>
        <w:t xml:space="preserve">end gate can be closed to </w:t>
      </w:r>
      <w:r w:rsidR="00AB2301">
        <w:rPr>
          <w:rFonts w:cstheme="minorHAnsi"/>
        </w:rPr>
        <w:t xml:space="preserve">collect the </w:t>
      </w:r>
      <w:r w:rsidR="00FE7C50">
        <w:rPr>
          <w:rFonts w:cstheme="minorHAnsi"/>
        </w:rPr>
        <w:t>shipment</w:t>
      </w:r>
      <w:r w:rsidR="00AB2301">
        <w:rPr>
          <w:rFonts w:cstheme="minorHAnsi"/>
        </w:rPr>
        <w:t>s within its area</w:t>
      </w:r>
      <w:r w:rsidR="00AB2301" w:rsidRPr="00737E8D">
        <w:rPr>
          <w:rFonts w:cstheme="minorHAnsi"/>
        </w:rPr>
        <w:t>.</w:t>
      </w:r>
    </w:p>
    <w:p w14:paraId="67F95968" w14:textId="0B000E2B" w:rsidR="00AB2301" w:rsidRPr="00AB2301" w:rsidRDefault="00E2575D" w:rsidP="002330B5">
      <w:pPr>
        <w:ind w:left="360"/>
        <w:rPr>
          <w:rFonts w:cstheme="minorHAnsi"/>
        </w:rPr>
      </w:pPr>
      <w:r w:rsidRPr="00E2575D">
        <w:rPr>
          <w:rFonts w:ascii="Arial" w:hAnsi="Arial" w:cs="Arial"/>
          <w:noProof/>
        </w:rPr>
        <w:drawing>
          <wp:anchor distT="0" distB="0" distL="114300" distR="114300" simplePos="0" relativeHeight="251674112" behindDoc="1" locked="0" layoutInCell="1" allowOverlap="1" wp14:anchorId="25CCDC71" wp14:editId="52C8DEC9">
            <wp:simplePos x="0" y="0"/>
            <wp:positionH relativeFrom="column">
              <wp:posOffset>1400175</wp:posOffset>
            </wp:positionH>
            <wp:positionV relativeFrom="paragraph">
              <wp:posOffset>183515</wp:posOffset>
            </wp:positionV>
            <wp:extent cx="3009900" cy="3124001"/>
            <wp:effectExtent l="0" t="0" r="0" b="635"/>
            <wp:wrapNone/>
            <wp:docPr id="153860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09807" name=""/>
                    <pic:cNvPicPr/>
                  </pic:nvPicPr>
                  <pic:blipFill>
                    <a:blip r:embed="rId70">
                      <a:extLst>
                        <a:ext uri="{28A0092B-C50C-407E-A947-70E740481C1C}">
                          <a14:useLocalDpi xmlns:a14="http://schemas.microsoft.com/office/drawing/2010/main" val="0"/>
                        </a:ext>
                      </a:extLst>
                    </a:blip>
                    <a:stretch>
                      <a:fillRect/>
                    </a:stretch>
                  </pic:blipFill>
                  <pic:spPr>
                    <a:xfrm>
                      <a:off x="0" y="0"/>
                      <a:ext cx="3009900" cy="3124001"/>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rPr>
        <w:t>Rejection</w:t>
      </w:r>
      <w:r w:rsidR="00AB2301">
        <w:rPr>
          <w:rFonts w:cstheme="minorHAnsi"/>
        </w:rPr>
        <w:t xml:space="preserve"> </w:t>
      </w:r>
      <w:r w:rsidR="00AB2301" w:rsidRPr="00737E8D">
        <w:rPr>
          <w:rFonts w:cstheme="minorHAnsi"/>
        </w:rPr>
        <w:t xml:space="preserve">chute has capacity </w:t>
      </w:r>
      <w:r w:rsidR="00AB2301" w:rsidRPr="00AB2301">
        <w:rPr>
          <w:rFonts w:cstheme="minorHAnsi"/>
        </w:rPr>
        <w:t xml:space="preserve">to accumulate </w:t>
      </w:r>
      <w:r>
        <w:rPr>
          <w:rFonts w:cstheme="minorHAnsi"/>
        </w:rPr>
        <w:t>16</w:t>
      </w:r>
      <w:r w:rsidR="00AB2301" w:rsidRPr="00AB2301">
        <w:rPr>
          <w:rFonts w:cstheme="minorHAnsi"/>
        </w:rPr>
        <w:t xml:space="preserve"> </w:t>
      </w:r>
      <w:r w:rsidR="00FE7C50">
        <w:rPr>
          <w:rFonts w:cstheme="minorHAnsi"/>
        </w:rPr>
        <w:t>shipment</w:t>
      </w:r>
      <w:r w:rsidR="00AB2301" w:rsidRPr="00AB2301">
        <w:rPr>
          <w:rFonts w:cstheme="minorHAnsi"/>
        </w:rPr>
        <w:t xml:space="preserve">s, The sorted shipments will travel along these </w:t>
      </w:r>
      <w:r w:rsidR="00AB2301">
        <w:rPr>
          <w:rFonts w:cstheme="minorHAnsi"/>
        </w:rPr>
        <w:t>collection</w:t>
      </w:r>
      <w:r w:rsidR="00AB2301" w:rsidRPr="00AB2301">
        <w:rPr>
          <w:rFonts w:cstheme="minorHAnsi"/>
        </w:rPr>
        <w:t xml:space="preserve"> chutes and get accumulated at the bottom of the chute</w:t>
      </w:r>
      <w:r>
        <w:rPr>
          <w:rFonts w:cstheme="minorHAnsi"/>
        </w:rPr>
        <w:t xml:space="preserve"> if the end gate is closed</w:t>
      </w:r>
      <w:r w:rsidR="00AB2301" w:rsidRPr="00AB2301">
        <w:rPr>
          <w:rFonts w:cstheme="minorHAnsi"/>
        </w:rPr>
        <w:t xml:space="preserve">. </w:t>
      </w:r>
    </w:p>
    <w:p w14:paraId="63E7C6A4" w14:textId="1A5BDCD7" w:rsidR="00AB2301" w:rsidRPr="00AB2301" w:rsidRDefault="00AB2301" w:rsidP="00AB2301">
      <w:pPr>
        <w:pStyle w:val="ListParagraph"/>
        <w:jc w:val="center"/>
        <w:rPr>
          <w:rFonts w:ascii="Arial" w:hAnsi="Arial" w:cs="Arial"/>
          <w:noProof/>
        </w:rPr>
      </w:pPr>
    </w:p>
    <w:p w14:paraId="4DBC75F1" w14:textId="4B23DC9D" w:rsidR="00AB2301" w:rsidRPr="00AB2301" w:rsidRDefault="00AB2301" w:rsidP="00AB2301">
      <w:pPr>
        <w:pStyle w:val="ListParagraph"/>
        <w:jc w:val="center"/>
        <w:rPr>
          <w:rFonts w:ascii="Arial" w:hAnsi="Arial" w:cs="Arial"/>
          <w:noProof/>
        </w:rPr>
      </w:pPr>
    </w:p>
    <w:p w14:paraId="52057BC3" w14:textId="327F972A" w:rsidR="00AB2301" w:rsidRPr="00AB2301" w:rsidRDefault="00AB2301" w:rsidP="00AB2301">
      <w:pPr>
        <w:pStyle w:val="ListParagraph"/>
        <w:jc w:val="center"/>
        <w:rPr>
          <w:rFonts w:ascii="Arial" w:hAnsi="Arial" w:cs="Arial"/>
          <w:noProof/>
        </w:rPr>
      </w:pPr>
    </w:p>
    <w:p w14:paraId="3769C02E" w14:textId="11E7FF44" w:rsidR="00AB2301" w:rsidRPr="00AB2301" w:rsidRDefault="00AB2301" w:rsidP="00AB2301">
      <w:pPr>
        <w:pStyle w:val="ListParagraph"/>
        <w:jc w:val="center"/>
        <w:rPr>
          <w:rFonts w:ascii="Arial" w:hAnsi="Arial" w:cs="Arial"/>
          <w:noProof/>
        </w:rPr>
      </w:pPr>
    </w:p>
    <w:p w14:paraId="6EFE8477" w14:textId="77777777" w:rsidR="00AB2301" w:rsidRPr="00AB2301" w:rsidRDefault="00AB2301" w:rsidP="00AB2301">
      <w:pPr>
        <w:pStyle w:val="ListParagraph"/>
        <w:jc w:val="center"/>
        <w:rPr>
          <w:rFonts w:ascii="Arial" w:hAnsi="Arial" w:cs="Arial"/>
          <w:noProof/>
        </w:rPr>
      </w:pPr>
    </w:p>
    <w:p w14:paraId="352CCEAE" w14:textId="77777777" w:rsidR="00AB2301" w:rsidRPr="00AB2301" w:rsidRDefault="00AB2301" w:rsidP="00AB2301">
      <w:pPr>
        <w:pStyle w:val="ListParagraph"/>
        <w:jc w:val="center"/>
        <w:rPr>
          <w:rFonts w:ascii="Arial" w:hAnsi="Arial" w:cs="Arial"/>
          <w:noProof/>
        </w:rPr>
      </w:pPr>
    </w:p>
    <w:p w14:paraId="1301B005" w14:textId="77777777" w:rsidR="00AB2301" w:rsidRPr="00AB2301" w:rsidRDefault="00AB2301" w:rsidP="00AB2301">
      <w:pPr>
        <w:pStyle w:val="ListParagraph"/>
        <w:jc w:val="center"/>
        <w:rPr>
          <w:rFonts w:ascii="Arial" w:hAnsi="Arial" w:cs="Arial"/>
          <w:noProof/>
        </w:rPr>
      </w:pPr>
    </w:p>
    <w:p w14:paraId="42CA7C3E" w14:textId="77777777" w:rsidR="00AB2301" w:rsidRPr="00AB2301" w:rsidRDefault="00AB2301" w:rsidP="00AB2301">
      <w:pPr>
        <w:pStyle w:val="ListParagraph"/>
        <w:jc w:val="center"/>
        <w:rPr>
          <w:rFonts w:ascii="Arial" w:hAnsi="Arial" w:cs="Arial"/>
          <w:noProof/>
        </w:rPr>
      </w:pPr>
    </w:p>
    <w:p w14:paraId="6D0D3ADA" w14:textId="77777777" w:rsidR="00AB2301" w:rsidRPr="00AB2301" w:rsidRDefault="00AB2301" w:rsidP="00AB2301">
      <w:pPr>
        <w:pStyle w:val="ListParagraph"/>
        <w:jc w:val="center"/>
        <w:rPr>
          <w:rFonts w:ascii="Arial" w:hAnsi="Arial" w:cs="Arial"/>
          <w:noProof/>
        </w:rPr>
      </w:pPr>
    </w:p>
    <w:p w14:paraId="2F979F5A" w14:textId="77777777" w:rsidR="00AB2301" w:rsidRPr="00AB2301" w:rsidRDefault="00AB2301" w:rsidP="00AB2301">
      <w:pPr>
        <w:pStyle w:val="ListParagraph"/>
        <w:jc w:val="center"/>
        <w:rPr>
          <w:rFonts w:ascii="Arial" w:hAnsi="Arial" w:cs="Arial"/>
          <w:noProof/>
        </w:rPr>
      </w:pPr>
    </w:p>
    <w:p w14:paraId="66C917BC" w14:textId="77777777" w:rsidR="00AB2301" w:rsidRPr="00AB2301" w:rsidRDefault="00AB2301" w:rsidP="00AB2301">
      <w:pPr>
        <w:pStyle w:val="ListParagraph"/>
        <w:jc w:val="center"/>
        <w:rPr>
          <w:rFonts w:ascii="Arial" w:hAnsi="Arial" w:cs="Arial"/>
          <w:noProof/>
        </w:rPr>
      </w:pPr>
    </w:p>
    <w:p w14:paraId="4BA0718B" w14:textId="77777777" w:rsidR="00AB2301" w:rsidRPr="00AB2301" w:rsidRDefault="00AB2301" w:rsidP="00AB2301">
      <w:pPr>
        <w:pStyle w:val="ListParagraph"/>
        <w:jc w:val="center"/>
        <w:rPr>
          <w:rFonts w:ascii="Arial" w:hAnsi="Arial" w:cs="Arial"/>
          <w:noProof/>
        </w:rPr>
      </w:pPr>
    </w:p>
    <w:p w14:paraId="6530D110" w14:textId="77777777" w:rsidR="00AB2301" w:rsidRPr="00AB2301" w:rsidRDefault="00AB2301" w:rsidP="00AB2301">
      <w:pPr>
        <w:pStyle w:val="ListParagraph"/>
        <w:jc w:val="center"/>
        <w:rPr>
          <w:rFonts w:ascii="Arial" w:hAnsi="Arial" w:cs="Arial"/>
          <w:noProof/>
        </w:rPr>
      </w:pPr>
    </w:p>
    <w:p w14:paraId="1CD13E69" w14:textId="64DE6613" w:rsidR="00AB2301" w:rsidRPr="00AB2301" w:rsidRDefault="00AB2301" w:rsidP="00AB2301">
      <w:pPr>
        <w:rPr>
          <w:rFonts w:cstheme="minorHAnsi"/>
        </w:rPr>
      </w:pPr>
      <w:r w:rsidRPr="00AB2301">
        <w:rPr>
          <w:rFonts w:cstheme="minorHAnsi"/>
          <w:b/>
          <w:bCs/>
        </w:rPr>
        <w:t xml:space="preserve">Calculation for Design: </w:t>
      </w:r>
      <w:r w:rsidRPr="00AB2301">
        <w:rPr>
          <w:rFonts w:cstheme="minorHAnsi"/>
        </w:rPr>
        <w:t xml:space="preserve">We have considered an average </w:t>
      </w:r>
      <w:r w:rsidR="00FE7C50">
        <w:rPr>
          <w:rFonts w:cstheme="minorHAnsi"/>
        </w:rPr>
        <w:t>shipment</w:t>
      </w:r>
      <w:r w:rsidRPr="00AB2301">
        <w:rPr>
          <w:rFonts w:cstheme="minorHAnsi"/>
        </w:rPr>
        <w:t xml:space="preserve"> size of 300 X 300 X 300 mm while designing the capacity of chutes.</w:t>
      </w:r>
    </w:p>
    <w:tbl>
      <w:tblPr>
        <w:tblStyle w:val="GridTable5Dark-Accent6"/>
        <w:tblW w:w="8212" w:type="dxa"/>
        <w:tblInd w:w="398" w:type="dxa"/>
        <w:tblLook w:val="04A0" w:firstRow="1" w:lastRow="0" w:firstColumn="1" w:lastColumn="0" w:noHBand="0" w:noVBand="1"/>
      </w:tblPr>
      <w:tblGrid>
        <w:gridCol w:w="3840"/>
        <w:gridCol w:w="960"/>
        <w:gridCol w:w="960"/>
        <w:gridCol w:w="960"/>
        <w:gridCol w:w="1492"/>
      </w:tblGrid>
      <w:tr w:rsidR="00AB2301" w:rsidRPr="00AB2301" w14:paraId="298104A9" w14:textId="77777777" w:rsidTr="00E2575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val="restart"/>
            <w:shd w:val="clear" w:color="auto" w:fill="2F5496" w:themeFill="accent1" w:themeFillShade="BF"/>
            <w:hideMark/>
          </w:tcPr>
          <w:p w14:paraId="225415B1" w14:textId="46CCB5CD"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Average </w:t>
            </w:r>
            <w:r w:rsidR="00FE7C50">
              <w:rPr>
                <w:rFonts w:ascii="Calibri" w:eastAsia="Times New Roman" w:hAnsi="Calibri" w:cs="Calibri"/>
                <w:lang w:eastAsia="en-IN"/>
              </w:rPr>
              <w:t>shipment</w:t>
            </w:r>
            <w:r w:rsidRPr="002C4236">
              <w:rPr>
                <w:rFonts w:ascii="Calibri" w:eastAsia="Times New Roman" w:hAnsi="Calibri" w:cs="Calibri"/>
                <w:lang w:eastAsia="en-IN"/>
              </w:rPr>
              <w:t xml:space="preserve"> size considered for chute volume calculation</w:t>
            </w:r>
          </w:p>
        </w:tc>
        <w:tc>
          <w:tcPr>
            <w:tcW w:w="960" w:type="dxa"/>
            <w:shd w:val="clear" w:color="auto" w:fill="2F5496" w:themeFill="accent1" w:themeFillShade="BF"/>
            <w:noWrap/>
            <w:hideMark/>
          </w:tcPr>
          <w:p w14:paraId="0ED0EF16"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L(m)</w:t>
            </w:r>
          </w:p>
        </w:tc>
        <w:tc>
          <w:tcPr>
            <w:tcW w:w="960" w:type="dxa"/>
            <w:shd w:val="clear" w:color="auto" w:fill="2F5496" w:themeFill="accent1" w:themeFillShade="BF"/>
            <w:noWrap/>
            <w:hideMark/>
          </w:tcPr>
          <w:p w14:paraId="0070D2EC"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B(m)</w:t>
            </w:r>
          </w:p>
        </w:tc>
        <w:tc>
          <w:tcPr>
            <w:tcW w:w="960" w:type="dxa"/>
            <w:shd w:val="clear" w:color="auto" w:fill="2F5496" w:themeFill="accent1" w:themeFillShade="BF"/>
            <w:noWrap/>
            <w:hideMark/>
          </w:tcPr>
          <w:p w14:paraId="0358567E" w14:textId="77777777" w:rsidR="00AB2301" w:rsidRPr="002C4236"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H(m)</w:t>
            </w:r>
          </w:p>
        </w:tc>
        <w:tc>
          <w:tcPr>
            <w:tcW w:w="1492" w:type="dxa"/>
            <w:shd w:val="clear" w:color="auto" w:fill="2F5496" w:themeFill="accent1" w:themeFillShade="BF"/>
            <w:noWrap/>
            <w:hideMark/>
          </w:tcPr>
          <w:p w14:paraId="6EFAE06F" w14:textId="77777777" w:rsidR="00AB2301" w:rsidRPr="002C4236" w:rsidRDefault="00AB2301" w:rsidP="0069382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lang w:eastAsia="en-IN"/>
              </w:rPr>
            </w:pPr>
            <w:r w:rsidRPr="002C4236">
              <w:rPr>
                <w:rFonts w:ascii="Calibri" w:eastAsia="Times New Roman" w:hAnsi="Calibri" w:cs="Calibri"/>
                <w:lang w:eastAsia="en-IN"/>
              </w:rPr>
              <w:t>Volume (m3)</w:t>
            </w:r>
          </w:p>
        </w:tc>
      </w:tr>
      <w:tr w:rsidR="00AB2301" w:rsidRPr="00AB2301" w14:paraId="10A16EA0" w14:textId="77777777" w:rsidTr="00E2575D">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3840" w:type="dxa"/>
            <w:vMerge/>
            <w:shd w:val="clear" w:color="auto" w:fill="2F5496" w:themeFill="accent1" w:themeFillShade="BF"/>
            <w:hideMark/>
          </w:tcPr>
          <w:p w14:paraId="559C850F" w14:textId="77777777" w:rsidR="00AB2301" w:rsidRPr="002C4236" w:rsidRDefault="00AB2301" w:rsidP="0069382B">
            <w:pPr>
              <w:rPr>
                <w:rFonts w:ascii="Calibri" w:eastAsia="Times New Roman" w:hAnsi="Calibri" w:cs="Calibri"/>
                <w:lang w:eastAsia="en-IN"/>
              </w:rPr>
            </w:pPr>
          </w:p>
        </w:tc>
        <w:tc>
          <w:tcPr>
            <w:tcW w:w="960" w:type="dxa"/>
            <w:noWrap/>
            <w:hideMark/>
          </w:tcPr>
          <w:p w14:paraId="70A97D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130EA18"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960" w:type="dxa"/>
            <w:noWrap/>
            <w:hideMark/>
          </w:tcPr>
          <w:p w14:paraId="3C91759B"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0.3</w:t>
            </w:r>
          </w:p>
        </w:tc>
        <w:tc>
          <w:tcPr>
            <w:tcW w:w="1492" w:type="dxa"/>
            <w:noWrap/>
            <w:hideMark/>
          </w:tcPr>
          <w:p w14:paraId="3359A1D0" w14:textId="77777777" w:rsidR="00AB2301" w:rsidRPr="00AB2301" w:rsidRDefault="00AB2301" w:rsidP="0069382B">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0.027</w:t>
            </w:r>
          </w:p>
        </w:tc>
      </w:tr>
      <w:tr w:rsidR="00AB2301" w:rsidRPr="00E952AA" w14:paraId="6BA94B87" w14:textId="77777777" w:rsidTr="00E2575D">
        <w:trPr>
          <w:trHeight w:val="315"/>
        </w:trPr>
        <w:tc>
          <w:tcPr>
            <w:cnfStyle w:val="001000000000" w:firstRow="0" w:lastRow="0" w:firstColumn="1" w:lastColumn="0" w:oddVBand="0" w:evenVBand="0" w:oddHBand="0" w:evenHBand="0" w:firstRowFirstColumn="0" w:firstRowLastColumn="0" w:lastRowFirstColumn="0" w:lastRowLastColumn="0"/>
            <w:tcW w:w="3840" w:type="dxa"/>
            <w:shd w:val="clear" w:color="auto" w:fill="2F5496" w:themeFill="accent1" w:themeFillShade="BF"/>
            <w:noWrap/>
            <w:hideMark/>
          </w:tcPr>
          <w:p w14:paraId="1C1D9D3C" w14:textId="5302C975" w:rsidR="00AB2301" w:rsidRPr="002C4236" w:rsidRDefault="00AB2301" w:rsidP="0069382B">
            <w:pPr>
              <w:jc w:val="center"/>
              <w:rPr>
                <w:rFonts w:ascii="Calibri" w:eastAsia="Times New Roman" w:hAnsi="Calibri" w:cs="Calibri"/>
                <w:lang w:eastAsia="en-IN"/>
              </w:rPr>
            </w:pPr>
            <w:r w:rsidRPr="002C4236">
              <w:rPr>
                <w:rFonts w:ascii="Calibri" w:eastAsia="Times New Roman" w:hAnsi="Calibri" w:cs="Calibri"/>
                <w:lang w:eastAsia="en-IN"/>
              </w:rPr>
              <w:t xml:space="preserve">Collection type PTL Chute </w:t>
            </w:r>
          </w:p>
        </w:tc>
        <w:tc>
          <w:tcPr>
            <w:tcW w:w="960" w:type="dxa"/>
            <w:noWrap/>
            <w:hideMark/>
          </w:tcPr>
          <w:p w14:paraId="3725C79C" w14:textId="64946EE6"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2.0</w:t>
            </w:r>
          </w:p>
        </w:tc>
        <w:tc>
          <w:tcPr>
            <w:tcW w:w="960" w:type="dxa"/>
            <w:noWrap/>
            <w:hideMark/>
          </w:tcPr>
          <w:p w14:paraId="3F678A15" w14:textId="59F07AD1" w:rsidR="00AB2301" w:rsidRPr="00AB2301"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0.9</w:t>
            </w:r>
          </w:p>
        </w:tc>
        <w:tc>
          <w:tcPr>
            <w:tcW w:w="960" w:type="dxa"/>
            <w:noWrap/>
            <w:hideMark/>
          </w:tcPr>
          <w:p w14:paraId="02291C60" w14:textId="38B2C045" w:rsidR="00AB2301" w:rsidRPr="00AB2301" w:rsidRDefault="00AB2301"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AB2301">
              <w:rPr>
                <w:rFonts w:ascii="Calibri" w:eastAsia="Times New Roman" w:hAnsi="Calibri" w:cs="Calibri"/>
                <w:color w:val="000000"/>
                <w:lang w:eastAsia="en-IN"/>
              </w:rPr>
              <w:t>0.</w:t>
            </w:r>
            <w:r w:rsidR="00E2575D">
              <w:rPr>
                <w:rFonts w:ascii="Calibri" w:eastAsia="Times New Roman" w:hAnsi="Calibri" w:cs="Calibri"/>
                <w:color w:val="000000"/>
                <w:lang w:eastAsia="en-IN"/>
              </w:rPr>
              <w:t>4</w:t>
            </w:r>
          </w:p>
        </w:tc>
        <w:tc>
          <w:tcPr>
            <w:tcW w:w="1492" w:type="dxa"/>
            <w:noWrap/>
            <w:hideMark/>
          </w:tcPr>
          <w:p w14:paraId="7E32530E" w14:textId="588E0353" w:rsidR="00AB2301" w:rsidRPr="00E952AA" w:rsidRDefault="00E2575D" w:rsidP="0069382B">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Pr>
                <w:rFonts w:ascii="Calibri" w:eastAsia="Times New Roman" w:hAnsi="Calibri" w:cs="Calibri"/>
                <w:color w:val="000000"/>
                <w:lang w:eastAsia="en-IN"/>
              </w:rPr>
              <w:t>0.72</w:t>
            </w:r>
          </w:p>
        </w:tc>
      </w:tr>
    </w:tbl>
    <w:p w14:paraId="58C36C28" w14:textId="77777777" w:rsidR="00AB2301" w:rsidRDefault="00AB2301" w:rsidP="00AB2301">
      <w:pPr>
        <w:pStyle w:val="ListParagraph"/>
        <w:rPr>
          <w:rFonts w:ascii="Arial" w:hAnsi="Arial" w:cs="Arial"/>
        </w:rPr>
      </w:pPr>
    </w:p>
    <w:p w14:paraId="1241D85C" w14:textId="1FE9FC61" w:rsidR="003D21DC" w:rsidRDefault="003D21DC" w:rsidP="00AB2301">
      <w:pPr>
        <w:rPr>
          <w:rFonts w:cstheme="minorHAnsi"/>
        </w:rPr>
      </w:pPr>
      <w:r w:rsidRPr="003D21DC">
        <w:rPr>
          <w:rFonts w:cstheme="minorHAnsi"/>
        </w:rPr>
        <w:t xml:space="preserve">Assuming a 60% occupancy rate, about </w:t>
      </w:r>
      <w:r w:rsidR="00E2575D">
        <w:rPr>
          <w:rFonts w:cstheme="minorHAnsi"/>
          <w:b/>
          <w:bCs/>
        </w:rPr>
        <w:t>16</w:t>
      </w:r>
      <w:r w:rsidRPr="007A63AA">
        <w:rPr>
          <w:rFonts w:cstheme="minorHAnsi"/>
          <w:b/>
          <w:bCs/>
        </w:rPr>
        <w:t xml:space="preserve"> </w:t>
      </w:r>
      <w:r w:rsidR="00FE7C50">
        <w:rPr>
          <w:rFonts w:cstheme="minorHAnsi"/>
          <w:b/>
          <w:bCs/>
        </w:rPr>
        <w:t>shipment</w:t>
      </w:r>
      <w:r w:rsidRPr="007A63AA">
        <w:rPr>
          <w:rFonts w:cstheme="minorHAnsi"/>
          <w:b/>
          <w:bCs/>
        </w:rPr>
        <w:t>s</w:t>
      </w:r>
      <w:r w:rsidRPr="003D21DC">
        <w:rPr>
          <w:rFonts w:cstheme="minorHAnsi"/>
        </w:rPr>
        <w:t xml:space="preserve"> will readily fit into these chutes.</w:t>
      </w:r>
    </w:p>
    <w:p w14:paraId="4CDE27C4" w14:textId="6AF348EF" w:rsidR="00AB2301" w:rsidRPr="00737E8D" w:rsidRDefault="00AB2301" w:rsidP="00AB2301">
      <w:pPr>
        <w:rPr>
          <w:rFonts w:cstheme="minorHAnsi"/>
        </w:rPr>
      </w:pPr>
      <w:r w:rsidRPr="00737E8D">
        <w:rPr>
          <w:rFonts w:cstheme="minorHAnsi"/>
        </w:rPr>
        <w:t>Each Chute is equipped with below components to ease the operations:</w:t>
      </w:r>
    </w:p>
    <w:p w14:paraId="01A85A9B" w14:textId="77777777" w:rsidR="00AB2301" w:rsidRPr="00737E8D" w:rsidRDefault="00AB2301">
      <w:pPr>
        <w:pStyle w:val="ListParagraph"/>
        <w:numPr>
          <w:ilvl w:val="0"/>
          <w:numId w:val="30"/>
        </w:numPr>
        <w:rPr>
          <w:rFonts w:cstheme="minorHAnsi"/>
        </w:rPr>
      </w:pPr>
      <w:r w:rsidRPr="00737E8D">
        <w:rPr>
          <w:rFonts w:cstheme="minorHAnsi"/>
        </w:rPr>
        <w:t>Chute Full Sensor</w:t>
      </w:r>
    </w:p>
    <w:p w14:paraId="32A89BF7" w14:textId="77777777" w:rsidR="00AB2301" w:rsidRPr="00737E8D" w:rsidRDefault="00AB2301">
      <w:pPr>
        <w:pStyle w:val="ListParagraph"/>
        <w:numPr>
          <w:ilvl w:val="0"/>
          <w:numId w:val="30"/>
        </w:numPr>
        <w:rPr>
          <w:rFonts w:cstheme="minorHAnsi"/>
        </w:rPr>
      </w:pPr>
      <w:r w:rsidRPr="00737E8D">
        <w:rPr>
          <w:rFonts w:cstheme="minorHAnsi"/>
        </w:rPr>
        <w:t>Three Color Tower Light</w:t>
      </w:r>
    </w:p>
    <w:p w14:paraId="09741A4B" w14:textId="77777777" w:rsidR="00AB2301" w:rsidRPr="009D765C" w:rsidRDefault="00AB2301">
      <w:pPr>
        <w:pStyle w:val="ListParagraph"/>
        <w:numPr>
          <w:ilvl w:val="0"/>
          <w:numId w:val="30"/>
        </w:numPr>
        <w:rPr>
          <w:rFonts w:cstheme="minorHAnsi"/>
        </w:rPr>
      </w:pPr>
      <w:r w:rsidRPr="00737E8D">
        <w:rPr>
          <w:rFonts w:cstheme="minorHAnsi"/>
        </w:rPr>
        <w:t>Push Button</w:t>
      </w:r>
    </w:p>
    <w:tbl>
      <w:tblPr>
        <w:tblStyle w:val="GridTable4-Accent6"/>
        <w:tblW w:w="8080" w:type="dxa"/>
        <w:tblInd w:w="465" w:type="dxa"/>
        <w:tblLook w:val="04A0" w:firstRow="1" w:lastRow="0" w:firstColumn="1" w:lastColumn="0" w:noHBand="0" w:noVBand="1"/>
      </w:tblPr>
      <w:tblGrid>
        <w:gridCol w:w="2830"/>
        <w:gridCol w:w="5250"/>
      </w:tblGrid>
      <w:tr w:rsidR="00AB2301" w:rsidRPr="00157D6C" w14:paraId="5716373B" w14:textId="77777777" w:rsidTr="00E2575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shd w:val="clear" w:color="auto" w:fill="2F5496" w:themeFill="accent1" w:themeFillShade="BF"/>
            <w:noWrap/>
            <w:hideMark/>
          </w:tcPr>
          <w:p w14:paraId="462159C5" w14:textId="77777777" w:rsidR="00AB2301" w:rsidRPr="00157D6C" w:rsidRDefault="00AB2301" w:rsidP="0069382B">
            <w:pPr>
              <w:jc w:val="center"/>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Chute I/Os</w:t>
            </w:r>
          </w:p>
        </w:tc>
        <w:tc>
          <w:tcPr>
            <w:tcW w:w="5250" w:type="dxa"/>
            <w:shd w:val="clear" w:color="auto" w:fill="2F5496" w:themeFill="accent1" w:themeFillShade="BF"/>
            <w:noWrap/>
            <w:hideMark/>
          </w:tcPr>
          <w:p w14:paraId="087DA456" w14:textId="77777777" w:rsidR="00AB2301" w:rsidRPr="00157D6C" w:rsidRDefault="00AB2301" w:rsidP="0069382B">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lang w:eastAsia="en-IN"/>
              </w:rPr>
            </w:pPr>
            <w:r w:rsidRPr="00157D6C">
              <w:rPr>
                <w:rFonts w:ascii="Calibri" w:eastAsia="Times New Roman" w:hAnsi="Calibri" w:cs="Calibri"/>
                <w:color w:val="FFFFFF"/>
                <w:lang w:eastAsia="en-IN"/>
              </w:rPr>
              <w:t>Description</w:t>
            </w:r>
          </w:p>
        </w:tc>
      </w:tr>
      <w:tr w:rsidR="00AB2301" w:rsidRPr="00157D6C" w14:paraId="576C230E" w14:textId="77777777" w:rsidTr="00E2575D">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51B0EC"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Chute Full Sensor</w:t>
            </w:r>
          </w:p>
        </w:tc>
        <w:tc>
          <w:tcPr>
            <w:tcW w:w="5250" w:type="dxa"/>
            <w:hideMark/>
          </w:tcPr>
          <w:p w14:paraId="7AFD0314"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alert the system that the chute is full and mark that chute unavailable for further sortation</w:t>
            </w:r>
          </w:p>
        </w:tc>
      </w:tr>
      <w:tr w:rsidR="00AB2301" w:rsidRPr="00157D6C" w14:paraId="3A1A77E6" w14:textId="77777777" w:rsidTr="00E2575D">
        <w:trPr>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6A89B59D"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Three Colour Tower Lamp</w:t>
            </w:r>
          </w:p>
        </w:tc>
        <w:tc>
          <w:tcPr>
            <w:tcW w:w="5250" w:type="dxa"/>
            <w:noWrap/>
            <w:hideMark/>
          </w:tcPr>
          <w:p w14:paraId="40092698" w14:textId="77777777" w:rsidR="00AB2301" w:rsidRPr="00157D6C" w:rsidRDefault="00AB2301" w:rsidP="006938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indicate the chute status</w:t>
            </w:r>
          </w:p>
        </w:tc>
      </w:tr>
      <w:tr w:rsidR="00AB2301" w:rsidRPr="00157D6C" w14:paraId="61FF16D1" w14:textId="77777777" w:rsidTr="00E2575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47694DD" w14:textId="77777777" w:rsidR="00AB2301" w:rsidRPr="00157D6C" w:rsidRDefault="00AB2301" w:rsidP="0069382B">
            <w:pPr>
              <w:rPr>
                <w:rFonts w:ascii="Calibri" w:eastAsia="Times New Roman" w:hAnsi="Calibri" w:cs="Calibri"/>
                <w:color w:val="000000"/>
                <w:lang w:eastAsia="en-IN"/>
              </w:rPr>
            </w:pPr>
            <w:r w:rsidRPr="00157D6C">
              <w:rPr>
                <w:rFonts w:ascii="Calibri" w:eastAsia="Times New Roman" w:hAnsi="Calibri" w:cs="Calibri"/>
                <w:color w:val="000000"/>
                <w:lang w:eastAsia="en-IN"/>
              </w:rPr>
              <w:t xml:space="preserve">Push Button </w:t>
            </w:r>
          </w:p>
        </w:tc>
        <w:tc>
          <w:tcPr>
            <w:tcW w:w="5250" w:type="dxa"/>
            <w:noWrap/>
            <w:hideMark/>
          </w:tcPr>
          <w:p w14:paraId="7439A1BF" w14:textId="77777777" w:rsidR="00AB2301" w:rsidRPr="00157D6C" w:rsidRDefault="00AB2301" w:rsidP="006938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eastAsia="en-IN"/>
              </w:rPr>
            </w:pPr>
            <w:r w:rsidRPr="00157D6C">
              <w:rPr>
                <w:rFonts w:ascii="Calibri" w:eastAsia="Times New Roman" w:hAnsi="Calibri" w:cs="Calibri"/>
                <w:color w:val="000000"/>
                <w:lang w:eastAsia="en-IN"/>
              </w:rPr>
              <w:t>To Start/Stop Sorting Operations</w:t>
            </w:r>
          </w:p>
        </w:tc>
      </w:tr>
    </w:tbl>
    <w:p w14:paraId="3F04F7D7" w14:textId="77777777" w:rsidR="007A63AA" w:rsidRDefault="007A63AA" w:rsidP="00FA53FA">
      <w:pPr>
        <w:rPr>
          <w:lang w:val="en-GB" w:eastAsia="zh-CN"/>
        </w:rPr>
      </w:pPr>
    </w:p>
    <w:p w14:paraId="79EBF160" w14:textId="77777777" w:rsidR="00704B54" w:rsidRDefault="00704B54" w:rsidP="00FA53FA">
      <w:pPr>
        <w:rPr>
          <w:lang w:val="en-GB" w:eastAsia="zh-CN"/>
        </w:rPr>
      </w:pPr>
    </w:p>
    <w:p w14:paraId="244E8B94" w14:textId="77777777" w:rsidR="00FD1F2E" w:rsidRDefault="00FD1F2E" w:rsidP="00FA53FA">
      <w:pPr>
        <w:rPr>
          <w:lang w:val="en-GB" w:eastAsia="zh-CN"/>
        </w:rPr>
      </w:pPr>
    </w:p>
    <w:p w14:paraId="2CE4C0EF" w14:textId="01812927" w:rsidR="00FD1F2E" w:rsidRPr="00E2575D" w:rsidRDefault="00FD1F2E" w:rsidP="00FD1F2E">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5" w:name="_Toc144022869"/>
      <w:bookmarkStart w:id="126" w:name="_Toc145535630"/>
      <w:r>
        <w:rPr>
          <w:rFonts w:ascii="Calibri" w:eastAsia="SimSun" w:hAnsi="Calibri" w:cs="Calibri"/>
          <w:color w:val="323E4F" w:themeColor="text2" w:themeShade="BF"/>
          <w:sz w:val="24"/>
          <w:szCs w:val="24"/>
          <w:lang w:val="en-GB" w:eastAsia="zh-CN"/>
        </w:rPr>
        <w:lastRenderedPageBreak/>
        <w:t xml:space="preserve">Chute </w:t>
      </w:r>
      <w:r w:rsidR="005A40CD">
        <w:rPr>
          <w:rFonts w:ascii="Calibri" w:eastAsia="SimSun" w:hAnsi="Calibri" w:cs="Calibri"/>
          <w:color w:val="323E4F" w:themeColor="text2" w:themeShade="BF"/>
          <w:sz w:val="24"/>
          <w:szCs w:val="24"/>
          <w:lang w:val="en-GB" w:eastAsia="zh-CN"/>
        </w:rPr>
        <w:t xml:space="preserve">Safety </w:t>
      </w:r>
      <w:r>
        <w:rPr>
          <w:rFonts w:ascii="Calibri" w:eastAsia="SimSun" w:hAnsi="Calibri" w:cs="Calibri"/>
          <w:color w:val="323E4F" w:themeColor="text2" w:themeShade="BF"/>
          <w:sz w:val="24"/>
          <w:szCs w:val="24"/>
          <w:lang w:val="en-GB" w:eastAsia="zh-CN"/>
        </w:rPr>
        <w:t>Net</w:t>
      </w:r>
      <w:bookmarkEnd w:id="125"/>
      <w:bookmarkEnd w:id="126"/>
    </w:p>
    <w:p w14:paraId="5ECA5E13" w14:textId="77777777" w:rsidR="00FD1F2E" w:rsidRDefault="00FD1F2E" w:rsidP="00FD1F2E">
      <w:pPr>
        <w:rPr>
          <w:lang w:val="en-GB" w:eastAsia="zh-CN"/>
        </w:rPr>
      </w:pPr>
    </w:p>
    <w:p w14:paraId="1487E329" w14:textId="77777777" w:rsidR="00FD1F2E" w:rsidRDefault="00FD1F2E" w:rsidP="00FD1F2E">
      <w:pPr>
        <w:rPr>
          <w:lang w:val="en-GB" w:eastAsia="zh-CN"/>
        </w:rPr>
      </w:pPr>
      <w:r w:rsidRPr="0097594B">
        <w:rPr>
          <w:lang w:val="en-GB" w:eastAsia="zh-CN"/>
        </w:rPr>
        <w:t>A safety measure is implemented by installing an overhead chute net between each chute to prevent parcels from falling from the CBS into the operator's workspace, thereby enhancing operator safety.</w:t>
      </w:r>
    </w:p>
    <w:p w14:paraId="3C2250B8" w14:textId="77777777" w:rsidR="00FD1F2E" w:rsidRDefault="00FD1F2E" w:rsidP="00FD1F2E">
      <w:pPr>
        <w:rPr>
          <w:lang w:val="en-GB" w:eastAsia="zh-CN"/>
        </w:rPr>
      </w:pPr>
      <w:r w:rsidRPr="0097594B">
        <w:rPr>
          <w:noProof/>
          <w:lang w:val="en-GB" w:eastAsia="zh-CN"/>
        </w:rPr>
        <w:drawing>
          <wp:anchor distT="0" distB="0" distL="114300" distR="114300" simplePos="0" relativeHeight="251692544" behindDoc="1" locked="0" layoutInCell="1" allowOverlap="1" wp14:anchorId="52D88ED3" wp14:editId="0B50A19B">
            <wp:simplePos x="0" y="0"/>
            <wp:positionH relativeFrom="column">
              <wp:posOffset>600075</wp:posOffset>
            </wp:positionH>
            <wp:positionV relativeFrom="paragraph">
              <wp:posOffset>190500</wp:posOffset>
            </wp:positionV>
            <wp:extent cx="4829175" cy="3586837"/>
            <wp:effectExtent l="0" t="0" r="0" b="0"/>
            <wp:wrapTight wrapText="bothSides">
              <wp:wrapPolygon edited="0">
                <wp:start x="15422" y="0"/>
                <wp:lineTo x="14230" y="115"/>
                <wp:lineTo x="12440" y="1262"/>
                <wp:lineTo x="12440" y="1836"/>
                <wp:lineTo x="8350" y="2065"/>
                <wp:lineTo x="5283" y="2868"/>
                <wp:lineTo x="5283" y="3671"/>
                <wp:lineTo x="3834" y="4360"/>
                <wp:lineTo x="1704" y="5507"/>
                <wp:lineTo x="0" y="5966"/>
                <wp:lineTo x="0" y="6310"/>
                <wp:lineTo x="1619" y="9178"/>
                <wp:lineTo x="0" y="9752"/>
                <wp:lineTo x="0" y="11588"/>
                <wp:lineTo x="937" y="12850"/>
                <wp:lineTo x="1363" y="12850"/>
                <wp:lineTo x="1363" y="13424"/>
                <wp:lineTo x="2130" y="14686"/>
                <wp:lineTo x="2471" y="14686"/>
                <wp:lineTo x="3493" y="16521"/>
                <wp:lineTo x="3664" y="18357"/>
                <wp:lineTo x="4516" y="20193"/>
                <wp:lineTo x="5624" y="21455"/>
                <wp:lineTo x="5709" y="21455"/>
                <wp:lineTo x="6135" y="21455"/>
                <wp:lineTo x="6476" y="21455"/>
                <wp:lineTo x="6646" y="20766"/>
                <wp:lineTo x="6561" y="20193"/>
                <wp:lineTo x="8265" y="20193"/>
                <wp:lineTo x="9117" y="19504"/>
                <wp:lineTo x="8776" y="16521"/>
                <wp:lineTo x="11588" y="16521"/>
                <wp:lineTo x="16104" y="15374"/>
                <wp:lineTo x="16019" y="14686"/>
                <wp:lineTo x="17127" y="14686"/>
                <wp:lineTo x="17893" y="13882"/>
                <wp:lineTo x="17723" y="12850"/>
                <wp:lineTo x="18149" y="11014"/>
                <wp:lineTo x="21302" y="5507"/>
                <wp:lineTo x="21472" y="4589"/>
                <wp:lineTo x="21472" y="2524"/>
                <wp:lineTo x="21046" y="1721"/>
                <wp:lineTo x="19512" y="918"/>
                <wp:lineTo x="17382" y="0"/>
                <wp:lineTo x="15422" y="0"/>
              </wp:wrapPolygon>
            </wp:wrapTight>
            <wp:docPr id="494944086" name="Picture 1" descr="A blue and yellow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44086" name="Picture 1" descr="A blue and yellow machine&#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4829175" cy="3586837"/>
                    </a:xfrm>
                    <a:prstGeom prst="rect">
                      <a:avLst/>
                    </a:prstGeom>
                  </pic:spPr>
                </pic:pic>
              </a:graphicData>
            </a:graphic>
          </wp:anchor>
        </w:drawing>
      </w:r>
    </w:p>
    <w:p w14:paraId="0B7F7EDC" w14:textId="77777777" w:rsidR="00FD1F2E" w:rsidRDefault="00FD1F2E" w:rsidP="00FD1F2E">
      <w:pPr>
        <w:rPr>
          <w:lang w:val="en-GB" w:eastAsia="zh-CN"/>
        </w:rPr>
      </w:pPr>
    </w:p>
    <w:p w14:paraId="3532737F" w14:textId="77777777" w:rsidR="00FD1F2E" w:rsidRDefault="00FD1F2E" w:rsidP="00FD1F2E">
      <w:pPr>
        <w:rPr>
          <w:lang w:val="en-GB" w:eastAsia="zh-CN"/>
        </w:rPr>
      </w:pPr>
    </w:p>
    <w:p w14:paraId="6B85A41A" w14:textId="77777777" w:rsidR="00FD1F2E" w:rsidRDefault="00FD1F2E" w:rsidP="00FD1F2E">
      <w:pPr>
        <w:rPr>
          <w:lang w:val="en-GB" w:eastAsia="zh-CN"/>
        </w:rPr>
      </w:pPr>
    </w:p>
    <w:p w14:paraId="00F578E7" w14:textId="77777777" w:rsidR="00FD1F2E" w:rsidRDefault="00FD1F2E" w:rsidP="00FD1F2E">
      <w:pPr>
        <w:rPr>
          <w:lang w:val="en-GB" w:eastAsia="zh-CN"/>
        </w:rPr>
      </w:pPr>
    </w:p>
    <w:p w14:paraId="642BE858" w14:textId="77777777" w:rsidR="00FD1F2E" w:rsidRDefault="00FD1F2E" w:rsidP="00FD1F2E">
      <w:pPr>
        <w:rPr>
          <w:lang w:val="en-GB" w:eastAsia="zh-CN"/>
        </w:rPr>
      </w:pPr>
    </w:p>
    <w:p w14:paraId="037D5B2E" w14:textId="77777777" w:rsidR="00FD1F2E" w:rsidRDefault="00FD1F2E" w:rsidP="00FD1F2E">
      <w:pPr>
        <w:rPr>
          <w:lang w:val="en-GB" w:eastAsia="zh-CN"/>
        </w:rPr>
      </w:pPr>
    </w:p>
    <w:p w14:paraId="7B1F9F2B" w14:textId="77777777" w:rsidR="00FD1F2E" w:rsidRDefault="00FD1F2E" w:rsidP="00FD1F2E">
      <w:pPr>
        <w:rPr>
          <w:lang w:val="en-GB" w:eastAsia="zh-CN"/>
        </w:rPr>
      </w:pPr>
    </w:p>
    <w:p w14:paraId="072A1BF3" w14:textId="77777777" w:rsidR="00FD1F2E" w:rsidRDefault="00FD1F2E" w:rsidP="00FD1F2E">
      <w:pPr>
        <w:rPr>
          <w:lang w:val="en-GB" w:eastAsia="zh-CN"/>
        </w:rPr>
      </w:pPr>
    </w:p>
    <w:p w14:paraId="757EFF55" w14:textId="77777777" w:rsidR="00FD1F2E" w:rsidRDefault="00FD1F2E" w:rsidP="00FD1F2E">
      <w:pPr>
        <w:rPr>
          <w:lang w:val="en-GB" w:eastAsia="zh-CN"/>
        </w:rPr>
      </w:pPr>
    </w:p>
    <w:p w14:paraId="241659B7" w14:textId="77777777" w:rsidR="00FD1F2E" w:rsidRDefault="00FD1F2E" w:rsidP="00FD1F2E">
      <w:pPr>
        <w:rPr>
          <w:lang w:val="en-GB" w:eastAsia="zh-CN"/>
        </w:rPr>
      </w:pPr>
    </w:p>
    <w:p w14:paraId="087C8272" w14:textId="77777777" w:rsidR="00FD1F2E" w:rsidRDefault="00FD1F2E" w:rsidP="00FD1F2E">
      <w:pPr>
        <w:rPr>
          <w:lang w:val="en-GB" w:eastAsia="zh-CN"/>
        </w:rPr>
      </w:pPr>
    </w:p>
    <w:p w14:paraId="2BA51566" w14:textId="77777777" w:rsidR="00FD1F2E" w:rsidRDefault="00FD1F2E" w:rsidP="00FD1F2E">
      <w:pPr>
        <w:rPr>
          <w:lang w:val="en-GB" w:eastAsia="zh-CN"/>
        </w:rPr>
      </w:pPr>
    </w:p>
    <w:p w14:paraId="7732B68E" w14:textId="77777777" w:rsidR="00FD1F2E" w:rsidRDefault="00FD1F2E" w:rsidP="00FD1F2E">
      <w:pPr>
        <w:rPr>
          <w:lang w:val="en-GB" w:eastAsia="zh-CN"/>
        </w:rPr>
      </w:pPr>
    </w:p>
    <w:p w14:paraId="6F9250E1" w14:textId="77777777" w:rsidR="00FD1F2E" w:rsidRDefault="00FD1F2E" w:rsidP="00FD1F2E">
      <w:pPr>
        <w:rPr>
          <w:lang w:val="en-GB" w:eastAsia="zh-CN"/>
        </w:rPr>
      </w:pPr>
      <w:r w:rsidRPr="0097594B">
        <w:rPr>
          <w:noProof/>
          <w:lang w:val="en-GB" w:eastAsia="zh-CN"/>
        </w:rPr>
        <w:drawing>
          <wp:anchor distT="0" distB="0" distL="114300" distR="114300" simplePos="0" relativeHeight="251691520" behindDoc="1" locked="0" layoutInCell="1" allowOverlap="1" wp14:anchorId="766461DE" wp14:editId="374C75D1">
            <wp:simplePos x="0" y="0"/>
            <wp:positionH relativeFrom="column">
              <wp:posOffset>1076325</wp:posOffset>
            </wp:positionH>
            <wp:positionV relativeFrom="paragraph">
              <wp:posOffset>119380</wp:posOffset>
            </wp:positionV>
            <wp:extent cx="3867150" cy="2267585"/>
            <wp:effectExtent l="0" t="0" r="0" b="0"/>
            <wp:wrapTight wrapText="bothSides">
              <wp:wrapPolygon edited="0">
                <wp:start x="18514" y="0"/>
                <wp:lineTo x="15429" y="1270"/>
                <wp:lineTo x="0" y="7984"/>
                <wp:lineTo x="0" y="9255"/>
                <wp:lineTo x="213" y="11614"/>
                <wp:lineTo x="1596" y="21412"/>
                <wp:lineTo x="2234" y="21412"/>
                <wp:lineTo x="15003" y="13973"/>
                <wp:lineTo x="15322" y="13247"/>
                <wp:lineTo x="14684" y="11614"/>
                <wp:lineTo x="13300" y="8710"/>
                <wp:lineTo x="16599" y="5807"/>
                <wp:lineTo x="21494" y="3448"/>
                <wp:lineTo x="21494" y="2359"/>
                <wp:lineTo x="19472" y="0"/>
                <wp:lineTo x="18514" y="0"/>
              </wp:wrapPolygon>
            </wp:wrapTight>
            <wp:docPr id="369799796" name="Picture 1" descr="A yellow and grey fl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99796" name="Picture 1" descr="A yellow and grey floor&#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3867150" cy="2267585"/>
                    </a:xfrm>
                    <a:prstGeom prst="rect">
                      <a:avLst/>
                    </a:prstGeom>
                  </pic:spPr>
                </pic:pic>
              </a:graphicData>
            </a:graphic>
          </wp:anchor>
        </w:drawing>
      </w:r>
    </w:p>
    <w:p w14:paraId="5B35CC23" w14:textId="77777777" w:rsidR="00FD1F2E" w:rsidRDefault="00FD1F2E" w:rsidP="00FD1F2E">
      <w:pPr>
        <w:rPr>
          <w:lang w:val="en-GB" w:eastAsia="zh-CN"/>
        </w:rPr>
      </w:pPr>
    </w:p>
    <w:p w14:paraId="39E5330E" w14:textId="77777777" w:rsidR="00FD1F2E" w:rsidRDefault="00FD1F2E" w:rsidP="00FD1F2E">
      <w:pPr>
        <w:rPr>
          <w:lang w:val="en-GB" w:eastAsia="zh-CN"/>
        </w:rPr>
      </w:pPr>
    </w:p>
    <w:p w14:paraId="28E47FD9" w14:textId="77777777" w:rsidR="00FD1F2E" w:rsidRDefault="00FD1F2E" w:rsidP="00FD1F2E">
      <w:pPr>
        <w:rPr>
          <w:lang w:val="en-GB" w:eastAsia="zh-CN"/>
        </w:rPr>
      </w:pPr>
    </w:p>
    <w:p w14:paraId="6109608D" w14:textId="77777777" w:rsidR="00FD1F2E" w:rsidRDefault="00FD1F2E" w:rsidP="00FD1F2E">
      <w:pPr>
        <w:rPr>
          <w:lang w:val="en-GB" w:eastAsia="zh-CN"/>
        </w:rPr>
      </w:pPr>
    </w:p>
    <w:p w14:paraId="3FC9EE52" w14:textId="77777777" w:rsidR="00FD1F2E" w:rsidRDefault="00FD1F2E" w:rsidP="00FD1F2E">
      <w:pPr>
        <w:rPr>
          <w:lang w:val="en-GB" w:eastAsia="zh-CN"/>
        </w:rPr>
      </w:pPr>
    </w:p>
    <w:p w14:paraId="40C8853F" w14:textId="77777777" w:rsidR="00FD1F2E" w:rsidRDefault="00FD1F2E" w:rsidP="00FD1F2E">
      <w:pPr>
        <w:rPr>
          <w:lang w:val="en-GB" w:eastAsia="zh-CN"/>
        </w:rPr>
      </w:pPr>
    </w:p>
    <w:p w14:paraId="67ACAA56" w14:textId="77777777" w:rsidR="00FD1F2E" w:rsidRDefault="00FD1F2E" w:rsidP="00FD1F2E">
      <w:pPr>
        <w:rPr>
          <w:lang w:val="en-GB" w:eastAsia="zh-CN"/>
        </w:rPr>
      </w:pPr>
    </w:p>
    <w:p w14:paraId="660F8706" w14:textId="77777777" w:rsidR="00FD1F2E" w:rsidRDefault="00FD1F2E" w:rsidP="00FD1F2E">
      <w:pPr>
        <w:rPr>
          <w:lang w:val="en-GB" w:eastAsia="zh-CN"/>
        </w:rPr>
      </w:pPr>
      <w:r>
        <w:rPr>
          <w:lang w:val="en-GB" w:eastAsia="zh-CN"/>
        </w:rPr>
        <w:t xml:space="preserve">                                           </w:t>
      </w:r>
    </w:p>
    <w:p w14:paraId="7CBBCC97" w14:textId="77777777" w:rsidR="00FD1F2E" w:rsidRDefault="00FD1F2E" w:rsidP="00FD1F2E">
      <w:pPr>
        <w:rPr>
          <w:lang w:val="en-GB" w:eastAsia="zh-CN"/>
        </w:rPr>
      </w:pPr>
    </w:p>
    <w:p w14:paraId="4BA4ADC6" w14:textId="50CE909E" w:rsidR="00FD1F2E" w:rsidRDefault="00FD1F2E" w:rsidP="00FD1F2E">
      <w:pPr>
        <w:rPr>
          <w:lang w:val="en-GB" w:eastAsia="zh-CN"/>
        </w:rPr>
      </w:pPr>
      <w:r w:rsidRPr="0097594B">
        <w:rPr>
          <w:lang w:val="en-GB" w:eastAsia="zh-CN"/>
        </w:rPr>
        <w:t xml:space="preserve">The overhead net has a width of 1300 mm and effectively spans the entire </w:t>
      </w:r>
      <w:r w:rsidR="00164634">
        <w:rPr>
          <w:lang w:val="en-GB" w:eastAsia="zh-CN"/>
        </w:rPr>
        <w:t>2900</w:t>
      </w:r>
      <w:r w:rsidRPr="0097594B">
        <w:rPr>
          <w:lang w:val="en-GB" w:eastAsia="zh-CN"/>
        </w:rPr>
        <w:t xml:space="preserve"> mm gap between two consecutive chutes.</w:t>
      </w:r>
    </w:p>
    <w:p w14:paraId="79397906" w14:textId="77777777" w:rsidR="00FD1F2E" w:rsidRDefault="00FD1F2E" w:rsidP="00FA53FA">
      <w:pPr>
        <w:rPr>
          <w:lang w:val="en-GB" w:eastAsia="zh-CN"/>
        </w:rPr>
      </w:pPr>
    </w:p>
    <w:p w14:paraId="72A90E58" w14:textId="06B8DD6C" w:rsidR="00F52146" w:rsidRDefault="00F52146" w:rsidP="00F5214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27" w:name="_Toc145535631"/>
      <w:r w:rsidRPr="00F52146">
        <w:rPr>
          <w:rFonts w:eastAsia="SimSun" w:cstheme="majorHAnsi"/>
          <w:b/>
          <w:bCs/>
          <w:color w:val="323E4F" w:themeColor="text2" w:themeShade="BF"/>
          <w:sz w:val="24"/>
          <w:szCs w:val="24"/>
          <w:u w:val="single"/>
          <w:lang w:val="en-GB" w:eastAsia="zh-CN"/>
        </w:rPr>
        <w:lastRenderedPageBreak/>
        <w:t xml:space="preserve">Bag Take away </w:t>
      </w:r>
      <w:r w:rsidR="00BA0131" w:rsidRPr="00F52146">
        <w:rPr>
          <w:rFonts w:eastAsia="SimSun" w:cstheme="majorHAnsi"/>
          <w:b/>
          <w:bCs/>
          <w:color w:val="323E4F" w:themeColor="text2" w:themeShade="BF"/>
          <w:sz w:val="24"/>
          <w:szCs w:val="24"/>
          <w:u w:val="single"/>
          <w:lang w:val="en-GB" w:eastAsia="zh-CN"/>
        </w:rPr>
        <w:t>Conveyor</w:t>
      </w:r>
      <w:bookmarkEnd w:id="127"/>
    </w:p>
    <w:p w14:paraId="2F197DC7" w14:textId="77777777" w:rsidR="00BA0131" w:rsidRDefault="00BA0131" w:rsidP="001E0272">
      <w:pPr>
        <w:rPr>
          <w:lang w:val="en-GB" w:eastAsia="zh-CN"/>
        </w:rPr>
      </w:pPr>
    </w:p>
    <w:p w14:paraId="5DC8E9BB" w14:textId="277CE6D5" w:rsidR="001E0272" w:rsidRDefault="000A2178" w:rsidP="001E0272">
      <w:pPr>
        <w:rPr>
          <w:lang w:val="en-GB" w:eastAsia="zh-CN"/>
        </w:rPr>
      </w:pPr>
      <w:r w:rsidRPr="000A2178">
        <w:rPr>
          <w:noProof/>
          <w:lang w:val="en-GB" w:eastAsia="zh-CN"/>
        </w:rPr>
        <w:drawing>
          <wp:anchor distT="0" distB="0" distL="114300" distR="114300" simplePos="0" relativeHeight="251696640" behindDoc="1" locked="0" layoutInCell="1" allowOverlap="1" wp14:anchorId="2B1DC9BC" wp14:editId="239EE566">
            <wp:simplePos x="0" y="0"/>
            <wp:positionH relativeFrom="column">
              <wp:posOffset>-762000</wp:posOffset>
            </wp:positionH>
            <wp:positionV relativeFrom="paragraph">
              <wp:posOffset>513715</wp:posOffset>
            </wp:positionV>
            <wp:extent cx="7189470" cy="2876550"/>
            <wp:effectExtent l="0" t="0" r="0" b="0"/>
            <wp:wrapNone/>
            <wp:docPr id="58379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90871" name=""/>
                    <pic:cNvPicPr/>
                  </pic:nvPicPr>
                  <pic:blipFill>
                    <a:blip r:embed="rId73">
                      <a:extLst>
                        <a:ext uri="{28A0092B-C50C-407E-A947-70E740481C1C}">
                          <a14:useLocalDpi xmlns:a14="http://schemas.microsoft.com/office/drawing/2010/main" val="0"/>
                        </a:ext>
                      </a:extLst>
                    </a:blip>
                    <a:stretch>
                      <a:fillRect/>
                    </a:stretch>
                  </pic:blipFill>
                  <pic:spPr>
                    <a:xfrm>
                      <a:off x="0" y="0"/>
                      <a:ext cx="7196814" cy="2879488"/>
                    </a:xfrm>
                    <a:prstGeom prst="rect">
                      <a:avLst/>
                    </a:prstGeom>
                  </pic:spPr>
                </pic:pic>
              </a:graphicData>
            </a:graphic>
            <wp14:sizeRelH relativeFrom="margin">
              <wp14:pctWidth>0</wp14:pctWidth>
            </wp14:sizeRelH>
            <wp14:sizeRelV relativeFrom="margin">
              <wp14:pctHeight>0</wp14:pctHeight>
            </wp14:sizeRelV>
          </wp:anchor>
        </w:drawing>
      </w:r>
      <w:r w:rsidR="001E0272" w:rsidRPr="001E0272">
        <w:rPr>
          <w:lang w:val="en-US" w:eastAsia="zh-CN"/>
        </w:rPr>
        <w:t>In each Loop CBS, there is a series of Bag Takeaway Conveyors, spanning a combined length of 2</w:t>
      </w:r>
      <w:r w:rsidR="00164634">
        <w:rPr>
          <w:lang w:val="en-US" w:eastAsia="zh-CN"/>
        </w:rPr>
        <w:t>6</w:t>
      </w:r>
      <w:r w:rsidR="007E7745">
        <w:rPr>
          <w:lang w:val="en-US" w:eastAsia="zh-CN"/>
        </w:rPr>
        <w:t>2</w:t>
      </w:r>
      <w:r w:rsidR="001E0272" w:rsidRPr="001E0272">
        <w:rPr>
          <w:lang w:val="en-US" w:eastAsia="zh-CN"/>
        </w:rPr>
        <w:t xml:space="preserve"> meters. Following the secondary sorting process, bags are securely fastened and manually placed onto these conveyors, which are positioned below the Loop CBS to cover all chute locations. These conveyors then transport the collected bags back to the lower level.</w:t>
      </w:r>
    </w:p>
    <w:p w14:paraId="3312BA88" w14:textId="0BBB90F8" w:rsidR="00F52146" w:rsidRDefault="00F52146" w:rsidP="00F52146">
      <w:pPr>
        <w:rPr>
          <w:lang w:val="en-GB" w:eastAsia="zh-CN"/>
        </w:rPr>
      </w:pPr>
    </w:p>
    <w:p w14:paraId="17925045" w14:textId="77777777" w:rsidR="00BA0131" w:rsidRDefault="00BA0131" w:rsidP="00F52146">
      <w:pPr>
        <w:rPr>
          <w:lang w:val="en-GB" w:eastAsia="zh-CN"/>
        </w:rPr>
      </w:pPr>
    </w:p>
    <w:p w14:paraId="1776BAF1" w14:textId="77777777" w:rsidR="00BA0131" w:rsidRDefault="00BA0131" w:rsidP="00F52146">
      <w:pPr>
        <w:rPr>
          <w:lang w:val="en-GB" w:eastAsia="zh-CN"/>
        </w:rPr>
      </w:pPr>
    </w:p>
    <w:p w14:paraId="18702625" w14:textId="77777777" w:rsidR="00BA0131" w:rsidRDefault="00BA0131" w:rsidP="00F52146">
      <w:pPr>
        <w:rPr>
          <w:lang w:val="en-GB" w:eastAsia="zh-CN"/>
        </w:rPr>
      </w:pPr>
    </w:p>
    <w:p w14:paraId="7B79AC8A" w14:textId="03946A04" w:rsidR="00BA0131" w:rsidRDefault="000A2178" w:rsidP="00F52146">
      <w:pPr>
        <w:rPr>
          <w:lang w:val="en-GB" w:eastAsia="zh-CN"/>
        </w:rPr>
      </w:pPr>
      <w:r>
        <w:rPr>
          <w:noProof/>
          <w:lang w:val="en-GB" w:eastAsia="zh-CN"/>
        </w:rPr>
        <mc:AlternateContent>
          <mc:Choice Requires="wps">
            <w:drawing>
              <wp:anchor distT="0" distB="0" distL="114300" distR="114300" simplePos="0" relativeHeight="251697664" behindDoc="0" locked="0" layoutInCell="1" allowOverlap="1" wp14:anchorId="6FB3C842" wp14:editId="21D35060">
                <wp:simplePos x="0" y="0"/>
                <wp:positionH relativeFrom="column">
                  <wp:posOffset>2246693</wp:posOffset>
                </wp:positionH>
                <wp:positionV relativeFrom="paragraph">
                  <wp:posOffset>194109</wp:posOffset>
                </wp:positionV>
                <wp:extent cx="99392" cy="288000"/>
                <wp:effectExtent l="0" t="0" r="0" b="0"/>
                <wp:wrapNone/>
                <wp:docPr id="54138816" name="Rectangle 8"/>
                <wp:cNvGraphicFramePr/>
                <a:graphic xmlns:a="http://schemas.openxmlformats.org/drawingml/2006/main">
                  <a:graphicData uri="http://schemas.microsoft.com/office/word/2010/wordprocessingShape">
                    <wps:wsp>
                      <wps:cNvSpPr/>
                      <wps:spPr>
                        <a:xfrm>
                          <a:off x="0" y="0"/>
                          <a:ext cx="99392" cy="288000"/>
                        </a:xfrm>
                        <a:custGeom>
                          <a:avLst/>
                          <a:gdLst>
                            <a:gd name="connsiteX0" fmla="*/ 0 w 99060"/>
                            <a:gd name="connsiteY0" fmla="*/ 0 h 287655"/>
                            <a:gd name="connsiteX1" fmla="*/ 99060 w 99060"/>
                            <a:gd name="connsiteY1" fmla="*/ 0 h 287655"/>
                            <a:gd name="connsiteX2" fmla="*/ 99060 w 99060"/>
                            <a:gd name="connsiteY2" fmla="*/ 287655 h 287655"/>
                            <a:gd name="connsiteX3" fmla="*/ 0 w 99060"/>
                            <a:gd name="connsiteY3" fmla="*/ 287655 h 287655"/>
                            <a:gd name="connsiteX4" fmla="*/ 0 w 99060"/>
                            <a:gd name="connsiteY4" fmla="*/ 0 h 287655"/>
                            <a:gd name="connsiteX0" fmla="*/ 0 w 99060"/>
                            <a:gd name="connsiteY0" fmla="*/ 0 h 287655"/>
                            <a:gd name="connsiteX1" fmla="*/ 99060 w 99060"/>
                            <a:gd name="connsiteY1" fmla="*/ 0 h 287655"/>
                            <a:gd name="connsiteX2" fmla="*/ 99060 w 99060"/>
                            <a:gd name="connsiteY2" fmla="*/ 287655 h 287655"/>
                            <a:gd name="connsiteX3" fmla="*/ 0 w 99060"/>
                            <a:gd name="connsiteY3" fmla="*/ 287655 h 287655"/>
                            <a:gd name="connsiteX4" fmla="*/ 0 w 99060"/>
                            <a:gd name="connsiteY4" fmla="*/ 0 h 287655"/>
                            <a:gd name="connsiteX0" fmla="*/ 0 w 99060"/>
                            <a:gd name="connsiteY0" fmla="*/ 0 h 287655"/>
                            <a:gd name="connsiteX1" fmla="*/ 99060 w 99060"/>
                            <a:gd name="connsiteY1" fmla="*/ 0 h 287655"/>
                            <a:gd name="connsiteX2" fmla="*/ 99060 w 99060"/>
                            <a:gd name="connsiteY2" fmla="*/ 287655 h 287655"/>
                            <a:gd name="connsiteX3" fmla="*/ 0 w 99060"/>
                            <a:gd name="connsiteY3" fmla="*/ 287655 h 287655"/>
                            <a:gd name="connsiteX4" fmla="*/ 0 w 99060"/>
                            <a:gd name="connsiteY4" fmla="*/ 0 h 28765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99060" h="287655">
                              <a:moveTo>
                                <a:pt x="0" y="0"/>
                              </a:moveTo>
                              <a:lnTo>
                                <a:pt x="99060" y="0"/>
                              </a:lnTo>
                              <a:lnTo>
                                <a:pt x="99060" y="287655"/>
                              </a:lnTo>
                              <a:lnTo>
                                <a:pt x="0" y="287655"/>
                              </a:lnTo>
                              <a:lnTo>
                                <a:pt x="0" y="0"/>
                              </a:lnTo>
                              <a:close/>
                            </a:path>
                          </a:pathLst>
                        </a:custGeom>
                        <a:solidFill>
                          <a:schemeClr val="bg2">
                            <a:lumMod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3573D" id="Rectangle 8" o:spid="_x0000_s1026" style="position:absolute;margin-left:176.9pt;margin-top:15.3pt;width:7.85pt;height:2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9060,287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" path="m,l99060,r,287655l,287655,,xe" fillcolor="#393737 [814]" stroked="f" strokeweight="1pt">
                <v:stroke joinstyle="miter"/>
                <v:path arrowok="t" o:connecttype="custom" o:connectlocs="0,0;99392,0;99392,288000;0,288000;0,0" o:connectangles="0,0,0,0,0"/>
              </v:shape>
            </w:pict>
          </mc:Fallback>
        </mc:AlternateContent>
      </w:r>
    </w:p>
    <w:p w14:paraId="11EFE882" w14:textId="77777777" w:rsidR="00BA0131" w:rsidRDefault="00BA0131" w:rsidP="00F52146">
      <w:pPr>
        <w:rPr>
          <w:lang w:val="en-GB" w:eastAsia="zh-CN"/>
        </w:rPr>
      </w:pPr>
    </w:p>
    <w:p w14:paraId="58159800" w14:textId="77777777" w:rsidR="00BA0131" w:rsidRDefault="00BA0131" w:rsidP="00F52146">
      <w:pPr>
        <w:rPr>
          <w:lang w:val="en-GB" w:eastAsia="zh-CN"/>
        </w:rPr>
      </w:pPr>
    </w:p>
    <w:p w14:paraId="5CF76BB6" w14:textId="4C879EA3" w:rsidR="00BA0131" w:rsidRPr="00BA0131" w:rsidRDefault="00BA0131" w:rsidP="00BA0131">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28" w:name="_Toc145535632"/>
      <w:r w:rsidRPr="00BA0131">
        <w:rPr>
          <w:rFonts w:ascii="Calibri" w:eastAsia="SimSun" w:hAnsi="Calibri" w:cs="Calibri"/>
          <w:color w:val="323E4F" w:themeColor="text2" w:themeShade="BF"/>
          <w:sz w:val="24"/>
          <w:szCs w:val="24"/>
          <w:lang w:val="en-GB" w:eastAsia="zh-CN"/>
        </w:rPr>
        <w:t>Conveyor BOQ</w:t>
      </w:r>
      <w:bookmarkEnd w:id="128"/>
    </w:p>
    <w:p w14:paraId="6BDFE051" w14:textId="77777777" w:rsidR="00BA0131" w:rsidRDefault="00BA0131" w:rsidP="00F52146">
      <w:pPr>
        <w:rPr>
          <w:lang w:val="en-GB" w:eastAsia="zh-CN"/>
        </w:rPr>
      </w:pPr>
    </w:p>
    <w:tbl>
      <w:tblPr>
        <w:tblStyle w:val="GridTable4-Accent6"/>
        <w:tblW w:w="9622" w:type="dxa"/>
        <w:tblInd w:w="-300" w:type="dxa"/>
        <w:tblLook w:val="04A0" w:firstRow="1" w:lastRow="0" w:firstColumn="1" w:lastColumn="0" w:noHBand="0" w:noVBand="1"/>
      </w:tblPr>
      <w:tblGrid>
        <w:gridCol w:w="846"/>
        <w:gridCol w:w="3402"/>
        <w:gridCol w:w="992"/>
        <w:gridCol w:w="992"/>
        <w:gridCol w:w="1238"/>
        <w:gridCol w:w="1492"/>
        <w:gridCol w:w="660"/>
      </w:tblGrid>
      <w:tr w:rsidR="00164634" w:rsidRPr="00164634" w14:paraId="463C4988" w14:textId="77777777" w:rsidTr="00164634">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46" w:type="dxa"/>
            <w:shd w:val="clear" w:color="auto" w:fill="2F5496" w:themeFill="accent1" w:themeFillShade="BF"/>
            <w:noWrap/>
            <w:hideMark/>
          </w:tcPr>
          <w:p w14:paraId="3034C8AD" w14:textId="77777777" w:rsidR="00164634" w:rsidRPr="00164634" w:rsidRDefault="00164634" w:rsidP="00164634">
            <w:pPr>
              <w:jc w:val="center"/>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S No.</w:t>
            </w:r>
          </w:p>
        </w:tc>
        <w:tc>
          <w:tcPr>
            <w:tcW w:w="3402" w:type="dxa"/>
            <w:shd w:val="clear" w:color="auto" w:fill="2F5496" w:themeFill="accent1" w:themeFillShade="BF"/>
            <w:noWrap/>
            <w:hideMark/>
          </w:tcPr>
          <w:p w14:paraId="740367F1" w14:textId="77777777" w:rsidR="00164634" w:rsidRPr="00164634" w:rsidRDefault="00164634" w:rsidP="0016463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Name</w:t>
            </w:r>
          </w:p>
        </w:tc>
        <w:tc>
          <w:tcPr>
            <w:tcW w:w="992" w:type="dxa"/>
            <w:shd w:val="clear" w:color="auto" w:fill="2F5496" w:themeFill="accent1" w:themeFillShade="BF"/>
            <w:noWrap/>
            <w:hideMark/>
          </w:tcPr>
          <w:p w14:paraId="41B77340" w14:textId="77777777" w:rsidR="00164634" w:rsidRPr="00164634" w:rsidRDefault="00164634" w:rsidP="0016463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EL_1</w:t>
            </w:r>
          </w:p>
        </w:tc>
        <w:tc>
          <w:tcPr>
            <w:tcW w:w="992" w:type="dxa"/>
            <w:shd w:val="clear" w:color="auto" w:fill="2F5496" w:themeFill="accent1" w:themeFillShade="BF"/>
            <w:noWrap/>
            <w:hideMark/>
          </w:tcPr>
          <w:p w14:paraId="35CD2AE7" w14:textId="77777777" w:rsidR="00164634" w:rsidRPr="00164634" w:rsidRDefault="00164634" w:rsidP="0016463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EL_2</w:t>
            </w:r>
          </w:p>
        </w:tc>
        <w:tc>
          <w:tcPr>
            <w:tcW w:w="1238" w:type="dxa"/>
            <w:shd w:val="clear" w:color="auto" w:fill="2F5496" w:themeFill="accent1" w:themeFillShade="BF"/>
            <w:noWrap/>
            <w:hideMark/>
          </w:tcPr>
          <w:p w14:paraId="1AF3B2CB" w14:textId="77777777" w:rsidR="00164634" w:rsidRPr="00164634" w:rsidRDefault="00164634" w:rsidP="0016463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Length(m)</w:t>
            </w:r>
          </w:p>
        </w:tc>
        <w:tc>
          <w:tcPr>
            <w:tcW w:w="1492" w:type="dxa"/>
            <w:shd w:val="clear" w:color="auto" w:fill="2F5496" w:themeFill="accent1" w:themeFillShade="BF"/>
            <w:noWrap/>
            <w:hideMark/>
          </w:tcPr>
          <w:p w14:paraId="121EC52E" w14:textId="77777777" w:rsidR="00164634" w:rsidRPr="00164634" w:rsidRDefault="00164634" w:rsidP="0016463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Width (mm)</w:t>
            </w:r>
          </w:p>
        </w:tc>
        <w:tc>
          <w:tcPr>
            <w:tcW w:w="660" w:type="dxa"/>
            <w:shd w:val="clear" w:color="auto" w:fill="2F5496" w:themeFill="accent1" w:themeFillShade="BF"/>
            <w:noWrap/>
            <w:hideMark/>
          </w:tcPr>
          <w:p w14:paraId="417F285D" w14:textId="77777777" w:rsidR="00164634" w:rsidRPr="00164634" w:rsidRDefault="00164634" w:rsidP="00164634">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FFFFFF"/>
                <w:sz w:val="24"/>
                <w:szCs w:val="24"/>
                <w:lang w:val="en-US"/>
              </w:rPr>
            </w:pPr>
            <w:r w:rsidRPr="00164634">
              <w:rPr>
                <w:rFonts w:ascii="Calibri" w:eastAsia="Times New Roman" w:hAnsi="Calibri" w:cs="Calibri"/>
                <w:color w:val="FFFFFF"/>
                <w:sz w:val="24"/>
                <w:szCs w:val="24"/>
                <w:lang w:val="en-US"/>
              </w:rPr>
              <w:t>Set</w:t>
            </w:r>
          </w:p>
        </w:tc>
      </w:tr>
      <w:tr w:rsidR="00164634" w:rsidRPr="00164634" w14:paraId="54D4FBAA"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1DDC6C4"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w:t>
            </w:r>
          </w:p>
        </w:tc>
        <w:tc>
          <w:tcPr>
            <w:tcW w:w="3402" w:type="dxa"/>
            <w:noWrap/>
            <w:hideMark/>
          </w:tcPr>
          <w:p w14:paraId="041F1750"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37CDFDD4"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5593</w:t>
            </w:r>
          </w:p>
        </w:tc>
        <w:tc>
          <w:tcPr>
            <w:tcW w:w="992" w:type="dxa"/>
            <w:noWrap/>
            <w:hideMark/>
          </w:tcPr>
          <w:p w14:paraId="748F7678"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5693</w:t>
            </w:r>
          </w:p>
        </w:tc>
        <w:tc>
          <w:tcPr>
            <w:tcW w:w="1238" w:type="dxa"/>
            <w:noWrap/>
            <w:hideMark/>
          </w:tcPr>
          <w:p w14:paraId="3EC0CC3C"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0567F058"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7F7C0B93"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6AD79C1B"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9C78CF1"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2</w:t>
            </w:r>
          </w:p>
        </w:tc>
        <w:tc>
          <w:tcPr>
            <w:tcW w:w="3402" w:type="dxa"/>
            <w:noWrap/>
            <w:hideMark/>
          </w:tcPr>
          <w:p w14:paraId="4776A768"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E0120EA"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5573</w:t>
            </w:r>
          </w:p>
        </w:tc>
        <w:tc>
          <w:tcPr>
            <w:tcW w:w="992" w:type="dxa"/>
            <w:noWrap/>
            <w:hideMark/>
          </w:tcPr>
          <w:p w14:paraId="7C588C91"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5673</w:t>
            </w:r>
          </w:p>
        </w:tc>
        <w:tc>
          <w:tcPr>
            <w:tcW w:w="1238" w:type="dxa"/>
            <w:noWrap/>
            <w:hideMark/>
          </w:tcPr>
          <w:p w14:paraId="6C159587"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5.06</w:t>
            </w:r>
          </w:p>
        </w:tc>
        <w:tc>
          <w:tcPr>
            <w:tcW w:w="1492" w:type="dxa"/>
            <w:noWrap/>
            <w:hideMark/>
          </w:tcPr>
          <w:p w14:paraId="131649D1"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591A8E72"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74C635C6"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C8C98D7"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3</w:t>
            </w:r>
          </w:p>
        </w:tc>
        <w:tc>
          <w:tcPr>
            <w:tcW w:w="3402" w:type="dxa"/>
            <w:noWrap/>
            <w:hideMark/>
          </w:tcPr>
          <w:p w14:paraId="68D052A2"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1AFF0BA9"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5600</w:t>
            </w:r>
          </w:p>
        </w:tc>
        <w:tc>
          <w:tcPr>
            <w:tcW w:w="992" w:type="dxa"/>
            <w:noWrap/>
            <w:hideMark/>
          </w:tcPr>
          <w:p w14:paraId="456F2112"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5700</w:t>
            </w:r>
          </w:p>
        </w:tc>
        <w:tc>
          <w:tcPr>
            <w:tcW w:w="1238" w:type="dxa"/>
            <w:noWrap/>
            <w:hideMark/>
          </w:tcPr>
          <w:p w14:paraId="53547EBD"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6B8EF246"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65F14A8F"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07C6DF56"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09E75C"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4</w:t>
            </w:r>
          </w:p>
        </w:tc>
        <w:tc>
          <w:tcPr>
            <w:tcW w:w="3402" w:type="dxa"/>
            <w:noWrap/>
            <w:hideMark/>
          </w:tcPr>
          <w:p w14:paraId="5DFDAD21"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67E7BCCD"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5638</w:t>
            </w:r>
          </w:p>
        </w:tc>
        <w:tc>
          <w:tcPr>
            <w:tcW w:w="992" w:type="dxa"/>
            <w:noWrap/>
            <w:hideMark/>
          </w:tcPr>
          <w:p w14:paraId="4043014E"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5738</w:t>
            </w:r>
          </w:p>
        </w:tc>
        <w:tc>
          <w:tcPr>
            <w:tcW w:w="1238" w:type="dxa"/>
            <w:noWrap/>
            <w:hideMark/>
          </w:tcPr>
          <w:p w14:paraId="6595D856"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3.6</w:t>
            </w:r>
          </w:p>
        </w:tc>
        <w:tc>
          <w:tcPr>
            <w:tcW w:w="1492" w:type="dxa"/>
            <w:noWrap/>
            <w:hideMark/>
          </w:tcPr>
          <w:p w14:paraId="409954A0"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555061DB"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47C65F09"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372925F"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5</w:t>
            </w:r>
          </w:p>
        </w:tc>
        <w:tc>
          <w:tcPr>
            <w:tcW w:w="3402" w:type="dxa"/>
            <w:noWrap/>
            <w:hideMark/>
          </w:tcPr>
          <w:p w14:paraId="0D664631"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79F8D0F"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5583</w:t>
            </w:r>
          </w:p>
        </w:tc>
        <w:tc>
          <w:tcPr>
            <w:tcW w:w="992" w:type="dxa"/>
            <w:noWrap/>
            <w:hideMark/>
          </w:tcPr>
          <w:p w14:paraId="2EF34853"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5683</w:t>
            </w:r>
          </w:p>
        </w:tc>
        <w:tc>
          <w:tcPr>
            <w:tcW w:w="1238" w:type="dxa"/>
            <w:noWrap/>
            <w:hideMark/>
          </w:tcPr>
          <w:p w14:paraId="462A63C1"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18.02</w:t>
            </w:r>
          </w:p>
        </w:tc>
        <w:tc>
          <w:tcPr>
            <w:tcW w:w="1492" w:type="dxa"/>
            <w:noWrap/>
            <w:hideMark/>
          </w:tcPr>
          <w:p w14:paraId="6341C784"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6D8FFC13"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433CC6A1"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2038B91C"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6</w:t>
            </w:r>
          </w:p>
        </w:tc>
        <w:tc>
          <w:tcPr>
            <w:tcW w:w="3402" w:type="dxa"/>
            <w:noWrap/>
            <w:hideMark/>
          </w:tcPr>
          <w:p w14:paraId="3B221CAC"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6B2C07D"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5600</w:t>
            </w:r>
          </w:p>
        </w:tc>
        <w:tc>
          <w:tcPr>
            <w:tcW w:w="992" w:type="dxa"/>
            <w:noWrap/>
            <w:hideMark/>
          </w:tcPr>
          <w:p w14:paraId="328F3242"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5700</w:t>
            </w:r>
          </w:p>
        </w:tc>
        <w:tc>
          <w:tcPr>
            <w:tcW w:w="1238" w:type="dxa"/>
            <w:noWrap/>
            <w:hideMark/>
          </w:tcPr>
          <w:p w14:paraId="3A87E651"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0A9B9130"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0D1D9729"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40D96D37"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D9CD3F3"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7</w:t>
            </w:r>
          </w:p>
        </w:tc>
        <w:tc>
          <w:tcPr>
            <w:tcW w:w="3402" w:type="dxa"/>
            <w:noWrap/>
            <w:hideMark/>
          </w:tcPr>
          <w:p w14:paraId="547BD35D"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D687891"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5700</w:t>
            </w:r>
          </w:p>
        </w:tc>
        <w:tc>
          <w:tcPr>
            <w:tcW w:w="992" w:type="dxa"/>
            <w:noWrap/>
            <w:hideMark/>
          </w:tcPr>
          <w:p w14:paraId="1BE62E17"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5800</w:t>
            </w:r>
          </w:p>
        </w:tc>
        <w:tc>
          <w:tcPr>
            <w:tcW w:w="1238" w:type="dxa"/>
            <w:noWrap/>
            <w:hideMark/>
          </w:tcPr>
          <w:p w14:paraId="6882F2E8"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5.06</w:t>
            </w:r>
          </w:p>
        </w:tc>
        <w:tc>
          <w:tcPr>
            <w:tcW w:w="1492" w:type="dxa"/>
            <w:noWrap/>
            <w:hideMark/>
          </w:tcPr>
          <w:p w14:paraId="02ADA439"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5A81CE6F"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61DD4FE5"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703FAF3E"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8</w:t>
            </w:r>
          </w:p>
        </w:tc>
        <w:tc>
          <w:tcPr>
            <w:tcW w:w="3402" w:type="dxa"/>
            <w:noWrap/>
            <w:hideMark/>
          </w:tcPr>
          <w:p w14:paraId="5632DCAD"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7848BC20"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5582</w:t>
            </w:r>
          </w:p>
        </w:tc>
        <w:tc>
          <w:tcPr>
            <w:tcW w:w="992" w:type="dxa"/>
            <w:noWrap/>
            <w:hideMark/>
          </w:tcPr>
          <w:p w14:paraId="19660B51"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5682</w:t>
            </w:r>
          </w:p>
        </w:tc>
        <w:tc>
          <w:tcPr>
            <w:tcW w:w="1238" w:type="dxa"/>
            <w:noWrap/>
            <w:hideMark/>
          </w:tcPr>
          <w:p w14:paraId="7ACCE748"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19.46</w:t>
            </w:r>
          </w:p>
        </w:tc>
        <w:tc>
          <w:tcPr>
            <w:tcW w:w="1492" w:type="dxa"/>
            <w:noWrap/>
            <w:hideMark/>
          </w:tcPr>
          <w:p w14:paraId="21D1B297"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04BD0108"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4D9B0393"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024EE2AE"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9</w:t>
            </w:r>
          </w:p>
        </w:tc>
        <w:tc>
          <w:tcPr>
            <w:tcW w:w="3402" w:type="dxa"/>
            <w:noWrap/>
            <w:hideMark/>
          </w:tcPr>
          <w:p w14:paraId="275AE290"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64B26E60"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5582</w:t>
            </w:r>
          </w:p>
        </w:tc>
        <w:tc>
          <w:tcPr>
            <w:tcW w:w="992" w:type="dxa"/>
            <w:noWrap/>
            <w:hideMark/>
          </w:tcPr>
          <w:p w14:paraId="2C415555"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5682</w:t>
            </w:r>
          </w:p>
        </w:tc>
        <w:tc>
          <w:tcPr>
            <w:tcW w:w="1238" w:type="dxa"/>
            <w:noWrap/>
            <w:hideMark/>
          </w:tcPr>
          <w:p w14:paraId="61736C67"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2412930C"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779FEED9"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01E13EF7"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EE50B46"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10</w:t>
            </w:r>
          </w:p>
        </w:tc>
        <w:tc>
          <w:tcPr>
            <w:tcW w:w="3402" w:type="dxa"/>
            <w:noWrap/>
            <w:hideMark/>
          </w:tcPr>
          <w:p w14:paraId="43EE5359"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9004BC9"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5638</w:t>
            </w:r>
          </w:p>
        </w:tc>
        <w:tc>
          <w:tcPr>
            <w:tcW w:w="992" w:type="dxa"/>
            <w:noWrap/>
            <w:hideMark/>
          </w:tcPr>
          <w:p w14:paraId="0B681851"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5738</w:t>
            </w:r>
          </w:p>
        </w:tc>
        <w:tc>
          <w:tcPr>
            <w:tcW w:w="1238" w:type="dxa"/>
            <w:noWrap/>
            <w:hideMark/>
          </w:tcPr>
          <w:p w14:paraId="33799B0A"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3.6</w:t>
            </w:r>
          </w:p>
        </w:tc>
        <w:tc>
          <w:tcPr>
            <w:tcW w:w="1492" w:type="dxa"/>
            <w:noWrap/>
            <w:hideMark/>
          </w:tcPr>
          <w:p w14:paraId="5B3DB0A3"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68AE4D88"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5A2F6169"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39393411"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11</w:t>
            </w:r>
          </w:p>
        </w:tc>
        <w:tc>
          <w:tcPr>
            <w:tcW w:w="3402" w:type="dxa"/>
            <w:noWrap/>
            <w:hideMark/>
          </w:tcPr>
          <w:p w14:paraId="628F3BB4"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BF25CD5"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5600</w:t>
            </w:r>
          </w:p>
        </w:tc>
        <w:tc>
          <w:tcPr>
            <w:tcW w:w="992" w:type="dxa"/>
            <w:noWrap/>
            <w:hideMark/>
          </w:tcPr>
          <w:p w14:paraId="0BE01533"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5700</w:t>
            </w:r>
          </w:p>
        </w:tc>
        <w:tc>
          <w:tcPr>
            <w:tcW w:w="1238" w:type="dxa"/>
            <w:noWrap/>
            <w:hideMark/>
          </w:tcPr>
          <w:p w14:paraId="2E99F363"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631AD6BC"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17ACC5DD"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60BB90E7"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6B8E6D6"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12</w:t>
            </w:r>
          </w:p>
        </w:tc>
        <w:tc>
          <w:tcPr>
            <w:tcW w:w="3402" w:type="dxa"/>
            <w:noWrap/>
            <w:hideMark/>
          </w:tcPr>
          <w:p w14:paraId="5E7C9CF2"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6D9DDDC2"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5573</w:t>
            </w:r>
          </w:p>
        </w:tc>
        <w:tc>
          <w:tcPr>
            <w:tcW w:w="992" w:type="dxa"/>
            <w:noWrap/>
            <w:hideMark/>
          </w:tcPr>
          <w:p w14:paraId="5C514041"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5673</w:t>
            </w:r>
          </w:p>
        </w:tc>
        <w:tc>
          <w:tcPr>
            <w:tcW w:w="1238" w:type="dxa"/>
            <w:noWrap/>
            <w:hideMark/>
          </w:tcPr>
          <w:p w14:paraId="341AE34B"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5.06</w:t>
            </w:r>
          </w:p>
        </w:tc>
        <w:tc>
          <w:tcPr>
            <w:tcW w:w="1492" w:type="dxa"/>
            <w:noWrap/>
            <w:hideMark/>
          </w:tcPr>
          <w:p w14:paraId="068E7A62"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22F9B5AE"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2F4A033F"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6B2CCB5"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13</w:t>
            </w:r>
          </w:p>
        </w:tc>
        <w:tc>
          <w:tcPr>
            <w:tcW w:w="3402" w:type="dxa"/>
            <w:noWrap/>
            <w:hideMark/>
          </w:tcPr>
          <w:p w14:paraId="6463E69C"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6792EAFA"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5593</w:t>
            </w:r>
          </w:p>
        </w:tc>
        <w:tc>
          <w:tcPr>
            <w:tcW w:w="992" w:type="dxa"/>
            <w:noWrap/>
            <w:hideMark/>
          </w:tcPr>
          <w:p w14:paraId="0A4D5FC6"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5693</w:t>
            </w:r>
          </w:p>
        </w:tc>
        <w:tc>
          <w:tcPr>
            <w:tcW w:w="1238" w:type="dxa"/>
            <w:noWrap/>
            <w:hideMark/>
          </w:tcPr>
          <w:p w14:paraId="555FF86F"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5DCA9B6E"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40B9B463"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7C351FF4"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56B5417"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14</w:t>
            </w:r>
          </w:p>
        </w:tc>
        <w:tc>
          <w:tcPr>
            <w:tcW w:w="3402" w:type="dxa"/>
            <w:noWrap/>
            <w:hideMark/>
          </w:tcPr>
          <w:p w14:paraId="4185C5C8"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440151D0"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5582</w:t>
            </w:r>
          </w:p>
        </w:tc>
        <w:tc>
          <w:tcPr>
            <w:tcW w:w="992" w:type="dxa"/>
            <w:noWrap/>
            <w:hideMark/>
          </w:tcPr>
          <w:p w14:paraId="01AC6F55"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5682</w:t>
            </w:r>
          </w:p>
        </w:tc>
        <w:tc>
          <w:tcPr>
            <w:tcW w:w="1238" w:type="dxa"/>
            <w:noWrap/>
            <w:hideMark/>
          </w:tcPr>
          <w:p w14:paraId="4F37D064"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2B42753B"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2F982E4E"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50491BA8"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D17C7A2"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15</w:t>
            </w:r>
          </w:p>
        </w:tc>
        <w:tc>
          <w:tcPr>
            <w:tcW w:w="3402" w:type="dxa"/>
            <w:noWrap/>
            <w:hideMark/>
          </w:tcPr>
          <w:p w14:paraId="34524C39"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5442ED4A"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5582</w:t>
            </w:r>
          </w:p>
        </w:tc>
        <w:tc>
          <w:tcPr>
            <w:tcW w:w="992" w:type="dxa"/>
            <w:noWrap/>
            <w:hideMark/>
          </w:tcPr>
          <w:p w14:paraId="26960DC5"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5682</w:t>
            </w:r>
          </w:p>
        </w:tc>
        <w:tc>
          <w:tcPr>
            <w:tcW w:w="1238" w:type="dxa"/>
            <w:noWrap/>
            <w:hideMark/>
          </w:tcPr>
          <w:p w14:paraId="659B08E5"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19.46</w:t>
            </w:r>
          </w:p>
        </w:tc>
        <w:tc>
          <w:tcPr>
            <w:tcW w:w="1492" w:type="dxa"/>
            <w:noWrap/>
            <w:hideMark/>
          </w:tcPr>
          <w:p w14:paraId="07B11A3A"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3047DF2A"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515611B5"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1FB6EE39"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16</w:t>
            </w:r>
          </w:p>
        </w:tc>
        <w:tc>
          <w:tcPr>
            <w:tcW w:w="3402" w:type="dxa"/>
            <w:noWrap/>
            <w:hideMark/>
          </w:tcPr>
          <w:p w14:paraId="47DDD3A7"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40D8A6E"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5700</w:t>
            </w:r>
          </w:p>
        </w:tc>
        <w:tc>
          <w:tcPr>
            <w:tcW w:w="992" w:type="dxa"/>
            <w:noWrap/>
            <w:hideMark/>
          </w:tcPr>
          <w:p w14:paraId="368472DB"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5800</w:t>
            </w:r>
          </w:p>
        </w:tc>
        <w:tc>
          <w:tcPr>
            <w:tcW w:w="1238" w:type="dxa"/>
            <w:noWrap/>
            <w:hideMark/>
          </w:tcPr>
          <w:p w14:paraId="12370DAF"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5.06</w:t>
            </w:r>
          </w:p>
        </w:tc>
        <w:tc>
          <w:tcPr>
            <w:tcW w:w="1492" w:type="dxa"/>
            <w:noWrap/>
            <w:hideMark/>
          </w:tcPr>
          <w:p w14:paraId="6514A90C"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64A60D38"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3D7EBFB1" w14:textId="77777777" w:rsidTr="0016463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6DF229F6"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17</w:t>
            </w:r>
          </w:p>
        </w:tc>
        <w:tc>
          <w:tcPr>
            <w:tcW w:w="3402" w:type="dxa"/>
            <w:noWrap/>
            <w:hideMark/>
          </w:tcPr>
          <w:p w14:paraId="7E40C111" w14:textId="77777777" w:rsidR="00164634" w:rsidRPr="00164634" w:rsidRDefault="00164634" w:rsidP="00164634">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153BAF60"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5600</w:t>
            </w:r>
          </w:p>
        </w:tc>
        <w:tc>
          <w:tcPr>
            <w:tcW w:w="992" w:type="dxa"/>
            <w:noWrap/>
            <w:hideMark/>
          </w:tcPr>
          <w:p w14:paraId="2DC3B5A4"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5700</w:t>
            </w:r>
          </w:p>
        </w:tc>
        <w:tc>
          <w:tcPr>
            <w:tcW w:w="1238" w:type="dxa"/>
            <w:noWrap/>
            <w:hideMark/>
          </w:tcPr>
          <w:p w14:paraId="481C1E28"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19.94</w:t>
            </w:r>
          </w:p>
        </w:tc>
        <w:tc>
          <w:tcPr>
            <w:tcW w:w="1492" w:type="dxa"/>
            <w:noWrap/>
            <w:hideMark/>
          </w:tcPr>
          <w:p w14:paraId="79BDCC9A"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015F3B9E" w14:textId="77777777" w:rsidR="00164634" w:rsidRPr="00164634" w:rsidRDefault="00164634" w:rsidP="00164634">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r w:rsidR="00164634" w:rsidRPr="00164634" w14:paraId="001B3359" w14:textId="77777777" w:rsidTr="00164634">
        <w:trPr>
          <w:trHeight w:val="300"/>
        </w:trPr>
        <w:tc>
          <w:tcPr>
            <w:cnfStyle w:val="001000000000" w:firstRow="0" w:lastRow="0" w:firstColumn="1" w:lastColumn="0" w:oddVBand="0" w:evenVBand="0" w:oddHBand="0" w:evenHBand="0" w:firstRowFirstColumn="0" w:firstRowLastColumn="0" w:lastRowFirstColumn="0" w:lastRowLastColumn="0"/>
            <w:tcW w:w="846" w:type="dxa"/>
            <w:noWrap/>
            <w:hideMark/>
          </w:tcPr>
          <w:p w14:paraId="428CB1FC" w14:textId="77777777" w:rsidR="00164634" w:rsidRPr="00164634" w:rsidRDefault="00164634" w:rsidP="00164634">
            <w:pPr>
              <w:jc w:val="center"/>
              <w:rPr>
                <w:rFonts w:ascii="Calibri" w:eastAsia="Times New Roman" w:hAnsi="Calibri" w:cs="Calibri"/>
                <w:color w:val="000000"/>
                <w:lang w:val="en-US"/>
              </w:rPr>
            </w:pPr>
            <w:r w:rsidRPr="00164634">
              <w:rPr>
                <w:rFonts w:ascii="Calibri" w:eastAsia="Times New Roman" w:hAnsi="Calibri" w:cs="Calibri"/>
                <w:color w:val="000000"/>
                <w:lang w:val="en-US"/>
              </w:rPr>
              <w:t>18</w:t>
            </w:r>
          </w:p>
        </w:tc>
        <w:tc>
          <w:tcPr>
            <w:tcW w:w="3402" w:type="dxa"/>
            <w:noWrap/>
            <w:hideMark/>
          </w:tcPr>
          <w:p w14:paraId="2A94D6D5" w14:textId="77777777" w:rsidR="00164634" w:rsidRPr="00164634" w:rsidRDefault="00164634" w:rsidP="00164634">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 xml:space="preserve">Bagging Conveyor  </w:t>
            </w:r>
          </w:p>
        </w:tc>
        <w:tc>
          <w:tcPr>
            <w:tcW w:w="992" w:type="dxa"/>
            <w:noWrap/>
            <w:hideMark/>
          </w:tcPr>
          <w:p w14:paraId="2B026B64"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5583</w:t>
            </w:r>
          </w:p>
        </w:tc>
        <w:tc>
          <w:tcPr>
            <w:tcW w:w="992" w:type="dxa"/>
            <w:noWrap/>
            <w:hideMark/>
          </w:tcPr>
          <w:p w14:paraId="16DEB625"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5683</w:t>
            </w:r>
          </w:p>
        </w:tc>
        <w:tc>
          <w:tcPr>
            <w:tcW w:w="1238" w:type="dxa"/>
            <w:noWrap/>
            <w:hideMark/>
          </w:tcPr>
          <w:p w14:paraId="78FE629C"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18.02</w:t>
            </w:r>
          </w:p>
        </w:tc>
        <w:tc>
          <w:tcPr>
            <w:tcW w:w="1492" w:type="dxa"/>
            <w:noWrap/>
            <w:hideMark/>
          </w:tcPr>
          <w:p w14:paraId="5219EB37"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1210</w:t>
            </w:r>
          </w:p>
        </w:tc>
        <w:tc>
          <w:tcPr>
            <w:tcW w:w="660" w:type="dxa"/>
            <w:noWrap/>
            <w:hideMark/>
          </w:tcPr>
          <w:p w14:paraId="4761703A" w14:textId="77777777" w:rsidR="00164634" w:rsidRPr="00164634" w:rsidRDefault="00164634" w:rsidP="00164634">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164634">
              <w:rPr>
                <w:rFonts w:ascii="Calibri" w:eastAsia="Times New Roman" w:hAnsi="Calibri" w:cs="Calibri"/>
                <w:color w:val="000000"/>
                <w:lang w:val="en-US"/>
              </w:rPr>
              <w:t>1</w:t>
            </w:r>
          </w:p>
        </w:tc>
      </w:tr>
    </w:tbl>
    <w:p w14:paraId="274185D9" w14:textId="77777777" w:rsidR="007F3395" w:rsidRDefault="007F3395" w:rsidP="00F52146">
      <w:pPr>
        <w:rPr>
          <w:lang w:val="en-GB" w:eastAsia="zh-CN"/>
        </w:rPr>
      </w:pPr>
    </w:p>
    <w:p w14:paraId="2BD6055F" w14:textId="77777777" w:rsidR="000A2178" w:rsidRDefault="000A2178" w:rsidP="00F52146">
      <w:pPr>
        <w:rPr>
          <w:lang w:val="en-GB" w:eastAsia="zh-CN"/>
        </w:rPr>
      </w:pPr>
    </w:p>
    <w:p w14:paraId="5F561FF6" w14:textId="77777777" w:rsidR="00610F21" w:rsidRDefault="00610F21" w:rsidP="00F52146">
      <w:pPr>
        <w:rPr>
          <w:lang w:val="en-GB" w:eastAsia="zh-CN"/>
        </w:rPr>
      </w:pPr>
    </w:p>
    <w:p w14:paraId="6F08E6D4" w14:textId="77777777" w:rsidR="00610F21" w:rsidRDefault="00610F21" w:rsidP="00F52146">
      <w:pPr>
        <w:rPr>
          <w:lang w:val="en-GB" w:eastAsia="zh-CN"/>
        </w:rPr>
      </w:pPr>
    </w:p>
    <w:p w14:paraId="2AEB19ED" w14:textId="78729065" w:rsidR="003F32CC" w:rsidRPr="002F4DC4" w:rsidRDefault="003F32CC" w:rsidP="00D6213E">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29" w:name="_Toc145535633"/>
      <w:r w:rsidRPr="002F4DC4">
        <w:rPr>
          <w:rFonts w:ascii="Calibri" w:eastAsia="SimSun" w:hAnsi="Calibri" w:cs="Calibri"/>
          <w:b/>
          <w:bCs/>
          <w:color w:val="323E4F" w:themeColor="text2" w:themeShade="BF"/>
          <w:sz w:val="28"/>
          <w:szCs w:val="28"/>
          <w:lang w:val="en-GB" w:eastAsia="zh-CN"/>
        </w:rPr>
        <w:lastRenderedPageBreak/>
        <w:t>Description of Components of Equipment</w:t>
      </w:r>
      <w:bookmarkEnd w:id="129"/>
      <w:r w:rsidRPr="002F4DC4">
        <w:rPr>
          <w:rFonts w:ascii="Calibri" w:eastAsia="SimSun" w:hAnsi="Calibri" w:cs="Calibri"/>
          <w:b/>
          <w:bCs/>
          <w:color w:val="323E4F" w:themeColor="text2" w:themeShade="BF"/>
          <w:sz w:val="28"/>
          <w:szCs w:val="28"/>
          <w:lang w:val="en-GB" w:eastAsia="zh-CN"/>
        </w:rPr>
        <w:t xml:space="preserve"> </w:t>
      </w:r>
    </w:p>
    <w:p w14:paraId="184E72D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49952FE" w14:textId="77777777" w:rsidR="003F32CC" w:rsidRPr="0021175C" w:rsidRDefault="003F32CC" w:rsidP="003F32CC">
      <w:pPr>
        <w:rPr>
          <w:rFonts w:cstheme="minorHAnsi"/>
        </w:rPr>
      </w:pPr>
      <w:r w:rsidRPr="00F0038F">
        <w:rPr>
          <w:rFonts w:ascii="Arial" w:hAnsi="Arial" w:cs="Arial"/>
        </w:rPr>
        <w:t xml:space="preserve"> </w:t>
      </w:r>
      <w:r w:rsidRPr="0021175C">
        <w:rPr>
          <w:rFonts w:cstheme="minorHAnsi"/>
        </w:rPr>
        <w:t>Elements of the sorting system</w:t>
      </w:r>
    </w:p>
    <w:p w14:paraId="5911916B" w14:textId="77777777" w:rsidR="003F32CC" w:rsidRPr="0021175C" w:rsidRDefault="003F32CC">
      <w:pPr>
        <w:pStyle w:val="ListParagraph"/>
        <w:numPr>
          <w:ilvl w:val="0"/>
          <w:numId w:val="13"/>
        </w:numPr>
        <w:rPr>
          <w:rFonts w:cstheme="minorHAnsi"/>
        </w:rPr>
      </w:pPr>
      <w:r w:rsidRPr="0021175C">
        <w:rPr>
          <w:rFonts w:cstheme="minorHAnsi"/>
        </w:rPr>
        <w:t>Cross Belt Sorter</w:t>
      </w:r>
    </w:p>
    <w:p w14:paraId="1204AA17" w14:textId="77777777" w:rsidR="003F32CC" w:rsidRPr="0021175C" w:rsidRDefault="003F32CC">
      <w:pPr>
        <w:pStyle w:val="ListParagraph"/>
        <w:numPr>
          <w:ilvl w:val="0"/>
          <w:numId w:val="13"/>
        </w:numPr>
        <w:rPr>
          <w:rFonts w:cstheme="minorHAnsi"/>
        </w:rPr>
      </w:pPr>
      <w:r w:rsidRPr="0021175C">
        <w:rPr>
          <w:rFonts w:cstheme="minorHAnsi"/>
        </w:rPr>
        <w:t>Scanning &amp; Sensing on Sorter</w:t>
      </w:r>
    </w:p>
    <w:p w14:paraId="57FDDD44" w14:textId="77777777" w:rsidR="003F32CC" w:rsidRPr="0021175C" w:rsidRDefault="003F32CC">
      <w:pPr>
        <w:pStyle w:val="ListParagraph"/>
        <w:numPr>
          <w:ilvl w:val="0"/>
          <w:numId w:val="13"/>
        </w:numPr>
        <w:rPr>
          <w:rFonts w:cstheme="minorHAnsi"/>
        </w:rPr>
      </w:pPr>
      <w:r w:rsidRPr="0021175C">
        <w:rPr>
          <w:rFonts w:cstheme="minorHAnsi"/>
        </w:rPr>
        <w:t xml:space="preserve">Conveyor System </w:t>
      </w:r>
    </w:p>
    <w:p w14:paraId="411E5A49" w14:textId="77777777" w:rsidR="003F32CC" w:rsidRPr="002F4DC4" w:rsidRDefault="003F32CC">
      <w:pPr>
        <w:pStyle w:val="ListParagraph"/>
        <w:numPr>
          <w:ilvl w:val="0"/>
          <w:numId w:val="13"/>
        </w:numPr>
        <w:rPr>
          <w:rFonts w:cstheme="minorHAnsi"/>
        </w:rPr>
      </w:pPr>
      <w:r w:rsidRPr="0021175C">
        <w:rPr>
          <w:rFonts w:cstheme="minorHAnsi"/>
        </w:rPr>
        <w:t>Steel Works- Mezzanine &amp; Staircases</w:t>
      </w:r>
    </w:p>
    <w:p w14:paraId="447A8187" w14:textId="77777777" w:rsidR="003F32CC" w:rsidRPr="00D6213E" w:rsidRDefault="003F32CC" w:rsidP="00D6213E">
      <w:pPr>
        <w:pStyle w:val="Heading2"/>
        <w:numPr>
          <w:ilvl w:val="1"/>
          <w:numId w:val="12"/>
        </w:numPr>
        <w:jc w:val="both"/>
        <w:rPr>
          <w:rFonts w:eastAsia="SimSun" w:cstheme="majorHAnsi"/>
          <w:b/>
          <w:bCs/>
          <w:color w:val="323E4F" w:themeColor="text2" w:themeShade="BF"/>
          <w:sz w:val="24"/>
          <w:szCs w:val="24"/>
          <w:lang w:val="en-GB" w:eastAsia="zh-CN"/>
        </w:rPr>
      </w:pPr>
      <w:bookmarkStart w:id="130" w:name="_Toc145535634"/>
      <w:r w:rsidRPr="00D6213E">
        <w:rPr>
          <w:rFonts w:eastAsia="SimSun" w:cstheme="majorHAnsi"/>
          <w:b/>
          <w:bCs/>
          <w:color w:val="323E4F" w:themeColor="text2" w:themeShade="BF"/>
          <w:sz w:val="24"/>
          <w:szCs w:val="24"/>
          <w:lang w:val="en-GB" w:eastAsia="zh-CN"/>
        </w:rPr>
        <w:t>Cross Belt Sorter -</w:t>
      </w:r>
      <w:bookmarkEnd w:id="130"/>
      <w:r w:rsidRPr="00D6213E">
        <w:rPr>
          <w:rFonts w:eastAsia="SimSun" w:cstheme="majorHAnsi"/>
          <w:b/>
          <w:bCs/>
          <w:color w:val="323E4F" w:themeColor="text2" w:themeShade="BF"/>
          <w:sz w:val="24"/>
          <w:szCs w:val="24"/>
          <w:lang w:val="en-GB" w:eastAsia="zh-CN"/>
        </w:rPr>
        <w:t xml:space="preserve"> </w:t>
      </w:r>
    </w:p>
    <w:p w14:paraId="2AC7FE2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56EA790" w14:textId="77777777" w:rsidR="003F32CC" w:rsidRPr="0021175C" w:rsidRDefault="003F32CC" w:rsidP="003F32CC">
      <w:pPr>
        <w:jc w:val="both"/>
        <w:rPr>
          <w:rFonts w:cstheme="minorHAnsi"/>
        </w:rPr>
      </w:pPr>
      <w:r w:rsidRPr="0021175C">
        <w:rPr>
          <w:rFonts w:cstheme="minorHAnsi"/>
        </w:rPr>
        <w:t>Cross Belt Sorter is capable of sorting extremely high volume of versatile products in a gentle manner.</w:t>
      </w:r>
    </w:p>
    <w:p w14:paraId="111F2764" w14:textId="77777777" w:rsidR="003F32CC" w:rsidRPr="0021175C" w:rsidRDefault="003F32CC" w:rsidP="003F32CC">
      <w:pPr>
        <w:jc w:val="both"/>
        <w:rPr>
          <w:rFonts w:cstheme="minorHAnsi"/>
        </w:rPr>
      </w:pPr>
      <w:r w:rsidRPr="0021175C">
        <w:rPr>
          <w:rFonts w:cstheme="minorHAnsi"/>
          <w:noProof/>
          <w:lang w:eastAsia="en-IN"/>
        </w:rPr>
        <w:drawing>
          <wp:anchor distT="0" distB="0" distL="114300" distR="114300" simplePos="0" relativeHeight="251643392" behindDoc="1" locked="0" layoutInCell="1" allowOverlap="1" wp14:anchorId="7401D376" wp14:editId="09F20EEA">
            <wp:simplePos x="0" y="0"/>
            <wp:positionH relativeFrom="margin">
              <wp:posOffset>523875</wp:posOffset>
            </wp:positionH>
            <wp:positionV relativeFrom="paragraph">
              <wp:posOffset>633095</wp:posOffset>
            </wp:positionV>
            <wp:extent cx="4540028" cy="2144768"/>
            <wp:effectExtent l="0" t="0" r="0" b="8255"/>
            <wp:wrapNone/>
            <wp:docPr id="451" name="Picture 451" descr="A computer chip with blue and black compon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Picture 451" descr="A computer chip with blue and black components&#10;&#10;Description automatically generated with medium confidenc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540028" cy="2144768"/>
                    </a:xfrm>
                    <a:prstGeom prst="rect">
                      <a:avLst/>
                    </a:prstGeom>
                  </pic:spPr>
                </pic:pic>
              </a:graphicData>
            </a:graphic>
            <wp14:sizeRelH relativeFrom="margin">
              <wp14:pctWidth>0</wp14:pctWidth>
            </wp14:sizeRelH>
            <wp14:sizeRelV relativeFrom="margin">
              <wp14:pctHeight>0</wp14:pctHeight>
            </wp14:sizeRelV>
          </wp:anchor>
        </w:drawing>
      </w:r>
      <w:r w:rsidRPr="0021175C">
        <w:rPr>
          <w:rFonts w:cstheme="minorHAnsi"/>
        </w:rPr>
        <w:t>Falcon’s Cross belt sorter is powered by high efficiency linear motors and is based on 100% non-touch actuation technology leading throughput capabilities with extremely low noise levels.</w:t>
      </w:r>
      <w:r w:rsidRPr="0021175C">
        <w:rPr>
          <w:rFonts w:cstheme="minorHAnsi"/>
        </w:rPr>
        <w:br/>
        <w:t>Falcon’s Cross belt sorter is modular in design. It can be easily extendable as per future requirements</w:t>
      </w:r>
    </w:p>
    <w:p w14:paraId="7336E644" w14:textId="77777777" w:rsidR="003F32CC" w:rsidRPr="00F0038F" w:rsidRDefault="003F32CC" w:rsidP="003F32CC">
      <w:pPr>
        <w:jc w:val="both"/>
        <w:rPr>
          <w:rFonts w:ascii="Arial" w:hAnsi="Arial" w:cs="Arial"/>
        </w:rPr>
      </w:pPr>
    </w:p>
    <w:p w14:paraId="1C2CAEB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37B7F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99408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4CF46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E47DA5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590492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B52EED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1F5F0" w14:textId="77777777" w:rsidR="003F32CC" w:rsidRPr="00F0038F" w:rsidRDefault="003F32CC" w:rsidP="003F32CC">
      <w:pPr>
        <w:rPr>
          <w:rFonts w:ascii="Arial" w:eastAsiaTheme="majorEastAsia" w:hAnsi="Arial" w:cs="Arial"/>
          <w:b/>
          <w:bCs/>
          <w:color w:val="FF0000"/>
          <w:sz w:val="24"/>
          <w:szCs w:val="24"/>
        </w:rPr>
      </w:pPr>
    </w:p>
    <w:p w14:paraId="2B64E2BD" w14:textId="77777777" w:rsidR="003F32CC" w:rsidRPr="00F0038F" w:rsidRDefault="003F32CC" w:rsidP="003F32CC">
      <w:pPr>
        <w:rPr>
          <w:rFonts w:ascii="Arial" w:hAnsi="Arial" w:cs="Arial"/>
        </w:rPr>
      </w:pPr>
    </w:p>
    <w:p w14:paraId="585B2B6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1" w:name="_Toc145535635"/>
      <w:r w:rsidRPr="00D6213E">
        <w:rPr>
          <w:rFonts w:eastAsia="SimSun" w:cstheme="majorHAnsi"/>
          <w:b/>
          <w:bCs/>
          <w:color w:val="323E4F" w:themeColor="text2" w:themeShade="BF"/>
          <w:sz w:val="24"/>
          <w:szCs w:val="24"/>
          <w:u w:val="single"/>
          <w:lang w:val="en-GB" w:eastAsia="zh-CN"/>
        </w:rPr>
        <w:t>CBS Carrier</w:t>
      </w:r>
      <w:bookmarkEnd w:id="131"/>
      <w:r w:rsidRPr="00D6213E">
        <w:rPr>
          <w:rFonts w:eastAsia="SimSun" w:cstheme="majorHAnsi"/>
          <w:b/>
          <w:bCs/>
          <w:color w:val="323E4F" w:themeColor="text2" w:themeShade="BF"/>
          <w:sz w:val="24"/>
          <w:szCs w:val="24"/>
          <w:u w:val="single"/>
          <w:lang w:val="en-GB" w:eastAsia="zh-CN"/>
        </w:rPr>
        <w:t xml:space="preserve">  </w:t>
      </w:r>
    </w:p>
    <w:p w14:paraId="3C9BDCFD" w14:textId="77777777" w:rsidR="003F32CC" w:rsidRPr="00F0038F" w:rsidRDefault="003F32CC" w:rsidP="003F32CC">
      <w:pPr>
        <w:autoSpaceDE w:val="0"/>
        <w:autoSpaceDN w:val="0"/>
        <w:adjustRightInd w:val="0"/>
        <w:spacing w:after="0" w:line="240" w:lineRule="auto"/>
        <w:rPr>
          <w:rFonts w:ascii="Arial" w:hAnsi="Arial" w:cs="Arial"/>
        </w:rPr>
      </w:pPr>
    </w:p>
    <w:p w14:paraId="4279AAF4" w14:textId="19E8A35D" w:rsidR="003F32CC" w:rsidRPr="0021175C" w:rsidRDefault="003F32CC" w:rsidP="003F32CC">
      <w:pPr>
        <w:spacing w:after="0" w:line="240" w:lineRule="auto"/>
        <w:jc w:val="both"/>
        <w:textboxTightWrap w:val="allLines"/>
        <w:rPr>
          <w:rFonts w:cstheme="minorHAnsi"/>
        </w:rPr>
      </w:pPr>
      <w:r w:rsidRPr="0021175C">
        <w:rPr>
          <w:rFonts w:cstheme="minorHAnsi"/>
        </w:rPr>
        <w:t xml:space="preserve">Falcon Autotech’s CBS offers one of the highest Belt widths to Carrier Pitch Ratio in the market today. This additional belt width makes the system capable of handling larger product sizes without compromising on throughput. This also means reduced “dead area” between Carrier belts which drastically reduces the amount of “inbetweeners “and non-sortable </w:t>
      </w:r>
      <w:r w:rsidR="00FE7C50">
        <w:rPr>
          <w:rFonts w:cstheme="minorHAnsi"/>
        </w:rPr>
        <w:t>shipment</w:t>
      </w:r>
      <w:r w:rsidRPr="0021175C">
        <w:rPr>
          <w:rFonts w:cstheme="minorHAnsi"/>
        </w:rPr>
        <w:t xml:space="preserve"> recirculation.</w:t>
      </w:r>
    </w:p>
    <w:p w14:paraId="50A032B3" w14:textId="36DF41D8" w:rsidR="003F32CC" w:rsidRPr="00F0038F" w:rsidRDefault="003D70B1" w:rsidP="003F32CC">
      <w:pPr>
        <w:autoSpaceDE w:val="0"/>
        <w:autoSpaceDN w:val="0"/>
        <w:adjustRightInd w:val="0"/>
        <w:spacing w:after="0" w:line="240" w:lineRule="auto"/>
        <w:ind w:firstLine="720"/>
        <w:rPr>
          <w:rFonts w:ascii="Arial" w:eastAsiaTheme="majorEastAsia" w:hAnsi="Arial" w:cs="Arial"/>
          <w:b/>
          <w:bCs/>
          <w:szCs w:val="24"/>
        </w:rPr>
      </w:pPr>
      <w:r w:rsidRPr="003D70B1">
        <w:rPr>
          <w:rFonts w:ascii="Arial" w:eastAsiaTheme="majorEastAsia" w:hAnsi="Arial" w:cs="Arial"/>
          <w:b/>
          <w:bCs/>
          <w:noProof/>
          <w:szCs w:val="24"/>
        </w:rPr>
        <w:drawing>
          <wp:anchor distT="0" distB="0" distL="114300" distR="114300" simplePos="0" relativeHeight="251698688" behindDoc="1" locked="0" layoutInCell="1" allowOverlap="1" wp14:anchorId="2142A240" wp14:editId="42BF2FF1">
            <wp:simplePos x="0" y="0"/>
            <wp:positionH relativeFrom="column">
              <wp:posOffset>1333500</wp:posOffset>
            </wp:positionH>
            <wp:positionV relativeFrom="paragraph">
              <wp:posOffset>158750</wp:posOffset>
            </wp:positionV>
            <wp:extent cx="3372321" cy="2286319"/>
            <wp:effectExtent l="0" t="0" r="0" b="0"/>
            <wp:wrapTight wrapText="bothSides">
              <wp:wrapPolygon edited="0">
                <wp:start x="14156" y="0"/>
                <wp:lineTo x="6468" y="4140"/>
                <wp:lineTo x="0" y="7740"/>
                <wp:lineTo x="0" y="9900"/>
                <wp:lineTo x="488" y="11520"/>
                <wp:lineTo x="4393" y="20880"/>
                <wp:lineTo x="6102" y="21420"/>
                <wp:lineTo x="8054" y="21420"/>
                <wp:lineTo x="8908" y="21420"/>
                <wp:lineTo x="9153" y="21420"/>
                <wp:lineTo x="10983" y="20160"/>
                <wp:lineTo x="14034" y="17280"/>
                <wp:lineTo x="14644" y="17280"/>
                <wp:lineTo x="17573" y="14940"/>
                <wp:lineTo x="18549" y="11520"/>
                <wp:lineTo x="19037" y="11520"/>
                <wp:lineTo x="21478" y="9180"/>
                <wp:lineTo x="21478" y="7200"/>
                <wp:lineTo x="15620" y="540"/>
                <wp:lineTo x="15010" y="0"/>
                <wp:lineTo x="14156" y="0"/>
              </wp:wrapPolygon>
            </wp:wrapTight>
            <wp:docPr id="6897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6322" name=""/>
                    <pic:cNvPicPr/>
                  </pic:nvPicPr>
                  <pic:blipFill>
                    <a:blip r:embed="rId75">
                      <a:extLst>
                        <a:ext uri="{28A0092B-C50C-407E-A947-70E740481C1C}">
                          <a14:useLocalDpi xmlns:a14="http://schemas.microsoft.com/office/drawing/2010/main" val="0"/>
                        </a:ext>
                      </a:extLst>
                    </a:blip>
                    <a:stretch>
                      <a:fillRect/>
                    </a:stretch>
                  </pic:blipFill>
                  <pic:spPr>
                    <a:xfrm>
                      <a:off x="0" y="0"/>
                      <a:ext cx="3372321" cy="2286319"/>
                    </a:xfrm>
                    <a:prstGeom prst="rect">
                      <a:avLst/>
                    </a:prstGeom>
                  </pic:spPr>
                </pic:pic>
              </a:graphicData>
            </a:graphic>
          </wp:anchor>
        </w:drawing>
      </w:r>
    </w:p>
    <w:p w14:paraId="2CC5D19F" w14:textId="2CDD0A42"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C079D60" w14:textId="7ED24461"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0B2D32D6" w14:textId="569B1C7C"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6003EFBE" w14:textId="714F42FF"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1211281D" w14:textId="36B7C035" w:rsidR="003F32CC" w:rsidRPr="00F0038F" w:rsidRDefault="003F32CC" w:rsidP="003F32CC">
      <w:pPr>
        <w:autoSpaceDE w:val="0"/>
        <w:autoSpaceDN w:val="0"/>
        <w:adjustRightInd w:val="0"/>
        <w:spacing w:after="0" w:line="240" w:lineRule="auto"/>
        <w:ind w:firstLine="720"/>
        <w:rPr>
          <w:rFonts w:ascii="Arial" w:eastAsiaTheme="majorEastAsia" w:hAnsi="Arial" w:cs="Arial"/>
          <w:b/>
          <w:bCs/>
          <w:szCs w:val="24"/>
        </w:rPr>
      </w:pPr>
    </w:p>
    <w:p w14:paraId="373C9D14" w14:textId="34B30AC8" w:rsidR="003F32CC" w:rsidRPr="00F0038F" w:rsidRDefault="003F32CC" w:rsidP="003F32CC">
      <w:pPr>
        <w:spacing w:after="0" w:line="240" w:lineRule="auto"/>
        <w:jc w:val="both"/>
        <w:textboxTightWrap w:val="allLines"/>
        <w:rPr>
          <w:rFonts w:ascii="Arial" w:hAnsi="Arial" w:cs="Arial"/>
        </w:rPr>
      </w:pPr>
    </w:p>
    <w:p w14:paraId="2B62D91D" w14:textId="4A09D482" w:rsidR="003F32CC" w:rsidRPr="00F0038F" w:rsidRDefault="003F32CC" w:rsidP="003F32CC">
      <w:pPr>
        <w:spacing w:after="0" w:line="240" w:lineRule="auto"/>
        <w:jc w:val="both"/>
        <w:textboxTightWrap w:val="allLines"/>
        <w:rPr>
          <w:rFonts w:ascii="Arial" w:hAnsi="Arial" w:cs="Arial"/>
        </w:rPr>
      </w:pPr>
    </w:p>
    <w:p w14:paraId="0A300701" w14:textId="5C27BD49" w:rsidR="003F32CC" w:rsidRPr="00F0038F" w:rsidRDefault="003F32CC" w:rsidP="003F32CC">
      <w:pPr>
        <w:spacing w:after="0" w:line="240" w:lineRule="auto"/>
        <w:jc w:val="both"/>
        <w:textboxTightWrap w:val="allLines"/>
        <w:rPr>
          <w:rFonts w:ascii="Arial" w:hAnsi="Arial" w:cs="Arial"/>
        </w:rPr>
      </w:pPr>
    </w:p>
    <w:p w14:paraId="6F896031" w14:textId="102DFC0C" w:rsidR="003F32CC" w:rsidRDefault="003F32CC" w:rsidP="003F32CC">
      <w:pPr>
        <w:spacing w:after="0" w:line="240" w:lineRule="auto"/>
        <w:jc w:val="both"/>
        <w:textboxTightWrap w:val="allLines"/>
        <w:rPr>
          <w:rFonts w:ascii="Arial" w:hAnsi="Arial" w:cs="Arial"/>
        </w:rPr>
      </w:pPr>
    </w:p>
    <w:p w14:paraId="043C25CD" w14:textId="3B473D09" w:rsidR="003F32CC" w:rsidRDefault="003F32CC" w:rsidP="003F32CC">
      <w:pPr>
        <w:spacing w:after="0" w:line="240" w:lineRule="auto"/>
        <w:jc w:val="both"/>
        <w:textboxTightWrap w:val="allLines"/>
        <w:rPr>
          <w:rFonts w:ascii="Arial" w:hAnsi="Arial" w:cs="Arial"/>
        </w:rPr>
      </w:pPr>
    </w:p>
    <w:p w14:paraId="1282CF77" w14:textId="7241A394" w:rsidR="003F32CC" w:rsidRPr="00F0038F" w:rsidRDefault="003F32CC" w:rsidP="003F32CC">
      <w:pPr>
        <w:spacing w:after="0" w:line="240" w:lineRule="auto"/>
        <w:jc w:val="both"/>
        <w:textboxTightWrap w:val="allLines"/>
        <w:rPr>
          <w:rFonts w:ascii="Arial" w:hAnsi="Arial" w:cs="Arial"/>
        </w:rPr>
      </w:pPr>
    </w:p>
    <w:p w14:paraId="3F5DBF3A" w14:textId="329CC27B" w:rsidR="003F32CC" w:rsidRPr="00F0038F" w:rsidRDefault="003F32CC" w:rsidP="003F32CC">
      <w:pPr>
        <w:spacing w:after="0" w:line="240" w:lineRule="auto"/>
        <w:jc w:val="both"/>
        <w:textboxTightWrap w:val="allLines"/>
        <w:rPr>
          <w:rFonts w:ascii="Arial" w:hAnsi="Arial" w:cs="Arial"/>
        </w:rPr>
      </w:pPr>
    </w:p>
    <w:p w14:paraId="0A7DFA5A" w14:textId="32F49CC9" w:rsidR="003F32CC" w:rsidRDefault="003F32CC" w:rsidP="003F32CC">
      <w:pPr>
        <w:spacing w:after="0" w:line="240" w:lineRule="auto"/>
        <w:ind w:left="720"/>
        <w:jc w:val="both"/>
        <w:textboxTightWrap w:val="allLines"/>
        <w:rPr>
          <w:rFonts w:ascii="Arial" w:hAnsi="Arial" w:cs="Arial"/>
        </w:rPr>
      </w:pPr>
    </w:p>
    <w:p w14:paraId="1DF9FFDA" w14:textId="50615E73" w:rsidR="003F32CC" w:rsidRDefault="003F32CC" w:rsidP="003F32CC">
      <w:pPr>
        <w:spacing w:after="0" w:line="240" w:lineRule="auto"/>
        <w:jc w:val="both"/>
        <w:textboxTightWrap w:val="allLines"/>
        <w:rPr>
          <w:rFonts w:ascii="Arial" w:hAnsi="Arial" w:cs="Arial"/>
        </w:rPr>
      </w:pPr>
    </w:p>
    <w:p w14:paraId="1AD907AB" w14:textId="6D11F2C4" w:rsidR="003F32CC" w:rsidRPr="00F0038F" w:rsidRDefault="003F32CC" w:rsidP="003F32CC">
      <w:pPr>
        <w:spacing w:after="0" w:line="240" w:lineRule="auto"/>
        <w:ind w:left="720"/>
        <w:jc w:val="both"/>
        <w:textboxTightWrap w:val="allLines"/>
        <w:rPr>
          <w:rFonts w:ascii="Arial" w:hAnsi="Arial" w:cs="Arial"/>
        </w:rPr>
      </w:pPr>
    </w:p>
    <w:p w14:paraId="1307EAD0"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2" w:name="_Toc145535636"/>
      <w:r w:rsidRPr="00D6213E">
        <w:rPr>
          <w:rFonts w:eastAsia="SimSun" w:cstheme="majorHAnsi"/>
          <w:b/>
          <w:bCs/>
          <w:color w:val="323E4F" w:themeColor="text2" w:themeShade="BF"/>
          <w:sz w:val="24"/>
          <w:szCs w:val="24"/>
          <w:u w:val="single"/>
          <w:lang w:val="en-GB" w:eastAsia="zh-CN"/>
        </w:rPr>
        <w:lastRenderedPageBreak/>
        <w:t>Servo Roller</w:t>
      </w:r>
      <w:bookmarkEnd w:id="132"/>
      <w:r w:rsidRPr="00D6213E">
        <w:rPr>
          <w:rFonts w:eastAsia="SimSun" w:cstheme="majorHAnsi"/>
          <w:b/>
          <w:bCs/>
          <w:color w:val="323E4F" w:themeColor="text2" w:themeShade="BF"/>
          <w:sz w:val="24"/>
          <w:szCs w:val="24"/>
          <w:u w:val="single"/>
          <w:lang w:val="en-GB" w:eastAsia="zh-CN"/>
        </w:rPr>
        <w:t xml:space="preserve"> </w:t>
      </w:r>
    </w:p>
    <w:p w14:paraId="31C7F02D"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5E55B42E" w14:textId="77777777" w:rsidR="003F32CC" w:rsidRPr="00702309" w:rsidRDefault="003F32CC" w:rsidP="003F32CC">
      <w:pPr>
        <w:autoSpaceDE w:val="0"/>
        <w:autoSpaceDN w:val="0"/>
        <w:adjustRightInd w:val="0"/>
        <w:spacing w:after="0" w:line="240" w:lineRule="auto"/>
        <w:rPr>
          <w:rFonts w:cstheme="minorHAnsi"/>
        </w:rPr>
      </w:pPr>
      <w:r w:rsidRPr="0021175C">
        <w:rPr>
          <w:noProof/>
          <w:lang w:eastAsia="en-IN"/>
        </w:rPr>
        <w:drawing>
          <wp:anchor distT="0" distB="0" distL="114300" distR="114300" simplePos="0" relativeHeight="251648512" behindDoc="0" locked="0" layoutInCell="1" allowOverlap="1" wp14:anchorId="43501C8B" wp14:editId="433B75E9">
            <wp:simplePos x="0" y="0"/>
            <wp:positionH relativeFrom="margin">
              <wp:posOffset>3000399</wp:posOffset>
            </wp:positionH>
            <wp:positionV relativeFrom="paragraph">
              <wp:posOffset>375285</wp:posOffset>
            </wp:positionV>
            <wp:extent cx="1824395" cy="1260979"/>
            <wp:effectExtent l="0" t="0" r="4445" b="0"/>
            <wp:wrapNone/>
            <wp:docPr id="493" name="Picture 493" descr="A white pen with a silver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Picture 493" descr="A white pen with a silver cap&#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1824395" cy="1260979"/>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High Powered DC Drive Servo Roller are used to actuate the carrier belts, thereby eliminating the need for complicated drive transfer mechanism, and simplifying the system installation and maintenance.</w:t>
      </w:r>
    </w:p>
    <w:p w14:paraId="18EE2DA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459B9C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137FE6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C276E5D"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FC1C16C" w14:textId="77777777" w:rsidR="003F32CC" w:rsidRPr="00F0038F" w:rsidRDefault="003F32CC" w:rsidP="003F32CC">
      <w:pPr>
        <w:pStyle w:val="Heading2"/>
        <w:rPr>
          <w:rFonts w:ascii="Arial" w:eastAsia="SimSun" w:hAnsi="Arial" w:cs="Arial"/>
          <w:b/>
          <w:bCs/>
          <w:color w:val="323E4F" w:themeColor="text2" w:themeShade="BF"/>
          <w:sz w:val="24"/>
          <w:szCs w:val="24"/>
          <w:lang w:val="en-GB" w:eastAsia="zh-CN"/>
        </w:rPr>
      </w:pPr>
    </w:p>
    <w:p w14:paraId="77263727" w14:textId="77777777" w:rsidR="003F32CC" w:rsidRPr="00F0038F" w:rsidRDefault="003F32CC" w:rsidP="003F32CC">
      <w:pPr>
        <w:pStyle w:val="Heading2"/>
        <w:ind w:left="1080"/>
        <w:rPr>
          <w:rFonts w:ascii="Arial" w:eastAsia="SimSun" w:hAnsi="Arial" w:cs="Arial"/>
          <w:b/>
          <w:bCs/>
          <w:color w:val="323E4F" w:themeColor="text2" w:themeShade="BF"/>
          <w:sz w:val="24"/>
          <w:szCs w:val="24"/>
          <w:lang w:val="en-GB" w:eastAsia="zh-CN"/>
        </w:rPr>
      </w:pPr>
      <w:r w:rsidRPr="00F0038F">
        <w:rPr>
          <w:rFonts w:ascii="Arial" w:eastAsia="SimSun" w:hAnsi="Arial" w:cs="Arial"/>
          <w:b/>
          <w:bCs/>
          <w:color w:val="323E4F" w:themeColor="text2" w:themeShade="BF"/>
          <w:sz w:val="24"/>
          <w:szCs w:val="24"/>
          <w:lang w:val="en-GB" w:eastAsia="zh-CN"/>
        </w:rPr>
        <w:t xml:space="preserve">                </w:t>
      </w:r>
    </w:p>
    <w:p w14:paraId="101EDB2B"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3" w:name="_Toc145535637"/>
      <w:r w:rsidRPr="00D6213E">
        <w:rPr>
          <w:rFonts w:eastAsia="SimSun" w:cstheme="majorHAnsi"/>
          <w:b/>
          <w:bCs/>
          <w:color w:val="323E4F" w:themeColor="text2" w:themeShade="BF"/>
          <w:sz w:val="24"/>
          <w:szCs w:val="24"/>
          <w:u w:val="single"/>
          <w:lang w:val="en-GB" w:eastAsia="zh-CN"/>
        </w:rPr>
        <w:t>Chassis</w:t>
      </w:r>
      <w:bookmarkEnd w:id="133"/>
      <w:r w:rsidRPr="00D6213E">
        <w:rPr>
          <w:rFonts w:eastAsia="SimSun" w:cstheme="majorHAnsi"/>
          <w:b/>
          <w:bCs/>
          <w:color w:val="323E4F" w:themeColor="text2" w:themeShade="BF"/>
          <w:sz w:val="24"/>
          <w:szCs w:val="24"/>
          <w:u w:val="single"/>
          <w:lang w:val="en-GB" w:eastAsia="zh-CN"/>
        </w:rPr>
        <w:t xml:space="preserve"> </w:t>
      </w:r>
    </w:p>
    <w:p w14:paraId="0ACAA7D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1B9489F7" w14:textId="1BA3D4CF" w:rsidR="003F32CC" w:rsidRPr="0021175C" w:rsidRDefault="003F32CC" w:rsidP="003F32CC">
      <w:pPr>
        <w:autoSpaceDE w:val="0"/>
        <w:autoSpaceDN w:val="0"/>
        <w:adjustRightInd w:val="0"/>
        <w:spacing w:after="0" w:line="240" w:lineRule="auto"/>
        <w:jc w:val="both"/>
        <w:rPr>
          <w:rFonts w:cstheme="minorHAnsi"/>
          <w:lang w:val="en-US"/>
        </w:rPr>
      </w:pPr>
      <w:r w:rsidRPr="0021175C">
        <w:rPr>
          <w:rFonts w:cstheme="minorHAnsi"/>
          <w:lang w:val="en-US"/>
        </w:rPr>
        <w:t xml:space="preserve">Falcon’s Cross Belt Carrier Chassis is made up of lightweight </w:t>
      </w:r>
      <w:r w:rsidR="003D70B1" w:rsidRPr="0021175C">
        <w:rPr>
          <w:rFonts w:cstheme="minorHAnsi"/>
          <w:lang w:val="en-US"/>
        </w:rPr>
        <w:t>Aluminum</w:t>
      </w:r>
      <w:r w:rsidRPr="0021175C">
        <w:rPr>
          <w:rFonts w:cstheme="minorHAnsi"/>
          <w:lang w:val="en-US"/>
        </w:rPr>
        <w:t xml:space="preserve"> which makes them light yet sturdy. This reduced weight leads to substantial “Power Savings” over a considerable period of usage.</w:t>
      </w:r>
    </w:p>
    <w:p w14:paraId="2C7D936F" w14:textId="77777777" w:rsidR="003F32CC" w:rsidRPr="00F0038F" w:rsidRDefault="003F32CC" w:rsidP="003F32CC">
      <w:pPr>
        <w:autoSpaceDE w:val="0"/>
        <w:autoSpaceDN w:val="0"/>
        <w:adjustRightInd w:val="0"/>
        <w:spacing w:after="0" w:line="240" w:lineRule="auto"/>
        <w:ind w:left="720"/>
        <w:jc w:val="both"/>
        <w:rPr>
          <w:rFonts w:ascii="Arial" w:hAnsi="Arial" w:cs="Arial"/>
          <w:lang w:val="en-US"/>
        </w:rPr>
      </w:pPr>
    </w:p>
    <w:p w14:paraId="688DE6D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6DD6D9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7C22F7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6224" behindDoc="0" locked="0" layoutInCell="1" allowOverlap="1" wp14:anchorId="586E4A68" wp14:editId="42B3FEAF">
            <wp:simplePos x="0" y="0"/>
            <wp:positionH relativeFrom="margin">
              <wp:posOffset>1579880</wp:posOffset>
            </wp:positionH>
            <wp:positionV relativeFrom="paragraph">
              <wp:posOffset>-69215</wp:posOffset>
            </wp:positionV>
            <wp:extent cx="2562225" cy="1705610"/>
            <wp:effectExtent l="0" t="0" r="9525" b="8890"/>
            <wp:wrapNone/>
            <wp:docPr id="377" name="Picture 377" descr="A 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Picture 377" descr="A close-up of a metal object&#10;&#10;Description automatically generated"/>
                    <pic:cNvPicPr/>
                  </pic:nvPicPr>
                  <pic:blipFill>
                    <a:blip r:embed="rId77">
                      <a:extLst>
                        <a:ext uri="{28A0092B-C50C-407E-A947-70E740481C1C}">
                          <a14:useLocalDpi xmlns:a14="http://schemas.microsoft.com/office/drawing/2010/main" val="0"/>
                        </a:ext>
                      </a:extLst>
                    </a:blip>
                    <a:stretch>
                      <a:fillRect/>
                    </a:stretch>
                  </pic:blipFill>
                  <pic:spPr>
                    <a:xfrm>
                      <a:off x="0" y="0"/>
                      <a:ext cx="2562225" cy="1705610"/>
                    </a:xfrm>
                    <a:prstGeom prst="rect">
                      <a:avLst/>
                    </a:prstGeom>
                  </pic:spPr>
                </pic:pic>
              </a:graphicData>
            </a:graphic>
            <wp14:sizeRelH relativeFrom="margin">
              <wp14:pctWidth>0</wp14:pctWidth>
            </wp14:sizeRelH>
            <wp14:sizeRelV relativeFrom="margin">
              <wp14:pctHeight>0</wp14:pctHeight>
            </wp14:sizeRelV>
          </wp:anchor>
        </w:drawing>
      </w:r>
    </w:p>
    <w:p w14:paraId="0FA4D55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199E31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7A8E9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60B1EE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3ADDF1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0540DE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53A7537A" w14:textId="77777777" w:rsidR="003F32CC" w:rsidRPr="00F0038F" w:rsidRDefault="003F32CC" w:rsidP="003F32CC">
      <w:pPr>
        <w:rPr>
          <w:rFonts w:ascii="Arial" w:hAnsi="Arial" w:cs="Arial"/>
        </w:rPr>
      </w:pPr>
    </w:p>
    <w:p w14:paraId="553A5E5D" w14:textId="77777777" w:rsidR="003F32CC" w:rsidRPr="0021175C" w:rsidRDefault="003F32CC" w:rsidP="003F32CC">
      <w:pPr>
        <w:pStyle w:val="Heading2"/>
        <w:ind w:left="1080"/>
        <w:rPr>
          <w:rFonts w:eastAsia="SimSun" w:cstheme="majorHAnsi"/>
          <w:b/>
          <w:bCs/>
          <w:color w:val="323E4F" w:themeColor="text2" w:themeShade="BF"/>
          <w:sz w:val="24"/>
          <w:szCs w:val="24"/>
          <w:lang w:val="en-GB" w:eastAsia="zh-CN"/>
        </w:rPr>
      </w:pPr>
    </w:p>
    <w:p w14:paraId="3B42F6F8"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34" w:name="_Toc145535638"/>
      <w:r w:rsidRPr="00D6213E">
        <w:rPr>
          <w:rFonts w:eastAsia="SimSun" w:cstheme="majorHAnsi"/>
          <w:b/>
          <w:bCs/>
          <w:color w:val="323E4F" w:themeColor="text2" w:themeShade="BF"/>
          <w:sz w:val="24"/>
          <w:szCs w:val="24"/>
          <w:u w:val="single"/>
          <w:lang w:val="en-GB" w:eastAsia="zh-CN"/>
        </w:rPr>
        <w:t>Carrier Wheels</w:t>
      </w:r>
      <w:bookmarkEnd w:id="134"/>
      <w:r w:rsidRPr="00D6213E">
        <w:rPr>
          <w:rFonts w:eastAsia="SimSun" w:cstheme="majorHAnsi"/>
          <w:b/>
          <w:bCs/>
          <w:color w:val="323E4F" w:themeColor="text2" w:themeShade="BF"/>
          <w:sz w:val="24"/>
          <w:szCs w:val="24"/>
          <w:u w:val="single"/>
          <w:lang w:val="en-GB" w:eastAsia="zh-CN"/>
        </w:rPr>
        <w:t xml:space="preserve"> </w:t>
      </w:r>
    </w:p>
    <w:p w14:paraId="13095220" w14:textId="77777777" w:rsidR="003F32CC" w:rsidRPr="00F0038F" w:rsidRDefault="003F32CC" w:rsidP="003F32CC">
      <w:pPr>
        <w:pStyle w:val="ListParagraph"/>
        <w:autoSpaceDE w:val="0"/>
        <w:autoSpaceDN w:val="0"/>
        <w:adjustRightInd w:val="0"/>
        <w:spacing w:after="0" w:line="240" w:lineRule="auto"/>
        <w:ind w:left="765"/>
        <w:rPr>
          <w:rFonts w:ascii="Arial" w:eastAsiaTheme="majorEastAsia" w:hAnsi="Arial" w:cs="Arial"/>
          <w:b/>
          <w:bCs/>
          <w:color w:val="FF0000"/>
          <w:sz w:val="24"/>
          <w:szCs w:val="24"/>
        </w:rPr>
      </w:pPr>
    </w:p>
    <w:p w14:paraId="67A05AC8" w14:textId="77777777" w:rsidR="003F32CC" w:rsidRPr="003D70B1" w:rsidRDefault="003F32CC" w:rsidP="003F32CC">
      <w:pPr>
        <w:autoSpaceDE w:val="0"/>
        <w:autoSpaceDN w:val="0"/>
        <w:adjustRightInd w:val="0"/>
        <w:spacing w:after="0" w:line="240" w:lineRule="auto"/>
        <w:jc w:val="both"/>
        <w:rPr>
          <w:rFonts w:cstheme="minorHAnsi"/>
        </w:rPr>
      </w:pPr>
      <w:r w:rsidRPr="003D70B1">
        <w:rPr>
          <w:rFonts w:cstheme="minorHAnsi"/>
        </w:rPr>
        <w:t>Carrier wheels that are thoroughly tested and proved for long life cycle.</w:t>
      </w:r>
    </w:p>
    <w:p w14:paraId="0DC79D9A"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DF5C27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8272" behindDoc="0" locked="0" layoutInCell="1" allowOverlap="1" wp14:anchorId="3D8C19AD" wp14:editId="0607EB11">
            <wp:simplePos x="0" y="0"/>
            <wp:positionH relativeFrom="margin">
              <wp:align>center</wp:align>
            </wp:positionH>
            <wp:positionV relativeFrom="paragraph">
              <wp:posOffset>89535</wp:posOffset>
            </wp:positionV>
            <wp:extent cx="3002038" cy="1943100"/>
            <wp:effectExtent l="0" t="0" r="8255" b="0"/>
            <wp:wrapNone/>
            <wp:docPr id="231" name="Picture 231" descr="A pair of orange tape rol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descr="A pair of orange tape rolls&#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3002038" cy="1943100"/>
                    </a:xfrm>
                    <a:prstGeom prst="rect">
                      <a:avLst/>
                    </a:prstGeom>
                  </pic:spPr>
                </pic:pic>
              </a:graphicData>
            </a:graphic>
            <wp14:sizeRelH relativeFrom="margin">
              <wp14:pctWidth>0</wp14:pctWidth>
            </wp14:sizeRelH>
            <wp14:sizeRelV relativeFrom="margin">
              <wp14:pctHeight>0</wp14:pctHeight>
            </wp14:sizeRelV>
          </wp:anchor>
        </w:drawing>
      </w:r>
    </w:p>
    <w:p w14:paraId="1832E8F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41FFE01"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60680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82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A1E5C22"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9C159D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49A096F9"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0CCB0B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37A32EC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A47204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5AEFBCB" w14:textId="77777777" w:rsidR="003F32CC" w:rsidRDefault="003F32CC" w:rsidP="003F32CC">
      <w:pPr>
        <w:pStyle w:val="Caption"/>
        <w:rPr>
          <w:rFonts w:ascii="Arial" w:hAnsi="Arial" w:cs="Arial"/>
        </w:rPr>
      </w:pPr>
      <w:r w:rsidRPr="00F0038F">
        <w:rPr>
          <w:rFonts w:ascii="Arial" w:hAnsi="Arial" w:cs="Arial"/>
        </w:rPr>
        <w:t xml:space="preserve">       </w:t>
      </w:r>
    </w:p>
    <w:p w14:paraId="04FE8213" w14:textId="77777777" w:rsidR="003F32CC" w:rsidRDefault="003F32CC" w:rsidP="003F32CC"/>
    <w:p w14:paraId="49DA31E4" w14:textId="77777777" w:rsidR="00610F21" w:rsidRDefault="00610F21" w:rsidP="003F32CC"/>
    <w:p w14:paraId="168BFA2A" w14:textId="77777777" w:rsidR="00C44E6A" w:rsidRDefault="00C44E6A" w:rsidP="003F32CC"/>
    <w:p w14:paraId="46FA919E" w14:textId="77777777" w:rsidR="00C44E6A" w:rsidRPr="002978F3" w:rsidRDefault="003F32CC" w:rsidP="00C44E6A">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r w:rsidRPr="00702309">
        <w:rPr>
          <w:rFonts w:ascii="Calibri" w:eastAsia="SimSun" w:hAnsi="Calibri" w:cs="Calibri"/>
          <w:b/>
          <w:bCs/>
          <w:color w:val="323E4F" w:themeColor="text2" w:themeShade="BF"/>
          <w:sz w:val="24"/>
          <w:szCs w:val="24"/>
          <w:lang w:val="en-GB" w:eastAsia="zh-CN"/>
        </w:rPr>
        <w:lastRenderedPageBreak/>
        <w:t xml:space="preserve"> </w:t>
      </w:r>
      <w:bookmarkStart w:id="135" w:name="_Toc145535639"/>
      <w:r w:rsidR="00C44E6A">
        <w:rPr>
          <w:rFonts w:ascii="Calibri" w:eastAsia="SimSun" w:hAnsi="Calibri" w:cs="Calibri"/>
          <w:b/>
          <w:bCs/>
          <w:color w:val="323E4F" w:themeColor="text2" w:themeShade="BF"/>
          <w:sz w:val="24"/>
          <w:szCs w:val="24"/>
          <w:lang w:val="en-GB" w:eastAsia="zh-CN"/>
        </w:rPr>
        <w:t>Motor Drives</w:t>
      </w:r>
      <w:bookmarkEnd w:id="135"/>
    </w:p>
    <w:p w14:paraId="15B13584" w14:textId="77777777" w:rsidR="00C44E6A" w:rsidRDefault="00C44E6A" w:rsidP="00C44E6A">
      <w:pPr>
        <w:autoSpaceDE w:val="0"/>
        <w:autoSpaceDN w:val="0"/>
        <w:adjustRightInd w:val="0"/>
        <w:spacing w:after="0" w:line="240" w:lineRule="auto"/>
        <w:jc w:val="both"/>
        <w:rPr>
          <w:rFonts w:cstheme="minorHAnsi"/>
        </w:rPr>
      </w:pPr>
      <w:bookmarkStart w:id="136" w:name="_Toc144911448"/>
      <w:bookmarkStart w:id="137" w:name="_Toc144912059"/>
      <w:r w:rsidRPr="002978F3">
        <w:rPr>
          <w:rFonts w:cstheme="minorHAnsi"/>
        </w:rPr>
        <w:t>Falcon offers a choice between two motor drive technology options.</w:t>
      </w:r>
    </w:p>
    <w:p w14:paraId="4A5EB7A2" w14:textId="77777777" w:rsidR="00C44E6A" w:rsidRPr="002978F3" w:rsidRDefault="00C44E6A" w:rsidP="00C44E6A">
      <w:pPr>
        <w:autoSpaceDE w:val="0"/>
        <w:autoSpaceDN w:val="0"/>
        <w:adjustRightInd w:val="0"/>
        <w:spacing w:after="0" w:line="240" w:lineRule="auto"/>
        <w:jc w:val="both"/>
        <w:rPr>
          <w:rFonts w:cstheme="minorHAnsi"/>
        </w:rPr>
      </w:pPr>
    </w:p>
    <w:p w14:paraId="2EB7A1E9" w14:textId="77777777" w:rsidR="00C44E6A" w:rsidRPr="002978F3" w:rsidRDefault="00C44E6A" w:rsidP="00C44E6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8" w:name="_Toc145535640"/>
      <w:r w:rsidRPr="002978F3">
        <w:rPr>
          <w:rFonts w:ascii="Calibri" w:eastAsia="SimSun" w:hAnsi="Calibri" w:cs="Calibri"/>
          <w:color w:val="323E4F" w:themeColor="text2" w:themeShade="BF"/>
          <w:sz w:val="24"/>
          <w:szCs w:val="24"/>
          <w:lang w:val="en-GB" w:eastAsia="zh-CN"/>
        </w:rPr>
        <w:t>Friction Wheel Drive</w:t>
      </w:r>
      <w:bookmarkEnd w:id="136"/>
      <w:bookmarkEnd w:id="137"/>
      <w:bookmarkEnd w:id="138"/>
    </w:p>
    <w:p w14:paraId="55CB3C3D" w14:textId="77777777" w:rsidR="00C44E6A" w:rsidRPr="00702309" w:rsidRDefault="00C44E6A" w:rsidP="00C44E6A">
      <w:pPr>
        <w:autoSpaceDE w:val="0"/>
        <w:autoSpaceDN w:val="0"/>
        <w:adjustRightInd w:val="0"/>
        <w:spacing w:after="0" w:line="240" w:lineRule="auto"/>
        <w:jc w:val="both"/>
        <w:rPr>
          <w:rFonts w:cstheme="minorHAnsi"/>
        </w:rPr>
      </w:pPr>
      <w:r w:rsidRPr="00212056">
        <w:rPr>
          <w:rFonts w:cstheme="minorHAnsi"/>
          <w:noProof/>
        </w:rPr>
        <w:drawing>
          <wp:anchor distT="0" distB="0" distL="114300" distR="114300" simplePos="0" relativeHeight="251708928" behindDoc="1" locked="0" layoutInCell="1" allowOverlap="1" wp14:anchorId="2A7FBA4C" wp14:editId="52FFD51F">
            <wp:simplePos x="0" y="0"/>
            <wp:positionH relativeFrom="column">
              <wp:posOffset>1333500</wp:posOffset>
            </wp:positionH>
            <wp:positionV relativeFrom="paragraph">
              <wp:posOffset>332739</wp:posOffset>
            </wp:positionV>
            <wp:extent cx="3181350" cy="2183521"/>
            <wp:effectExtent l="0" t="0" r="0" b="0"/>
            <wp:wrapNone/>
            <wp:docPr id="11" name="Content Placeholder 3" descr="A picture containing machine, LEGO, miller&#10;&#10;Description automatically generated">
              <a:extLst xmlns:a="http://schemas.openxmlformats.org/drawingml/2006/main">
                <a:ext uri="{FF2B5EF4-FFF2-40B4-BE49-F238E27FC236}">
                  <a16:creationId xmlns:a16="http://schemas.microsoft.com/office/drawing/2014/main" id="{C0537DBA-CEE5-FA11-833A-EFA54116C57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3" descr="A picture containing machine, LEGO, miller&#10;&#10;Description automatically generated">
                      <a:extLst>
                        <a:ext uri="{FF2B5EF4-FFF2-40B4-BE49-F238E27FC236}">
                          <a16:creationId xmlns:a16="http://schemas.microsoft.com/office/drawing/2014/main" id="{C0537DBA-CEE5-FA11-833A-EFA54116C57A}"/>
                        </a:ext>
                      </a:extLst>
                    </pic:cNvPr>
                    <pic:cNvPicPr>
                      <a:picLocks noGrp="1" noChangeAspect="1"/>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192291" cy="2191030"/>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Extremely High Energy Efficient </w:t>
      </w:r>
      <w:r>
        <w:rPr>
          <w:rFonts w:cstheme="minorHAnsi"/>
        </w:rPr>
        <w:t xml:space="preserve">FWD </w:t>
      </w:r>
      <w:r w:rsidRPr="00702309">
        <w:rPr>
          <w:rFonts w:cstheme="minorHAnsi"/>
        </w:rPr>
        <w:t>that can be configured at variable speeds depending upon the operational requirements giving you the maximum flexibility when needed.</w:t>
      </w:r>
      <w:r>
        <w:rPr>
          <w:rFonts w:cstheme="minorHAnsi"/>
        </w:rPr>
        <w:t xml:space="preserve"> </w:t>
      </w:r>
      <w:r w:rsidRPr="00212056">
        <w:rPr>
          <w:rFonts w:cstheme="minorHAnsi"/>
        </w:rPr>
        <w:t>Using servo motors to power friction wheels, FWD makes it better in terms of controlled speed, acceleration &amp; deceleration</w:t>
      </w:r>
    </w:p>
    <w:p w14:paraId="70D2CCC5"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62068EE3"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30A474E8"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3025A4F9"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2F36C33E" w14:textId="77777777" w:rsidR="00C44E6A" w:rsidRPr="00F0038F" w:rsidRDefault="00C44E6A" w:rsidP="00C44E6A">
      <w:pPr>
        <w:rPr>
          <w:rFonts w:ascii="Arial" w:eastAsiaTheme="majorEastAsia" w:hAnsi="Arial" w:cs="Arial"/>
          <w:b/>
          <w:bCs/>
          <w:color w:val="FF0000"/>
          <w:sz w:val="24"/>
          <w:szCs w:val="24"/>
        </w:rPr>
      </w:pPr>
    </w:p>
    <w:p w14:paraId="62ECF2BE" w14:textId="77777777" w:rsidR="00C44E6A" w:rsidRPr="00F0038F" w:rsidRDefault="00C44E6A" w:rsidP="00C44E6A">
      <w:pPr>
        <w:rPr>
          <w:rFonts w:ascii="Arial" w:eastAsiaTheme="majorEastAsia" w:hAnsi="Arial" w:cs="Arial"/>
          <w:b/>
          <w:bCs/>
          <w:color w:val="FF0000"/>
          <w:sz w:val="24"/>
          <w:szCs w:val="24"/>
        </w:rPr>
      </w:pPr>
    </w:p>
    <w:p w14:paraId="37295F55" w14:textId="77777777" w:rsidR="00C44E6A" w:rsidRDefault="00C44E6A" w:rsidP="00C44E6A">
      <w:pPr>
        <w:pStyle w:val="Caption"/>
        <w:rPr>
          <w:rFonts w:ascii="Arial" w:hAnsi="Arial" w:cs="Arial"/>
        </w:rPr>
      </w:pPr>
    </w:p>
    <w:p w14:paraId="493B0078" w14:textId="77777777" w:rsidR="00C44E6A" w:rsidRDefault="00C44E6A" w:rsidP="00C44E6A"/>
    <w:p w14:paraId="778DC518" w14:textId="77777777" w:rsidR="00C44E6A" w:rsidRPr="002978F3" w:rsidRDefault="00C44E6A" w:rsidP="00C44E6A">
      <w:pPr>
        <w:pStyle w:val="Heading2"/>
        <w:numPr>
          <w:ilvl w:val="3"/>
          <w:numId w:val="12"/>
        </w:numPr>
        <w:ind w:left="284" w:hanging="568"/>
        <w:jc w:val="both"/>
        <w:rPr>
          <w:rFonts w:ascii="Calibri" w:eastAsia="SimSun" w:hAnsi="Calibri" w:cs="Calibri"/>
          <w:color w:val="323E4F" w:themeColor="text2" w:themeShade="BF"/>
          <w:sz w:val="24"/>
          <w:szCs w:val="24"/>
          <w:lang w:val="en-GB" w:eastAsia="zh-CN"/>
        </w:rPr>
      </w:pPr>
      <w:bookmarkStart w:id="139" w:name="_Toc144038599"/>
      <w:bookmarkStart w:id="140" w:name="_Toc145535641"/>
      <w:r w:rsidRPr="002978F3">
        <w:rPr>
          <w:rFonts w:ascii="Calibri" w:eastAsia="SimSun" w:hAnsi="Calibri" w:cs="Calibri"/>
          <w:color w:val="323E4F" w:themeColor="text2" w:themeShade="BF"/>
          <w:sz w:val="24"/>
          <w:szCs w:val="24"/>
          <w:lang w:val="en-GB" w:eastAsia="zh-CN"/>
        </w:rPr>
        <w:t>Non-contact based linear motor drive</w:t>
      </w:r>
      <w:bookmarkEnd w:id="139"/>
      <w:bookmarkEnd w:id="140"/>
    </w:p>
    <w:p w14:paraId="14CF3131" w14:textId="77777777" w:rsidR="00C44E6A" w:rsidRPr="00702309" w:rsidRDefault="00C44E6A" w:rsidP="00C44E6A">
      <w:pPr>
        <w:autoSpaceDE w:val="0"/>
        <w:autoSpaceDN w:val="0"/>
        <w:adjustRightInd w:val="0"/>
        <w:spacing w:after="0" w:line="240" w:lineRule="auto"/>
        <w:jc w:val="both"/>
        <w:rPr>
          <w:rFonts w:cstheme="minorHAnsi"/>
        </w:rPr>
      </w:pPr>
      <w:r w:rsidRPr="0021175C">
        <w:rPr>
          <w:noProof/>
          <w:lang w:eastAsia="en-IN"/>
        </w:rPr>
        <w:drawing>
          <wp:anchor distT="0" distB="0" distL="114300" distR="114300" simplePos="0" relativeHeight="251709952" behindDoc="0" locked="0" layoutInCell="1" allowOverlap="1" wp14:anchorId="78007536" wp14:editId="3B9FF5C1">
            <wp:simplePos x="0" y="0"/>
            <wp:positionH relativeFrom="margin">
              <wp:posOffset>1847675</wp:posOffset>
            </wp:positionH>
            <wp:positionV relativeFrom="paragraph">
              <wp:posOffset>492103</wp:posOffset>
            </wp:positionV>
            <wp:extent cx="2407088" cy="1368371"/>
            <wp:effectExtent l="0" t="0" r="0" b="3810"/>
            <wp:wrapNone/>
            <wp:docPr id="36" name="Picture 36"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close-up of a machine&#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2407088" cy="1368371"/>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Extremely</w:t>
      </w:r>
      <w:r>
        <w:rPr>
          <w:rFonts w:cstheme="minorHAnsi"/>
        </w:rPr>
        <w:t xml:space="preserve"> </w:t>
      </w:r>
      <w:r w:rsidRPr="00702309">
        <w:rPr>
          <w:rFonts w:cstheme="minorHAnsi"/>
        </w:rPr>
        <w:t>Energy Efficient Linear Induction Motors that can be configured at variable speeds depending upon the operational requirements giving you the maximum flexibility when needed.</w:t>
      </w:r>
    </w:p>
    <w:p w14:paraId="6B9EE7DC"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4A31D291"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7467D106"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4DCAD6E7" w14:textId="77777777" w:rsidR="00C44E6A" w:rsidRPr="00F0038F" w:rsidRDefault="00C44E6A" w:rsidP="00C44E6A">
      <w:pPr>
        <w:autoSpaceDE w:val="0"/>
        <w:autoSpaceDN w:val="0"/>
        <w:adjustRightInd w:val="0"/>
        <w:spacing w:after="0" w:line="240" w:lineRule="auto"/>
        <w:rPr>
          <w:rFonts w:ascii="Arial" w:eastAsiaTheme="majorEastAsia" w:hAnsi="Arial" w:cs="Arial"/>
          <w:b/>
          <w:bCs/>
          <w:color w:val="FF0000"/>
          <w:sz w:val="24"/>
          <w:szCs w:val="24"/>
        </w:rPr>
      </w:pPr>
    </w:p>
    <w:p w14:paraId="79A34257" w14:textId="77777777" w:rsidR="00C44E6A" w:rsidRPr="00F0038F" w:rsidRDefault="00C44E6A" w:rsidP="00C44E6A">
      <w:pPr>
        <w:rPr>
          <w:rFonts w:ascii="Arial" w:eastAsiaTheme="majorEastAsia" w:hAnsi="Arial" w:cs="Arial"/>
          <w:b/>
          <w:bCs/>
          <w:color w:val="FF0000"/>
          <w:sz w:val="24"/>
          <w:szCs w:val="24"/>
        </w:rPr>
      </w:pPr>
    </w:p>
    <w:p w14:paraId="07350F6D" w14:textId="77777777" w:rsidR="00C44E6A" w:rsidRPr="00F0038F" w:rsidRDefault="00C44E6A" w:rsidP="00C44E6A">
      <w:pPr>
        <w:rPr>
          <w:rFonts w:ascii="Arial" w:eastAsiaTheme="majorEastAsia" w:hAnsi="Arial" w:cs="Arial"/>
          <w:b/>
          <w:bCs/>
          <w:color w:val="FF0000"/>
          <w:sz w:val="24"/>
          <w:szCs w:val="24"/>
        </w:rPr>
      </w:pPr>
    </w:p>
    <w:p w14:paraId="199D79FA" w14:textId="77777777" w:rsidR="00C44E6A" w:rsidRPr="00F0038F" w:rsidRDefault="00C44E6A" w:rsidP="00C44E6A">
      <w:pPr>
        <w:pStyle w:val="Caption"/>
        <w:rPr>
          <w:rFonts w:ascii="Arial" w:hAnsi="Arial" w:cs="Arial"/>
        </w:rPr>
      </w:pPr>
    </w:p>
    <w:p w14:paraId="495D3A32" w14:textId="77777777" w:rsidR="00C44E6A" w:rsidRPr="002978F3" w:rsidRDefault="00C44E6A" w:rsidP="00C44E6A"/>
    <w:p w14:paraId="74D61376" w14:textId="188E69DB" w:rsidR="003F32CC" w:rsidRPr="00D6213E" w:rsidRDefault="003F32CC" w:rsidP="00C44E6A">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1" w:name="_Toc145535642"/>
      <w:r w:rsidRPr="00D6213E">
        <w:rPr>
          <w:rFonts w:eastAsia="SimSun" w:cstheme="majorHAnsi"/>
          <w:b/>
          <w:bCs/>
          <w:color w:val="323E4F" w:themeColor="text2" w:themeShade="BF"/>
          <w:sz w:val="24"/>
          <w:szCs w:val="24"/>
          <w:u w:val="single"/>
          <w:lang w:val="en-GB" w:eastAsia="zh-CN"/>
        </w:rPr>
        <w:t>Power Transmission</w:t>
      </w:r>
      <w:bookmarkEnd w:id="141"/>
      <w:r w:rsidRPr="00D6213E">
        <w:rPr>
          <w:rFonts w:eastAsia="SimSun" w:cstheme="majorHAnsi"/>
          <w:b/>
          <w:bCs/>
          <w:color w:val="323E4F" w:themeColor="text2" w:themeShade="BF"/>
          <w:sz w:val="24"/>
          <w:szCs w:val="24"/>
          <w:u w:val="single"/>
          <w:lang w:val="en-GB" w:eastAsia="zh-CN"/>
        </w:rPr>
        <w:t xml:space="preserve"> </w:t>
      </w:r>
    </w:p>
    <w:p w14:paraId="53B59C23" w14:textId="77777777" w:rsidR="003F32CC" w:rsidRPr="00702309" w:rsidRDefault="003F32CC" w:rsidP="003F32CC">
      <w:pPr>
        <w:autoSpaceDE w:val="0"/>
        <w:autoSpaceDN w:val="0"/>
        <w:adjustRightInd w:val="0"/>
        <w:spacing w:after="0" w:line="240" w:lineRule="auto"/>
        <w:jc w:val="both"/>
        <w:rPr>
          <w:rFonts w:eastAsiaTheme="majorEastAsia" w:cstheme="minorHAnsi"/>
          <w:b/>
          <w:bCs/>
        </w:rPr>
      </w:pPr>
      <w:r w:rsidRPr="00702309">
        <w:rPr>
          <w:rFonts w:cstheme="minorHAnsi"/>
        </w:rPr>
        <w:t>Power transmission to Carriers over sliding contacts that require low maintenance and offer high levels of reliability.</w:t>
      </w:r>
    </w:p>
    <w:p w14:paraId="7933D7BB"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anchor distT="0" distB="0" distL="114300" distR="114300" simplePos="0" relativeHeight="251637248" behindDoc="0" locked="0" layoutInCell="1" allowOverlap="1" wp14:anchorId="7040A671" wp14:editId="0E3E45C9">
            <wp:simplePos x="0" y="0"/>
            <wp:positionH relativeFrom="margin">
              <wp:posOffset>1143000</wp:posOffset>
            </wp:positionH>
            <wp:positionV relativeFrom="paragraph">
              <wp:posOffset>100965</wp:posOffset>
            </wp:positionV>
            <wp:extent cx="3275079" cy="1653540"/>
            <wp:effectExtent l="0" t="0" r="1905" b="3810"/>
            <wp:wrapNone/>
            <wp:docPr id="379" name="Picture 379"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Picture 379" descr="A close-up of a machine&#10;&#10;Description automatically generated"/>
                    <pic:cNvPicPr/>
                  </pic:nvPicPr>
                  <pic:blipFill>
                    <a:blip r:embed="rId81">
                      <a:extLst>
                        <a:ext uri="{28A0092B-C50C-407E-A947-70E740481C1C}">
                          <a14:useLocalDpi xmlns:a14="http://schemas.microsoft.com/office/drawing/2010/main" val="0"/>
                        </a:ext>
                      </a:extLst>
                    </a:blip>
                    <a:stretch>
                      <a:fillRect/>
                    </a:stretch>
                  </pic:blipFill>
                  <pic:spPr>
                    <a:xfrm>
                      <a:off x="0" y="0"/>
                      <a:ext cx="3277858" cy="1654943"/>
                    </a:xfrm>
                    <a:prstGeom prst="rect">
                      <a:avLst/>
                    </a:prstGeom>
                  </pic:spPr>
                </pic:pic>
              </a:graphicData>
            </a:graphic>
            <wp14:sizeRelH relativeFrom="margin">
              <wp14:pctWidth>0</wp14:pctWidth>
            </wp14:sizeRelH>
            <wp14:sizeRelV relativeFrom="margin">
              <wp14:pctHeight>0</wp14:pctHeight>
            </wp14:sizeRelV>
          </wp:anchor>
        </w:drawing>
      </w:r>
    </w:p>
    <w:p w14:paraId="54E82C2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9F29A86"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1B1EF607"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DD11AE0"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A00BCEC"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95C7063"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6A50912E"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FDE7E6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eastAsiaTheme="majorEastAsia" w:hAnsi="Arial" w:cs="Arial"/>
          <w:b/>
          <w:bCs/>
          <w:color w:val="FF0000"/>
          <w:sz w:val="24"/>
          <w:szCs w:val="24"/>
        </w:rPr>
        <w:t xml:space="preserve"> </w:t>
      </w:r>
    </w:p>
    <w:p w14:paraId="05A5314F"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D615408"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09E17074"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28A3D8C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2" w:name="_Toc41142202"/>
      <w:bookmarkStart w:id="143" w:name="_Toc145535643"/>
      <w:r w:rsidRPr="00D6213E">
        <w:rPr>
          <w:rFonts w:eastAsia="SimSun" w:cstheme="majorHAnsi"/>
          <w:b/>
          <w:bCs/>
          <w:color w:val="323E4F" w:themeColor="text2" w:themeShade="BF"/>
          <w:sz w:val="24"/>
          <w:szCs w:val="24"/>
          <w:u w:val="single"/>
          <w:lang w:val="en-GB" w:eastAsia="zh-CN"/>
        </w:rPr>
        <w:lastRenderedPageBreak/>
        <w:t>Data Transmission</w:t>
      </w:r>
      <w:bookmarkEnd w:id="142"/>
      <w:bookmarkEnd w:id="143"/>
      <w:r w:rsidRPr="00D6213E">
        <w:rPr>
          <w:rFonts w:eastAsia="SimSun" w:cstheme="majorHAnsi"/>
          <w:b/>
          <w:bCs/>
          <w:color w:val="323E4F" w:themeColor="text2" w:themeShade="BF"/>
          <w:sz w:val="24"/>
          <w:szCs w:val="24"/>
          <w:u w:val="single"/>
          <w:lang w:val="en-GB" w:eastAsia="zh-CN"/>
        </w:rPr>
        <w:t xml:space="preserve"> </w:t>
      </w:r>
    </w:p>
    <w:p w14:paraId="30C0EEF7" w14:textId="77777777" w:rsidR="003F32CC" w:rsidRPr="00702309" w:rsidRDefault="003F32CC" w:rsidP="003F32CC">
      <w:pPr>
        <w:autoSpaceDE w:val="0"/>
        <w:autoSpaceDN w:val="0"/>
        <w:adjustRightInd w:val="0"/>
        <w:spacing w:after="0" w:line="240" w:lineRule="auto"/>
        <w:jc w:val="both"/>
        <w:rPr>
          <w:rFonts w:cstheme="minorHAnsi"/>
        </w:rPr>
      </w:pPr>
      <w:r w:rsidRPr="0021175C">
        <w:rPr>
          <w:noProof/>
        </w:rPr>
        <mc:AlternateContent>
          <mc:Choice Requires="wps">
            <w:drawing>
              <wp:anchor distT="0" distB="0" distL="114300" distR="114300" simplePos="0" relativeHeight="251646464" behindDoc="0" locked="0" layoutInCell="1" allowOverlap="1" wp14:anchorId="1A961CD5" wp14:editId="74D49894">
                <wp:simplePos x="0" y="0"/>
                <wp:positionH relativeFrom="column">
                  <wp:posOffset>4514215</wp:posOffset>
                </wp:positionH>
                <wp:positionV relativeFrom="paragraph">
                  <wp:posOffset>629920</wp:posOffset>
                </wp:positionV>
                <wp:extent cx="1809750" cy="323850"/>
                <wp:effectExtent l="0" t="0" r="0" b="0"/>
                <wp:wrapNone/>
                <wp:docPr id="53" name="TextBox 8"/>
                <wp:cNvGraphicFramePr/>
                <a:graphic xmlns:a="http://schemas.openxmlformats.org/drawingml/2006/main">
                  <a:graphicData uri="http://schemas.microsoft.com/office/word/2010/wordprocessingShape">
                    <wps:wsp>
                      <wps:cNvSpPr txBox="1"/>
                      <wps:spPr>
                        <a:xfrm>
                          <a:off x="0" y="0"/>
                          <a:ext cx="1809750" cy="323850"/>
                        </a:xfrm>
                        <a:prstGeom prst="rect">
                          <a:avLst/>
                        </a:prstGeom>
                        <a:noFill/>
                      </wps:spPr>
                      <wps:txb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A961CD5" id="TextBox 8" o:spid="_x0000_s1110" type="#_x0000_t202" style="position:absolute;left:0;text-align:left;margin-left:355.45pt;margin-top:49.6pt;width:142.5pt;height:2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" filled="f" stroked="f">
                <v:textbox>
                  <w:txbxContent>
                    <w:p w14:paraId="65E40C61" w14:textId="77777777" w:rsidR="003F32CC" w:rsidRPr="00FD7990" w:rsidRDefault="003F32CC" w:rsidP="003F32CC">
                      <w:pPr>
                        <w:rPr>
                          <w:b/>
                          <w:bCs/>
                        </w:rPr>
                      </w:pPr>
                      <w:r w:rsidRPr="00FD7990">
                        <w:rPr>
                          <w:rFonts w:hAnsi="Calibri"/>
                          <w:b/>
                          <w:bCs/>
                          <w:color w:val="000000" w:themeColor="text1"/>
                          <w:kern w:val="24"/>
                        </w:rPr>
                        <w:t>Leaky wave cable positi</w:t>
                      </w:r>
                      <w:r>
                        <w:rPr>
                          <w:rFonts w:hAnsi="Calibri"/>
                          <w:b/>
                          <w:bCs/>
                          <w:color w:val="000000" w:themeColor="text1"/>
                          <w:kern w:val="24"/>
                        </w:rPr>
                        <w:t>o</w:t>
                      </w:r>
                      <w:r w:rsidRPr="00FD7990">
                        <w:rPr>
                          <w:rFonts w:hAnsi="Calibri"/>
                          <w:b/>
                          <w:bCs/>
                          <w:color w:val="000000" w:themeColor="text1"/>
                          <w:kern w:val="24"/>
                        </w:rPr>
                        <w:t>n</w:t>
                      </w:r>
                    </w:p>
                  </w:txbxContent>
                </v:textbox>
              </v:shape>
            </w:pict>
          </mc:Fallback>
        </mc:AlternateContent>
      </w:r>
      <w:r w:rsidRPr="0021175C">
        <w:rPr>
          <w:noProof/>
        </w:rPr>
        <w:drawing>
          <wp:anchor distT="0" distB="0" distL="114300" distR="114300" simplePos="0" relativeHeight="251644416" behindDoc="0" locked="0" layoutInCell="1" allowOverlap="1" wp14:anchorId="330B2674" wp14:editId="2632DFBB">
            <wp:simplePos x="0" y="0"/>
            <wp:positionH relativeFrom="margin">
              <wp:posOffset>-15875</wp:posOffset>
            </wp:positionH>
            <wp:positionV relativeFrom="paragraph">
              <wp:posOffset>834390</wp:posOffset>
            </wp:positionV>
            <wp:extent cx="3465195" cy="2124075"/>
            <wp:effectExtent l="0" t="0" r="1905" b="9525"/>
            <wp:wrapSquare wrapText="bothSides"/>
            <wp:docPr id="381" name="Picture 381" descr="A close-up of a flu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Picture 381" descr="A close-up of a flute&#10;&#10;Description automatically generated"/>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465195" cy="2124075"/>
                    </a:xfrm>
                    <a:prstGeom prst="rect">
                      <a:avLst/>
                    </a:prstGeom>
                  </pic:spPr>
                </pic:pic>
              </a:graphicData>
            </a:graphic>
            <wp14:sizeRelH relativeFrom="margin">
              <wp14:pctWidth>0</wp14:pctWidth>
            </wp14:sizeRelH>
            <wp14:sizeRelV relativeFrom="margin">
              <wp14:pctHeight>0</wp14:pctHeight>
            </wp14:sizeRelV>
          </wp:anchor>
        </w:drawing>
      </w:r>
      <w:r w:rsidRPr="00702309">
        <w:rPr>
          <w:rFonts w:cstheme="minorHAnsi"/>
        </w:rPr>
        <w:t xml:space="preserve">The R-Coax cable is used for data distribution in the sorter. This is a leaky wave cable, that runs throughout the sorter length transmitting the data. There is one antenna present in the super master carriage, which keeps on receiving the signal from this cable while on the move, wirelessly. </w:t>
      </w:r>
    </w:p>
    <w:p w14:paraId="749C3FEF" w14:textId="77777777" w:rsidR="003F32CC" w:rsidRPr="00F0038F" w:rsidRDefault="003F32CC" w:rsidP="003F32CC">
      <w:pPr>
        <w:ind w:left="720"/>
        <w:jc w:val="both"/>
        <w:rPr>
          <w:rFonts w:ascii="Arial" w:hAnsi="Arial" w:cs="Arial"/>
        </w:rPr>
      </w:pPr>
      <w:r w:rsidRPr="00F0038F">
        <w:rPr>
          <w:rFonts w:ascii="Arial" w:hAnsi="Arial" w:cs="Arial"/>
          <w:noProof/>
          <w:lang w:eastAsia="en-IN"/>
        </w:rPr>
        <mc:AlternateContent>
          <mc:Choice Requires="wps">
            <w:drawing>
              <wp:anchor distT="0" distB="0" distL="114300" distR="114300" simplePos="0" relativeHeight="251647488" behindDoc="0" locked="0" layoutInCell="1" allowOverlap="1" wp14:anchorId="176BDA24" wp14:editId="1AEE4E38">
                <wp:simplePos x="0" y="0"/>
                <wp:positionH relativeFrom="margin">
                  <wp:posOffset>4810125</wp:posOffset>
                </wp:positionH>
                <wp:positionV relativeFrom="paragraph">
                  <wp:posOffset>34925</wp:posOffset>
                </wp:positionV>
                <wp:extent cx="400050" cy="1028700"/>
                <wp:effectExtent l="38100" t="0" r="19050" b="57150"/>
                <wp:wrapNone/>
                <wp:docPr id="55" name="Straight Arrow Connector 7"/>
                <wp:cNvGraphicFramePr/>
                <a:graphic xmlns:a="http://schemas.openxmlformats.org/drawingml/2006/main">
                  <a:graphicData uri="http://schemas.microsoft.com/office/word/2010/wordprocessingShape">
                    <wps:wsp>
                      <wps:cNvCnPr/>
                      <wps:spPr>
                        <a:xfrm flipH="1">
                          <a:off x="0" y="0"/>
                          <a:ext cx="40005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37F381" id="Straight Arrow Connector 7" o:spid="_x0000_s1026" type="#_x0000_t32" style="position:absolute;margin-left:378.75pt;margin-top:2.75pt;width:31.5pt;height:81pt;flip:x;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" strokecolor="black [3200]" strokeweight=".5pt">
                <v:stroke endarrow="block" joinstyle="miter"/>
                <w10:wrap anchorx="margin"/>
              </v:shape>
            </w:pict>
          </mc:Fallback>
        </mc:AlternateContent>
      </w:r>
      <w:r w:rsidRPr="00F0038F">
        <w:rPr>
          <w:rFonts w:ascii="Arial" w:hAnsi="Arial" w:cs="Arial"/>
          <w:b/>
          <w:bCs/>
          <w:noProof/>
          <w:sz w:val="24"/>
          <w:szCs w:val="24"/>
          <w:lang w:eastAsia="en-IN"/>
        </w:rPr>
        <w:drawing>
          <wp:anchor distT="0" distB="0" distL="114300" distR="114300" simplePos="0" relativeHeight="251645440" behindDoc="0" locked="0" layoutInCell="1" allowOverlap="1" wp14:anchorId="48A8C97C" wp14:editId="08BDCFAB">
            <wp:simplePos x="0" y="0"/>
            <wp:positionH relativeFrom="column">
              <wp:posOffset>3547110</wp:posOffset>
            </wp:positionH>
            <wp:positionV relativeFrom="paragraph">
              <wp:posOffset>115570</wp:posOffset>
            </wp:positionV>
            <wp:extent cx="2457450" cy="2042384"/>
            <wp:effectExtent l="0" t="0" r="0" b="0"/>
            <wp:wrapNone/>
            <wp:docPr id="52" name="Picture 4"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 descr="A drawing of a machine&#10;&#10;Description automatically generated"/>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2457450" cy="2042384"/>
                    </a:xfrm>
                    <a:prstGeom prst="rect">
                      <a:avLst/>
                    </a:prstGeom>
                  </pic:spPr>
                </pic:pic>
              </a:graphicData>
            </a:graphic>
            <wp14:sizeRelH relativeFrom="margin">
              <wp14:pctWidth>0</wp14:pctWidth>
            </wp14:sizeRelH>
            <wp14:sizeRelV relativeFrom="margin">
              <wp14:pctHeight>0</wp14:pctHeight>
            </wp14:sizeRelV>
          </wp:anchor>
        </w:drawing>
      </w:r>
    </w:p>
    <w:p w14:paraId="294DBB99" w14:textId="77777777" w:rsidR="003F32CC" w:rsidRPr="00F0038F" w:rsidRDefault="003F32CC" w:rsidP="003F32CC">
      <w:pPr>
        <w:ind w:left="720"/>
        <w:jc w:val="both"/>
        <w:rPr>
          <w:rFonts w:ascii="Arial" w:hAnsi="Arial" w:cs="Arial"/>
        </w:rPr>
      </w:pPr>
    </w:p>
    <w:p w14:paraId="26229528" w14:textId="77777777" w:rsidR="003F32CC" w:rsidRPr="00F0038F" w:rsidRDefault="003F32CC" w:rsidP="003F32CC">
      <w:pPr>
        <w:rPr>
          <w:rFonts w:ascii="Arial" w:hAnsi="Arial" w:cs="Arial"/>
        </w:rPr>
      </w:pPr>
    </w:p>
    <w:p w14:paraId="17C0D854" w14:textId="77777777" w:rsidR="003F32CC" w:rsidRPr="00F0038F" w:rsidRDefault="003F32CC" w:rsidP="003F32CC">
      <w:pPr>
        <w:rPr>
          <w:rFonts w:ascii="Arial" w:hAnsi="Arial" w:cs="Arial"/>
        </w:rPr>
      </w:pPr>
    </w:p>
    <w:p w14:paraId="5C37DC37" w14:textId="77777777" w:rsidR="003F32CC" w:rsidRPr="00F0038F" w:rsidRDefault="003F32CC" w:rsidP="003F32CC">
      <w:pPr>
        <w:rPr>
          <w:rFonts w:ascii="Arial" w:hAnsi="Arial" w:cs="Arial"/>
        </w:rPr>
      </w:pPr>
    </w:p>
    <w:p w14:paraId="660811AE" w14:textId="77777777" w:rsidR="003F32CC" w:rsidRPr="00F0038F" w:rsidRDefault="003F32CC" w:rsidP="003F32CC">
      <w:pPr>
        <w:rPr>
          <w:rFonts w:ascii="Arial" w:hAnsi="Arial" w:cs="Arial"/>
        </w:rPr>
      </w:pPr>
    </w:p>
    <w:p w14:paraId="5E9B2909" w14:textId="77777777" w:rsidR="003F32CC" w:rsidRPr="00F0038F" w:rsidRDefault="003F32CC" w:rsidP="003F32CC">
      <w:pPr>
        <w:rPr>
          <w:rFonts w:ascii="Arial" w:hAnsi="Arial" w:cs="Arial"/>
        </w:rPr>
      </w:pPr>
    </w:p>
    <w:p w14:paraId="01821C89" w14:textId="77777777" w:rsidR="003F32CC" w:rsidRPr="00F0038F" w:rsidRDefault="003F32CC" w:rsidP="003F32CC">
      <w:pPr>
        <w:rPr>
          <w:rFonts w:ascii="Arial" w:hAnsi="Arial" w:cs="Arial"/>
        </w:rPr>
      </w:pPr>
    </w:p>
    <w:p w14:paraId="778D5436" w14:textId="77777777" w:rsidR="003F32CC" w:rsidRDefault="003F32CC" w:rsidP="003F32CC">
      <w:pPr>
        <w:rPr>
          <w:rFonts w:ascii="Arial" w:hAnsi="Arial" w:cs="Arial"/>
        </w:rPr>
      </w:pPr>
    </w:p>
    <w:p w14:paraId="03E48E6A" w14:textId="77777777" w:rsidR="003F32CC" w:rsidRDefault="003F32CC" w:rsidP="003F32CC">
      <w:pPr>
        <w:rPr>
          <w:rFonts w:ascii="Arial" w:hAnsi="Arial" w:cs="Arial"/>
        </w:rPr>
      </w:pPr>
    </w:p>
    <w:p w14:paraId="72381BA5" w14:textId="77777777" w:rsidR="003F32CC" w:rsidRDefault="003F32CC" w:rsidP="003F32CC">
      <w:pPr>
        <w:rPr>
          <w:rFonts w:ascii="Arial" w:hAnsi="Arial" w:cs="Arial"/>
        </w:rPr>
      </w:pPr>
    </w:p>
    <w:p w14:paraId="6D899069" w14:textId="77777777" w:rsidR="003F32CC" w:rsidRPr="00F0038F" w:rsidRDefault="003F32CC" w:rsidP="003F32CC">
      <w:pPr>
        <w:rPr>
          <w:rFonts w:ascii="Arial" w:hAnsi="Arial" w:cs="Arial"/>
        </w:rPr>
      </w:pPr>
    </w:p>
    <w:p w14:paraId="5175F591"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4" w:name="_Toc145535644"/>
      <w:r w:rsidRPr="00D6213E">
        <w:rPr>
          <w:rFonts w:eastAsia="SimSun" w:cstheme="majorHAnsi"/>
          <w:b/>
          <w:bCs/>
          <w:color w:val="323E4F" w:themeColor="text2" w:themeShade="BF"/>
          <w:sz w:val="24"/>
          <w:szCs w:val="24"/>
          <w:u w:val="single"/>
          <w:lang w:val="en-GB" w:eastAsia="zh-CN"/>
        </w:rPr>
        <w:t>Carriers positioning System.</w:t>
      </w:r>
      <w:bookmarkEnd w:id="144"/>
      <w:r w:rsidRPr="00D6213E">
        <w:rPr>
          <w:rFonts w:eastAsia="SimSun" w:cstheme="majorHAnsi"/>
          <w:b/>
          <w:bCs/>
          <w:color w:val="323E4F" w:themeColor="text2" w:themeShade="BF"/>
          <w:sz w:val="24"/>
          <w:szCs w:val="24"/>
          <w:u w:val="single"/>
          <w:lang w:val="en-GB" w:eastAsia="zh-CN"/>
        </w:rPr>
        <w:t xml:space="preserve"> </w:t>
      </w:r>
    </w:p>
    <w:p w14:paraId="355AAB65" w14:textId="0EA0D9B8" w:rsidR="003F32CC" w:rsidRPr="0021175C" w:rsidRDefault="003F32CC" w:rsidP="003F32CC">
      <w:pPr>
        <w:jc w:val="both"/>
        <w:rPr>
          <w:rFonts w:cstheme="minorHAnsi"/>
          <w:lang w:val="en-US"/>
        </w:rPr>
      </w:pPr>
      <w:r w:rsidRPr="0021175C">
        <w:rPr>
          <w:rFonts w:cstheme="minorHAnsi"/>
        </w:rPr>
        <w:t>Positioning system determines the exact location of each carrier in the loop at any given point in time. There is a plastic tape strip of barcodes (QR Codes) that is running along the sorter loop, which is continuously scanned by scanners placed on a Carrier (Master Carrier)</w:t>
      </w:r>
    </w:p>
    <w:p w14:paraId="726E14DC" w14:textId="4BCD3000" w:rsidR="003F32CC" w:rsidRPr="00F0038F" w:rsidRDefault="00C44E6A" w:rsidP="003F32CC">
      <w:pPr>
        <w:rPr>
          <w:rFonts w:ascii="Arial" w:hAnsi="Arial" w:cs="Arial"/>
          <w:lang w:val="en-US"/>
        </w:rPr>
      </w:pPr>
      <w:r w:rsidRPr="00F0038F">
        <w:rPr>
          <w:rFonts w:ascii="Arial" w:hAnsi="Arial" w:cs="Arial"/>
          <w:noProof/>
          <w:lang w:eastAsia="en-IN"/>
        </w:rPr>
        <w:drawing>
          <wp:anchor distT="0" distB="0" distL="114300" distR="114300" simplePos="0" relativeHeight="251640320" behindDoc="0" locked="0" layoutInCell="1" allowOverlap="1" wp14:anchorId="3EB92A12" wp14:editId="1D83B58C">
            <wp:simplePos x="0" y="0"/>
            <wp:positionH relativeFrom="margin">
              <wp:posOffset>971550</wp:posOffset>
            </wp:positionH>
            <wp:positionV relativeFrom="paragraph">
              <wp:posOffset>210184</wp:posOffset>
            </wp:positionV>
            <wp:extent cx="4180977" cy="2162175"/>
            <wp:effectExtent l="0" t="0" r="0" b="0"/>
            <wp:wrapNone/>
            <wp:docPr id="230" name="Picture 230" descr="A machine with a machine with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descr="A machine with a machine with a machine&#10;&#10;Description automatically generated with medium confidence"/>
                    <pic:cNvPicPr/>
                  </pic:nvPicPr>
                  <pic:blipFill>
                    <a:blip r:embed="rId84">
                      <a:extLst>
                        <a:ext uri="{28A0092B-C50C-407E-A947-70E740481C1C}">
                          <a14:useLocalDpi xmlns:a14="http://schemas.microsoft.com/office/drawing/2010/main" val="0"/>
                        </a:ext>
                      </a:extLst>
                    </a:blip>
                    <a:stretch>
                      <a:fillRect/>
                    </a:stretch>
                  </pic:blipFill>
                  <pic:spPr>
                    <a:xfrm>
                      <a:off x="0" y="0"/>
                      <a:ext cx="4183594" cy="2163528"/>
                    </a:xfrm>
                    <a:prstGeom prst="rect">
                      <a:avLst/>
                    </a:prstGeom>
                  </pic:spPr>
                </pic:pic>
              </a:graphicData>
            </a:graphic>
            <wp14:sizeRelH relativeFrom="margin">
              <wp14:pctWidth>0</wp14:pctWidth>
            </wp14:sizeRelH>
            <wp14:sizeRelV relativeFrom="margin">
              <wp14:pctHeight>0</wp14:pctHeight>
            </wp14:sizeRelV>
          </wp:anchor>
        </w:drawing>
      </w:r>
    </w:p>
    <w:p w14:paraId="04232D98" w14:textId="778182FD" w:rsidR="003F32CC" w:rsidRPr="00F0038F" w:rsidRDefault="003F32CC" w:rsidP="003F32CC">
      <w:pPr>
        <w:rPr>
          <w:rFonts w:ascii="Arial" w:hAnsi="Arial" w:cs="Arial"/>
          <w:lang w:val="en-US"/>
        </w:rPr>
      </w:pPr>
    </w:p>
    <w:p w14:paraId="5498C276" w14:textId="77777777" w:rsidR="003F32CC" w:rsidRPr="00F0038F" w:rsidRDefault="003F32CC" w:rsidP="003F32CC">
      <w:pPr>
        <w:pStyle w:val="Caption"/>
        <w:rPr>
          <w:rFonts w:ascii="Arial" w:hAnsi="Arial" w:cs="Arial"/>
          <w:b w:val="0"/>
          <w:bCs w:val="0"/>
          <w:sz w:val="22"/>
          <w:szCs w:val="22"/>
          <w:lang w:val="en-US"/>
        </w:rPr>
      </w:pPr>
    </w:p>
    <w:p w14:paraId="03690316" w14:textId="77777777" w:rsidR="003F32CC" w:rsidRPr="00F0038F" w:rsidRDefault="003F32CC" w:rsidP="003F32CC">
      <w:pPr>
        <w:rPr>
          <w:rFonts w:ascii="Arial" w:hAnsi="Arial" w:cs="Arial"/>
          <w:lang w:val="en-US"/>
        </w:rPr>
      </w:pPr>
    </w:p>
    <w:p w14:paraId="6EA80AC7" w14:textId="77777777" w:rsidR="003F32CC" w:rsidRPr="00F0038F" w:rsidRDefault="003F32CC" w:rsidP="003F32CC">
      <w:pPr>
        <w:rPr>
          <w:rFonts w:ascii="Arial" w:hAnsi="Arial" w:cs="Arial"/>
          <w:lang w:val="en-US"/>
        </w:rPr>
      </w:pPr>
    </w:p>
    <w:p w14:paraId="3FB25F71" w14:textId="77777777" w:rsidR="003F32CC" w:rsidRDefault="003F32CC" w:rsidP="003F32CC">
      <w:pPr>
        <w:rPr>
          <w:rFonts w:ascii="Arial" w:hAnsi="Arial" w:cs="Arial"/>
          <w:lang w:val="en-US"/>
        </w:rPr>
      </w:pPr>
    </w:p>
    <w:p w14:paraId="6AA5C1A2" w14:textId="77777777" w:rsidR="00C44E6A" w:rsidRDefault="00C44E6A" w:rsidP="003F32CC">
      <w:pPr>
        <w:rPr>
          <w:rFonts w:ascii="Arial" w:hAnsi="Arial" w:cs="Arial"/>
          <w:lang w:val="en-US"/>
        </w:rPr>
      </w:pPr>
    </w:p>
    <w:p w14:paraId="1A32BC5C" w14:textId="77777777" w:rsidR="00C44E6A" w:rsidRDefault="00C44E6A" w:rsidP="003F32CC">
      <w:pPr>
        <w:rPr>
          <w:rFonts w:ascii="Arial" w:hAnsi="Arial" w:cs="Arial"/>
          <w:lang w:val="en-US"/>
        </w:rPr>
      </w:pPr>
    </w:p>
    <w:p w14:paraId="6F61D0C0" w14:textId="77777777" w:rsidR="00C44E6A" w:rsidRDefault="00C44E6A" w:rsidP="003F32CC">
      <w:pPr>
        <w:rPr>
          <w:rFonts w:ascii="Arial" w:hAnsi="Arial" w:cs="Arial"/>
          <w:lang w:val="en-US"/>
        </w:rPr>
      </w:pPr>
    </w:p>
    <w:p w14:paraId="417B8D70" w14:textId="77777777" w:rsidR="00C44E6A" w:rsidRDefault="00C44E6A" w:rsidP="003F32CC">
      <w:pPr>
        <w:rPr>
          <w:rFonts w:ascii="Arial" w:hAnsi="Arial" w:cs="Arial"/>
          <w:lang w:val="en-US"/>
        </w:rPr>
      </w:pPr>
    </w:p>
    <w:p w14:paraId="2D6B2272" w14:textId="77777777" w:rsidR="00C44E6A" w:rsidRDefault="00C44E6A" w:rsidP="003F32CC">
      <w:pPr>
        <w:rPr>
          <w:rFonts w:ascii="Arial" w:hAnsi="Arial" w:cs="Arial"/>
          <w:lang w:val="en-US"/>
        </w:rPr>
      </w:pPr>
    </w:p>
    <w:p w14:paraId="301A0AF8" w14:textId="77777777" w:rsidR="00C44E6A" w:rsidRDefault="00C44E6A" w:rsidP="003F32CC">
      <w:pPr>
        <w:rPr>
          <w:rFonts w:ascii="Arial" w:hAnsi="Arial" w:cs="Arial"/>
          <w:lang w:val="en-US"/>
        </w:rPr>
      </w:pPr>
    </w:p>
    <w:p w14:paraId="77A192CA" w14:textId="77777777" w:rsidR="00C44E6A" w:rsidRDefault="00C44E6A" w:rsidP="003F32CC">
      <w:pPr>
        <w:rPr>
          <w:rFonts w:ascii="Arial" w:hAnsi="Arial" w:cs="Arial"/>
          <w:lang w:val="en-US"/>
        </w:rPr>
      </w:pPr>
    </w:p>
    <w:p w14:paraId="07B31299" w14:textId="77777777" w:rsidR="00C44E6A" w:rsidRPr="00F0038F" w:rsidRDefault="00C44E6A" w:rsidP="003F32CC">
      <w:pPr>
        <w:rPr>
          <w:rFonts w:ascii="Arial" w:hAnsi="Arial" w:cs="Arial"/>
          <w:lang w:val="en-US"/>
        </w:rPr>
      </w:pPr>
    </w:p>
    <w:p w14:paraId="3904424D"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5" w:name="_Toc145535645"/>
      <w:r w:rsidRPr="00D6213E">
        <w:rPr>
          <w:rFonts w:eastAsia="SimSun" w:cstheme="majorHAnsi"/>
          <w:b/>
          <w:bCs/>
          <w:color w:val="323E4F" w:themeColor="text2" w:themeShade="BF"/>
          <w:sz w:val="24"/>
          <w:szCs w:val="24"/>
          <w:u w:val="single"/>
          <w:lang w:val="en-GB" w:eastAsia="zh-CN"/>
        </w:rPr>
        <w:lastRenderedPageBreak/>
        <w:t>Technical specifications of Sorter</w:t>
      </w:r>
      <w:bookmarkEnd w:id="145"/>
      <w:r w:rsidRPr="00D6213E">
        <w:rPr>
          <w:rFonts w:eastAsia="SimSun" w:cstheme="majorHAnsi"/>
          <w:b/>
          <w:bCs/>
          <w:color w:val="323E4F" w:themeColor="text2" w:themeShade="BF"/>
          <w:sz w:val="24"/>
          <w:szCs w:val="24"/>
          <w:u w:val="single"/>
          <w:lang w:val="en-GB" w:eastAsia="zh-CN"/>
        </w:rPr>
        <w:t xml:space="preserve"> </w:t>
      </w:r>
    </w:p>
    <w:p w14:paraId="73704C0D" w14:textId="77777777" w:rsidR="003F32CC" w:rsidRPr="00F22C14" w:rsidRDefault="003F32CC" w:rsidP="003F32CC">
      <w:pPr>
        <w:rPr>
          <w:lang w:val="en-GB" w:eastAsia="zh-CN"/>
        </w:rPr>
      </w:pPr>
    </w:p>
    <w:tbl>
      <w:tblPr>
        <w:tblStyle w:val="GridTable4-Accent6"/>
        <w:tblW w:w="8740" w:type="dxa"/>
        <w:tblLook w:val="04A0" w:firstRow="1" w:lastRow="0" w:firstColumn="1" w:lastColumn="0" w:noHBand="0" w:noVBand="1"/>
      </w:tblPr>
      <w:tblGrid>
        <w:gridCol w:w="5098"/>
        <w:gridCol w:w="3642"/>
      </w:tblGrid>
      <w:tr w:rsidR="003F32CC" w:rsidRPr="0021175C" w14:paraId="6576307A" w14:textId="77777777" w:rsidTr="008505A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shd w:val="clear" w:color="auto" w:fill="2F5496" w:themeFill="accent1" w:themeFillShade="BF"/>
            <w:hideMark/>
          </w:tcPr>
          <w:p w14:paraId="362284E3" w14:textId="77777777" w:rsidR="003F32CC" w:rsidRPr="0021175C" w:rsidRDefault="003F32CC" w:rsidP="008505AE">
            <w:pPr>
              <w:jc w:val="center"/>
              <w:rPr>
                <w:rFonts w:eastAsia="Times New Roman" w:cstheme="minorHAnsi"/>
                <w:b w:val="0"/>
                <w:bCs w:val="0"/>
                <w:lang w:eastAsia="en-IN"/>
              </w:rPr>
            </w:pPr>
            <w:r w:rsidRPr="0021175C">
              <w:rPr>
                <w:rFonts w:eastAsia="Times New Roman" w:cstheme="minorHAnsi"/>
                <w:lang w:val="en-US" w:eastAsia="en-IN"/>
              </w:rPr>
              <w:t>Items</w:t>
            </w:r>
          </w:p>
        </w:tc>
        <w:tc>
          <w:tcPr>
            <w:tcW w:w="3642" w:type="dxa"/>
            <w:shd w:val="clear" w:color="auto" w:fill="2F5496" w:themeFill="accent1" w:themeFillShade="BF"/>
            <w:hideMark/>
          </w:tcPr>
          <w:p w14:paraId="6550BD2C" w14:textId="77777777" w:rsidR="003F32CC" w:rsidRPr="0021175C" w:rsidRDefault="003F32CC" w:rsidP="008505AE">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F32CC" w:rsidRPr="0021175C" w14:paraId="4F802453"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22E9CF4"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Carrier Type</w:t>
            </w:r>
          </w:p>
        </w:tc>
        <w:tc>
          <w:tcPr>
            <w:tcW w:w="3642" w:type="dxa"/>
            <w:hideMark/>
          </w:tcPr>
          <w:p w14:paraId="5147EDF1"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Loop CBS </w:t>
            </w:r>
          </w:p>
        </w:tc>
      </w:tr>
      <w:tr w:rsidR="003F32CC" w:rsidRPr="0021175C" w14:paraId="4EA3FFE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1FE529B"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Speed in m/s</w:t>
            </w:r>
          </w:p>
        </w:tc>
        <w:tc>
          <w:tcPr>
            <w:tcW w:w="3642" w:type="dxa"/>
            <w:hideMark/>
          </w:tcPr>
          <w:p w14:paraId="14B3BE9B" w14:textId="17844AEE"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Up to 2.</w:t>
            </w:r>
            <w:r w:rsidR="00D6213E">
              <w:rPr>
                <w:rFonts w:eastAsia="Times New Roman" w:cstheme="minorHAnsi"/>
                <w:color w:val="000000"/>
                <w:lang w:val="en-US" w:eastAsia="en-IN"/>
              </w:rPr>
              <w:t>1</w:t>
            </w:r>
            <w:r w:rsidRPr="0021175C">
              <w:rPr>
                <w:rFonts w:eastAsia="Times New Roman" w:cstheme="minorHAnsi"/>
                <w:color w:val="000000"/>
                <w:lang w:val="en-US" w:eastAsia="en-IN"/>
              </w:rPr>
              <w:t xml:space="preserve"> m/s</w:t>
            </w:r>
          </w:p>
        </w:tc>
      </w:tr>
      <w:tr w:rsidR="003F32CC" w:rsidRPr="0021175C" w14:paraId="253CC3C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049DF9B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Loop Length</w:t>
            </w:r>
          </w:p>
        </w:tc>
        <w:tc>
          <w:tcPr>
            <w:tcW w:w="3642" w:type="dxa"/>
            <w:hideMark/>
          </w:tcPr>
          <w:p w14:paraId="3B82D546" w14:textId="2CBB0A82"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164634">
              <w:rPr>
                <w:rFonts w:eastAsia="Times New Roman" w:cstheme="minorHAnsi"/>
                <w:color w:val="000000"/>
                <w:lang w:val="en-US" w:eastAsia="en-IN"/>
              </w:rPr>
              <w:t>~</w:t>
            </w:r>
            <w:r w:rsidR="00164634" w:rsidRPr="00164634">
              <w:rPr>
                <w:rFonts w:eastAsia="Times New Roman" w:cstheme="minorHAnsi"/>
                <w:color w:val="000000"/>
                <w:lang w:val="en-US" w:eastAsia="en-IN"/>
              </w:rPr>
              <w:t>190</w:t>
            </w:r>
            <w:r w:rsidRPr="00164634">
              <w:rPr>
                <w:rFonts w:eastAsia="Times New Roman" w:cstheme="minorHAnsi"/>
                <w:color w:val="000000"/>
                <w:lang w:val="en-US" w:eastAsia="en-IN"/>
              </w:rPr>
              <w:t xml:space="preserve"> m</w:t>
            </w:r>
          </w:p>
        </w:tc>
      </w:tr>
      <w:tr w:rsidR="003F32CC" w:rsidRPr="0021175C" w14:paraId="1919FC2D"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730ACD3"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Sorter Actuation Technology</w:t>
            </w:r>
          </w:p>
        </w:tc>
        <w:tc>
          <w:tcPr>
            <w:tcW w:w="3642" w:type="dxa"/>
            <w:hideMark/>
          </w:tcPr>
          <w:p w14:paraId="1162DF3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Electric</w:t>
            </w:r>
          </w:p>
        </w:tc>
      </w:tr>
      <w:tr w:rsidR="003F32CC" w:rsidRPr="0021175C" w14:paraId="3F4F787A"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4EC10DC" w14:textId="77777777" w:rsidR="003F32CC" w:rsidRPr="0021175C" w:rsidRDefault="003F32CC" w:rsidP="008505AE">
            <w:pPr>
              <w:jc w:val="center"/>
              <w:rPr>
                <w:rFonts w:eastAsia="Times New Roman" w:cstheme="minorHAnsi"/>
                <w:color w:val="000000"/>
                <w:lang w:eastAsia="en-IN"/>
              </w:rPr>
            </w:pPr>
            <w:r w:rsidRPr="0021175C">
              <w:rPr>
                <w:rFonts w:eastAsia="Times New Roman" w:cstheme="minorHAnsi"/>
                <w:color w:val="000000"/>
                <w:lang w:val="en-US" w:eastAsia="en-IN"/>
              </w:rPr>
              <w:t>Chutes</w:t>
            </w:r>
          </w:p>
        </w:tc>
      </w:tr>
      <w:tr w:rsidR="003F32CC" w:rsidRPr="0021175C" w14:paraId="27941CB0"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66CDAEC5"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Collection</w:t>
            </w:r>
            <w:r w:rsidRPr="0021175C">
              <w:rPr>
                <w:rFonts w:eastAsia="Times New Roman" w:cstheme="minorHAnsi"/>
                <w:color w:val="000000"/>
                <w:lang w:val="en-US" w:eastAsia="en-IN"/>
              </w:rPr>
              <w:t xml:space="preserve"> Chute</w:t>
            </w:r>
          </w:p>
        </w:tc>
        <w:tc>
          <w:tcPr>
            <w:tcW w:w="3642" w:type="dxa"/>
          </w:tcPr>
          <w:p w14:paraId="7BB69C38" w14:textId="14DFB7A0" w:rsidR="003F32CC" w:rsidRPr="0021175C" w:rsidRDefault="003D70B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40</w:t>
            </w:r>
          </w:p>
        </w:tc>
      </w:tr>
      <w:tr w:rsidR="003F32CC" w:rsidRPr="0021175C" w14:paraId="1A662A09"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355AF2A4" w14:textId="77777777" w:rsidR="003F32CC" w:rsidRPr="0021175C" w:rsidRDefault="003F32CC" w:rsidP="008505AE">
            <w:pPr>
              <w:rPr>
                <w:rFonts w:eastAsia="Times New Roman" w:cstheme="minorHAnsi"/>
                <w:color w:val="000000"/>
                <w:lang w:val="en-US" w:eastAsia="en-IN"/>
              </w:rPr>
            </w:pPr>
            <w:r>
              <w:rPr>
                <w:rFonts w:eastAsia="Times New Roman" w:cstheme="minorHAnsi"/>
                <w:color w:val="000000"/>
                <w:lang w:val="en-US" w:eastAsia="en-IN"/>
              </w:rPr>
              <w:t>Rejection</w:t>
            </w:r>
            <w:r w:rsidRPr="0021175C">
              <w:rPr>
                <w:rFonts w:eastAsia="Times New Roman" w:cstheme="minorHAnsi"/>
                <w:color w:val="000000"/>
                <w:lang w:val="en-US" w:eastAsia="en-IN"/>
              </w:rPr>
              <w:t xml:space="preserve"> Chute</w:t>
            </w:r>
          </w:p>
        </w:tc>
        <w:tc>
          <w:tcPr>
            <w:tcW w:w="3642" w:type="dxa"/>
          </w:tcPr>
          <w:p w14:paraId="7D1B4655" w14:textId="3C8ECD4E" w:rsidR="003F32CC" w:rsidRPr="0021175C" w:rsidRDefault="00D6213E"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4</w:t>
            </w:r>
          </w:p>
        </w:tc>
      </w:tr>
      <w:tr w:rsidR="003F32CC" w:rsidRPr="0021175C" w14:paraId="6A3D820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tcPr>
          <w:p w14:paraId="5C67582F" w14:textId="395EE148" w:rsidR="003F32CC" w:rsidRDefault="00D6213E" w:rsidP="008505AE">
            <w:pPr>
              <w:rPr>
                <w:rFonts w:eastAsia="Times New Roman" w:cstheme="minorHAnsi"/>
                <w:color w:val="000000"/>
                <w:lang w:val="en-US" w:eastAsia="en-IN"/>
              </w:rPr>
            </w:pPr>
            <w:r>
              <w:rPr>
                <w:rFonts w:eastAsia="Times New Roman" w:cstheme="minorHAnsi"/>
                <w:color w:val="000000"/>
                <w:lang w:val="en-US" w:eastAsia="en-IN"/>
              </w:rPr>
              <w:t>VDS Chute</w:t>
            </w:r>
          </w:p>
        </w:tc>
        <w:tc>
          <w:tcPr>
            <w:tcW w:w="3642" w:type="dxa"/>
          </w:tcPr>
          <w:p w14:paraId="03AEF6C4" w14:textId="40A1ED9B" w:rsidR="003F32CC" w:rsidRPr="0021175C" w:rsidRDefault="00D6213E"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D6213E" w:rsidRPr="0021175C" w14:paraId="234713C8"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tcPr>
          <w:p w14:paraId="10019007" w14:textId="596C4EDD" w:rsidR="00D6213E" w:rsidRDefault="00C044E2" w:rsidP="008505AE">
            <w:pPr>
              <w:rPr>
                <w:rFonts w:eastAsia="Times New Roman" w:cstheme="minorHAnsi"/>
                <w:color w:val="000000"/>
                <w:lang w:val="en-US" w:eastAsia="en-IN"/>
              </w:rPr>
            </w:pPr>
            <w:r>
              <w:rPr>
                <w:rFonts w:eastAsia="Times New Roman" w:cstheme="minorHAnsi"/>
                <w:color w:val="000000"/>
                <w:lang w:val="en-US" w:eastAsia="en-IN"/>
              </w:rPr>
              <w:t>Irregular Chute</w:t>
            </w:r>
          </w:p>
        </w:tc>
        <w:tc>
          <w:tcPr>
            <w:tcW w:w="3642" w:type="dxa"/>
          </w:tcPr>
          <w:p w14:paraId="26FF17F7" w14:textId="2A3CBE6C" w:rsidR="00D6213E" w:rsidRDefault="00C044E2"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12</w:t>
            </w:r>
          </w:p>
        </w:tc>
      </w:tr>
      <w:tr w:rsidR="003F32CC" w:rsidRPr="0021175C" w14:paraId="6DFB0E0A"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54B376E1"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Height of Sorter</w:t>
            </w:r>
          </w:p>
        </w:tc>
        <w:tc>
          <w:tcPr>
            <w:tcW w:w="3642" w:type="dxa"/>
            <w:hideMark/>
          </w:tcPr>
          <w:p w14:paraId="03E47221" w14:textId="0BAA0955"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w:t>
            </w:r>
            <w:r w:rsidR="00C044E2">
              <w:rPr>
                <w:rFonts w:eastAsia="Times New Roman" w:cstheme="minorHAnsi"/>
                <w:color w:val="000000"/>
                <w:lang w:val="en-US" w:eastAsia="en-IN"/>
              </w:rPr>
              <w:t>3</w:t>
            </w:r>
            <w:r w:rsidR="0023605B">
              <w:rPr>
                <w:rFonts w:eastAsia="Times New Roman" w:cstheme="minorHAnsi"/>
                <w:color w:val="000000"/>
                <w:lang w:val="en-US" w:eastAsia="en-IN"/>
              </w:rPr>
              <w:t>0</w:t>
            </w:r>
            <w:r w:rsidRPr="0021175C">
              <w:rPr>
                <w:rFonts w:eastAsia="Times New Roman" w:cstheme="minorHAnsi"/>
                <w:color w:val="000000"/>
                <w:lang w:val="en-US" w:eastAsia="en-IN"/>
              </w:rPr>
              <w:t>00 mm</w:t>
            </w:r>
          </w:p>
        </w:tc>
      </w:tr>
      <w:tr w:rsidR="003F32CC" w:rsidRPr="0021175C" w14:paraId="37EDB076"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53567C5C"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Carrier Design</w:t>
            </w:r>
          </w:p>
        </w:tc>
      </w:tr>
      <w:tr w:rsidR="003F32CC" w:rsidRPr="0021175C" w14:paraId="6BBC0327"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34976C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Motor Make</w:t>
            </w:r>
          </w:p>
        </w:tc>
        <w:tc>
          <w:tcPr>
            <w:tcW w:w="3642" w:type="dxa"/>
            <w:hideMark/>
          </w:tcPr>
          <w:p w14:paraId="303B3DBB"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 </w:t>
            </w:r>
          </w:p>
        </w:tc>
      </w:tr>
      <w:tr w:rsidR="003F32CC" w:rsidRPr="0021175C" w14:paraId="638D782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26D1CF4E"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Carrier Pitch - mm</w:t>
            </w:r>
          </w:p>
        </w:tc>
        <w:tc>
          <w:tcPr>
            <w:tcW w:w="3642" w:type="dxa"/>
            <w:hideMark/>
          </w:tcPr>
          <w:p w14:paraId="5A0A989C" w14:textId="029A6155" w:rsidR="003F32CC" w:rsidRPr="0021175C" w:rsidRDefault="003D70B1"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600 mm</w:t>
            </w:r>
          </w:p>
        </w:tc>
      </w:tr>
      <w:tr w:rsidR="003F32CC" w:rsidRPr="0021175C" w14:paraId="46BB4F5E"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546739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No. of Carriers</w:t>
            </w:r>
          </w:p>
        </w:tc>
        <w:tc>
          <w:tcPr>
            <w:tcW w:w="3642" w:type="dxa"/>
            <w:hideMark/>
          </w:tcPr>
          <w:p w14:paraId="3ACC3288" w14:textId="6DF6B55A" w:rsidR="003F32CC" w:rsidRPr="0021175C" w:rsidRDefault="003D70B1"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164634">
              <w:rPr>
                <w:rFonts w:eastAsia="Times New Roman" w:cstheme="minorHAnsi"/>
                <w:color w:val="000000"/>
                <w:lang w:eastAsia="en-IN"/>
              </w:rPr>
              <w:t>31</w:t>
            </w:r>
            <w:r w:rsidR="00164634" w:rsidRPr="00164634">
              <w:rPr>
                <w:rFonts w:eastAsia="Times New Roman" w:cstheme="minorHAnsi"/>
                <w:color w:val="000000"/>
                <w:lang w:eastAsia="en-IN"/>
              </w:rPr>
              <w:t>8</w:t>
            </w:r>
            <w:r w:rsidR="003F32CC" w:rsidRPr="00164634">
              <w:rPr>
                <w:rFonts w:eastAsia="Times New Roman" w:cstheme="minorHAnsi"/>
                <w:color w:val="000000"/>
                <w:lang w:eastAsia="en-IN"/>
              </w:rPr>
              <w:t xml:space="preserve"> Nos.</w:t>
            </w:r>
          </w:p>
        </w:tc>
      </w:tr>
      <w:tr w:rsidR="003F32CC" w:rsidRPr="0021175C" w14:paraId="3566C644"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hideMark/>
          </w:tcPr>
          <w:p w14:paraId="1AE09953" w14:textId="77777777" w:rsidR="003F32CC" w:rsidRPr="0021175C" w:rsidRDefault="003F32CC" w:rsidP="008505AE">
            <w:pPr>
              <w:jc w:val="center"/>
              <w:rPr>
                <w:rFonts w:eastAsia="Times New Roman" w:cstheme="minorHAnsi"/>
                <w:b w:val="0"/>
                <w:bCs w:val="0"/>
                <w:color w:val="000000"/>
                <w:lang w:eastAsia="en-IN"/>
              </w:rPr>
            </w:pPr>
            <w:r w:rsidRPr="0021175C">
              <w:rPr>
                <w:rFonts w:eastAsia="Times New Roman" w:cstheme="minorHAnsi"/>
                <w:color w:val="000000"/>
                <w:lang w:val="en-US" w:eastAsia="en-IN"/>
              </w:rPr>
              <w:t>Drives</w:t>
            </w:r>
          </w:p>
        </w:tc>
      </w:tr>
      <w:tr w:rsidR="003F32CC" w:rsidRPr="0021175C" w14:paraId="3260A3A6"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hideMark/>
          </w:tcPr>
          <w:p w14:paraId="42D0F29F"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Motor/Drive type</w:t>
            </w:r>
          </w:p>
        </w:tc>
        <w:tc>
          <w:tcPr>
            <w:tcW w:w="3642" w:type="dxa"/>
            <w:noWrap/>
            <w:hideMark/>
          </w:tcPr>
          <w:p w14:paraId="64F8A862" w14:textId="2219A231" w:rsidR="003F32CC" w:rsidRPr="0021175C" w:rsidRDefault="001D6092"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val="en-US" w:eastAsia="en-IN"/>
              </w:rPr>
              <w:t>Friction Wheel Drive</w:t>
            </w:r>
          </w:p>
        </w:tc>
      </w:tr>
      <w:tr w:rsidR="003F32CC" w:rsidRPr="0021175C" w14:paraId="11437C15"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4072EE4C"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Consumption</w:t>
            </w:r>
          </w:p>
        </w:tc>
        <w:tc>
          <w:tcPr>
            <w:tcW w:w="3642" w:type="dxa"/>
            <w:noWrap/>
            <w:hideMark/>
          </w:tcPr>
          <w:p w14:paraId="142CAF08" w14:textId="66244080"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 xml:space="preserve">Will be specified during </w:t>
            </w:r>
            <w:r>
              <w:rPr>
                <w:rFonts w:eastAsia="Times New Roman" w:cstheme="minorHAnsi"/>
                <w:color w:val="000000"/>
                <w:lang w:val="en-US" w:eastAsia="en-IN"/>
              </w:rPr>
              <w:t>D</w:t>
            </w:r>
            <w:r w:rsidR="00AB37C9">
              <w:rPr>
                <w:rFonts w:eastAsia="Times New Roman" w:cstheme="minorHAnsi"/>
                <w:color w:val="000000"/>
                <w:lang w:val="en-US" w:eastAsia="en-IN"/>
              </w:rPr>
              <w:t>AP</w:t>
            </w:r>
          </w:p>
        </w:tc>
      </w:tr>
      <w:tr w:rsidR="003F32CC" w:rsidRPr="0021175C" w14:paraId="7DD471CF"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64FBF19E" w14:textId="785AD33A"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Feedlines (</w:t>
            </w:r>
            <w:r w:rsidR="00C044E2">
              <w:rPr>
                <w:rFonts w:eastAsia="Times New Roman" w:cstheme="minorHAnsi"/>
                <w:color w:val="000000"/>
                <w:lang w:val="en-US" w:eastAsia="en-IN"/>
              </w:rPr>
              <w:t>Semi-</w:t>
            </w:r>
            <w:r w:rsidRPr="0021175C">
              <w:rPr>
                <w:rFonts w:eastAsia="Times New Roman" w:cstheme="minorHAnsi"/>
                <w:color w:val="000000"/>
                <w:lang w:val="en-US" w:eastAsia="en-IN"/>
              </w:rPr>
              <w:t>Automatic)</w:t>
            </w:r>
          </w:p>
        </w:tc>
        <w:tc>
          <w:tcPr>
            <w:tcW w:w="3642" w:type="dxa"/>
            <w:noWrap/>
          </w:tcPr>
          <w:p w14:paraId="307118E2" w14:textId="001EA0E8"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w:t>
            </w:r>
            <w:r w:rsidR="00C044E2">
              <w:rPr>
                <w:rFonts w:eastAsia="Times New Roman" w:cstheme="minorHAnsi"/>
                <w:color w:val="000000"/>
                <w:lang w:eastAsia="en-IN"/>
              </w:rPr>
              <w:t>12</w:t>
            </w:r>
            <w:r w:rsidRPr="0021175C">
              <w:rPr>
                <w:rFonts w:eastAsia="Times New Roman" w:cstheme="minorHAnsi"/>
                <w:color w:val="000000"/>
                <w:lang w:eastAsia="en-IN"/>
              </w:rPr>
              <w:t xml:space="preserve"> Nos</w:t>
            </w:r>
          </w:p>
        </w:tc>
      </w:tr>
      <w:tr w:rsidR="003F32CC" w:rsidRPr="0021175C" w14:paraId="76F4B56F"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740" w:type="dxa"/>
            <w:gridSpan w:val="2"/>
            <w:noWrap/>
            <w:hideMark/>
          </w:tcPr>
          <w:p w14:paraId="5A1F1EFD" w14:textId="77777777" w:rsidR="003F32CC" w:rsidRPr="0021175C" w:rsidRDefault="003F32CC" w:rsidP="008505AE">
            <w:pPr>
              <w:rPr>
                <w:rFonts w:eastAsia="Times New Roman" w:cstheme="minorHAnsi"/>
                <w:b w:val="0"/>
                <w:bCs w:val="0"/>
                <w:color w:val="000000"/>
                <w:lang w:eastAsia="en-IN"/>
              </w:rPr>
            </w:pPr>
            <w:r w:rsidRPr="0021175C">
              <w:rPr>
                <w:rFonts w:eastAsia="Times New Roman" w:cstheme="minorHAnsi"/>
                <w:color w:val="000000"/>
                <w:lang w:val="en-US" w:eastAsia="en-IN"/>
              </w:rPr>
              <w:t>Power and Data Transmission</w:t>
            </w:r>
          </w:p>
        </w:tc>
      </w:tr>
      <w:tr w:rsidR="003F32CC" w:rsidRPr="0021175C" w14:paraId="39592BB9"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4E16840"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Power Transmission</w:t>
            </w:r>
          </w:p>
        </w:tc>
        <w:tc>
          <w:tcPr>
            <w:tcW w:w="3642" w:type="dxa"/>
            <w:noWrap/>
            <w:hideMark/>
          </w:tcPr>
          <w:p w14:paraId="76691BB7"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Over Continuous Bus Bar</w:t>
            </w:r>
          </w:p>
        </w:tc>
      </w:tr>
      <w:tr w:rsidR="003F32CC" w:rsidRPr="0021175C" w14:paraId="2ED7369D"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hideMark/>
          </w:tcPr>
          <w:p w14:paraId="2CEF35F2"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val="en-US" w:eastAsia="en-IN"/>
              </w:rPr>
              <w:t>Empty Carrier Detection System (Camera Based)</w:t>
            </w:r>
          </w:p>
        </w:tc>
        <w:tc>
          <w:tcPr>
            <w:tcW w:w="3642" w:type="dxa"/>
            <w:noWrap/>
            <w:hideMark/>
          </w:tcPr>
          <w:p w14:paraId="6FF5414E"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 xml:space="preserve"> 01 Nos</w:t>
            </w:r>
          </w:p>
        </w:tc>
      </w:tr>
      <w:tr w:rsidR="003F32CC" w:rsidRPr="0021175C" w14:paraId="52C21B24" w14:textId="77777777" w:rsidTr="008505AE">
        <w:trPr>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1156E075" w14:textId="77777777" w:rsidR="003F32CC" w:rsidRPr="0021175C" w:rsidRDefault="003F32CC" w:rsidP="008505AE">
            <w:pPr>
              <w:rPr>
                <w:rFonts w:eastAsia="Times New Roman" w:cstheme="minorHAnsi"/>
                <w:color w:val="000000"/>
                <w:lang w:val="en-US" w:eastAsia="en-IN"/>
              </w:rPr>
            </w:pPr>
            <w:r w:rsidRPr="0021175C">
              <w:rPr>
                <w:rFonts w:eastAsia="Times New Roman" w:cstheme="minorHAnsi"/>
                <w:color w:val="000000"/>
                <w:lang w:val="en-US" w:eastAsia="en-IN"/>
              </w:rPr>
              <w:t>Maintenance Speed of the Sorter- Jog Mode</w:t>
            </w:r>
          </w:p>
        </w:tc>
        <w:tc>
          <w:tcPr>
            <w:tcW w:w="3642" w:type="dxa"/>
            <w:noWrap/>
          </w:tcPr>
          <w:p w14:paraId="4CED9D8D" w14:textId="77777777" w:rsidR="003F32CC" w:rsidRPr="0021175C" w:rsidRDefault="003F32CC" w:rsidP="008505AE">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0.8 m/s</w:t>
            </w:r>
          </w:p>
        </w:tc>
      </w:tr>
      <w:tr w:rsidR="003F32CC" w:rsidRPr="0021175C" w14:paraId="18244E71" w14:textId="77777777" w:rsidTr="008505A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098" w:type="dxa"/>
            <w:noWrap/>
          </w:tcPr>
          <w:p w14:paraId="7B9803A6" w14:textId="77777777" w:rsidR="003F32CC" w:rsidRPr="0021175C" w:rsidRDefault="003F32CC" w:rsidP="008505AE">
            <w:pPr>
              <w:rPr>
                <w:rFonts w:eastAsia="Times New Roman" w:cstheme="minorHAnsi"/>
                <w:color w:val="000000"/>
                <w:lang w:eastAsia="en-IN"/>
              </w:rPr>
            </w:pPr>
            <w:r w:rsidRPr="0021175C">
              <w:rPr>
                <w:rFonts w:eastAsia="Times New Roman" w:cstheme="minorHAnsi"/>
                <w:color w:val="000000"/>
                <w:lang w:eastAsia="en-IN"/>
              </w:rPr>
              <w:t>Area Requirement (L x B)</w:t>
            </w:r>
          </w:p>
        </w:tc>
        <w:tc>
          <w:tcPr>
            <w:tcW w:w="3642" w:type="dxa"/>
            <w:noWrap/>
          </w:tcPr>
          <w:p w14:paraId="11D0F3C4" w14:textId="77777777" w:rsidR="003F32CC" w:rsidRPr="0021175C" w:rsidRDefault="003F32CC" w:rsidP="008505AE">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Refer Layout</w:t>
            </w:r>
          </w:p>
        </w:tc>
      </w:tr>
    </w:tbl>
    <w:p w14:paraId="43E20D48" w14:textId="77777777" w:rsidR="003F32CC" w:rsidRDefault="003F32CC" w:rsidP="003F32CC">
      <w:pPr>
        <w:rPr>
          <w:lang w:val="en-GB" w:eastAsia="zh-CN"/>
        </w:rPr>
      </w:pPr>
    </w:p>
    <w:p w14:paraId="67D542DA" w14:textId="77777777" w:rsidR="00D6213E" w:rsidRDefault="00D6213E" w:rsidP="003F32CC">
      <w:pPr>
        <w:rPr>
          <w:lang w:val="en-GB" w:eastAsia="zh-CN"/>
        </w:rPr>
      </w:pPr>
    </w:p>
    <w:p w14:paraId="7AB67392" w14:textId="77777777" w:rsidR="00C44E6A" w:rsidRDefault="00C44E6A" w:rsidP="003F32CC">
      <w:pPr>
        <w:rPr>
          <w:lang w:val="en-GB" w:eastAsia="zh-CN"/>
        </w:rPr>
      </w:pPr>
    </w:p>
    <w:p w14:paraId="7D8B817A" w14:textId="77777777" w:rsidR="00C44E6A" w:rsidRDefault="00C44E6A" w:rsidP="003F32CC">
      <w:pPr>
        <w:rPr>
          <w:lang w:val="en-GB" w:eastAsia="zh-CN"/>
        </w:rPr>
      </w:pPr>
    </w:p>
    <w:p w14:paraId="68698938" w14:textId="77777777" w:rsidR="00C44E6A" w:rsidRDefault="00C44E6A" w:rsidP="003F32CC">
      <w:pPr>
        <w:rPr>
          <w:lang w:val="en-GB" w:eastAsia="zh-CN"/>
        </w:rPr>
      </w:pPr>
    </w:p>
    <w:p w14:paraId="35686F17" w14:textId="77777777" w:rsidR="00C44E6A" w:rsidRDefault="00C44E6A" w:rsidP="003F32CC">
      <w:pPr>
        <w:rPr>
          <w:lang w:val="en-GB" w:eastAsia="zh-CN"/>
        </w:rPr>
      </w:pPr>
    </w:p>
    <w:p w14:paraId="35EC4AD2" w14:textId="77777777" w:rsidR="00C44E6A" w:rsidRDefault="00C44E6A" w:rsidP="003F32CC">
      <w:pPr>
        <w:rPr>
          <w:lang w:val="en-GB" w:eastAsia="zh-CN"/>
        </w:rPr>
      </w:pPr>
    </w:p>
    <w:p w14:paraId="09A2EB28" w14:textId="77777777" w:rsidR="00C44E6A" w:rsidRDefault="00C44E6A" w:rsidP="003F32CC">
      <w:pPr>
        <w:rPr>
          <w:lang w:val="en-GB" w:eastAsia="zh-CN"/>
        </w:rPr>
      </w:pPr>
    </w:p>
    <w:p w14:paraId="62FB3EED" w14:textId="77777777" w:rsidR="00C44E6A" w:rsidRDefault="00C44E6A" w:rsidP="003F32CC">
      <w:pPr>
        <w:rPr>
          <w:lang w:val="en-GB" w:eastAsia="zh-CN"/>
        </w:rPr>
      </w:pPr>
    </w:p>
    <w:p w14:paraId="20CDD206" w14:textId="77777777" w:rsidR="00C44E6A" w:rsidRDefault="00C44E6A" w:rsidP="003F32CC">
      <w:pPr>
        <w:rPr>
          <w:lang w:val="en-GB" w:eastAsia="zh-CN"/>
        </w:rPr>
      </w:pPr>
    </w:p>
    <w:p w14:paraId="5A47B4FB" w14:textId="77777777" w:rsidR="00C44E6A" w:rsidRDefault="00C44E6A" w:rsidP="003F32CC">
      <w:pPr>
        <w:rPr>
          <w:lang w:val="en-GB" w:eastAsia="zh-CN"/>
        </w:rPr>
      </w:pPr>
    </w:p>
    <w:p w14:paraId="250A5F1B" w14:textId="77777777" w:rsidR="00C044E2" w:rsidRDefault="00C044E2" w:rsidP="003F32CC">
      <w:pPr>
        <w:rPr>
          <w:lang w:val="en-GB" w:eastAsia="zh-CN"/>
        </w:rPr>
      </w:pPr>
    </w:p>
    <w:p w14:paraId="522460E4" w14:textId="77777777" w:rsidR="003F32CC" w:rsidRPr="00D6213E"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46" w:name="_Toc145535646"/>
      <w:r w:rsidRPr="00D6213E">
        <w:rPr>
          <w:rFonts w:eastAsia="SimSun" w:cstheme="majorHAnsi"/>
          <w:b/>
          <w:bCs/>
          <w:color w:val="323E4F" w:themeColor="text2" w:themeShade="BF"/>
          <w:sz w:val="24"/>
          <w:szCs w:val="24"/>
          <w:lang w:val="en-GB" w:eastAsia="zh-CN"/>
        </w:rPr>
        <w:lastRenderedPageBreak/>
        <w:t>Scanning &amp; Sensing on Main Sorter Loop</w:t>
      </w:r>
      <w:bookmarkEnd w:id="146"/>
    </w:p>
    <w:p w14:paraId="58A5ED95" w14:textId="77777777" w:rsidR="003F32CC" w:rsidRPr="00F0038F" w:rsidRDefault="003F32CC" w:rsidP="003F32CC">
      <w:pPr>
        <w:autoSpaceDE w:val="0"/>
        <w:autoSpaceDN w:val="0"/>
        <w:adjustRightInd w:val="0"/>
        <w:spacing w:after="0" w:line="240" w:lineRule="auto"/>
        <w:rPr>
          <w:rFonts w:ascii="Arial" w:eastAsiaTheme="majorEastAsia" w:hAnsi="Arial" w:cs="Arial"/>
          <w:b/>
          <w:bCs/>
          <w:color w:val="FF0000"/>
          <w:sz w:val="24"/>
          <w:szCs w:val="24"/>
        </w:rPr>
      </w:pPr>
    </w:p>
    <w:p w14:paraId="70985667"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7" w:name="_Toc145535647"/>
      <w:r w:rsidRPr="00D6213E">
        <w:rPr>
          <w:rFonts w:eastAsia="SimSun" w:cstheme="majorHAnsi"/>
          <w:b/>
          <w:bCs/>
          <w:color w:val="323E4F" w:themeColor="text2" w:themeShade="BF"/>
          <w:sz w:val="24"/>
          <w:szCs w:val="24"/>
          <w:u w:val="single"/>
          <w:lang w:val="en-GB" w:eastAsia="zh-CN"/>
        </w:rPr>
        <w:t>Automatic Barcode Scanning &amp; Dimensioning System</w:t>
      </w:r>
      <w:bookmarkEnd w:id="147"/>
    </w:p>
    <w:p w14:paraId="1F378F20" w14:textId="4D6CD497" w:rsidR="003F32CC" w:rsidRDefault="003F32CC" w:rsidP="003F32CC">
      <w:pPr>
        <w:jc w:val="both"/>
        <w:rPr>
          <w:rFonts w:cstheme="minorHAnsi"/>
        </w:rPr>
      </w:pPr>
      <w:r w:rsidRPr="0021175C">
        <w:rPr>
          <w:rFonts w:cstheme="minorHAnsi"/>
        </w:rPr>
        <w:t xml:space="preserve">Top Sided Barcode Scanner to scan </w:t>
      </w:r>
      <w:r w:rsidR="00FE7C50">
        <w:rPr>
          <w:rFonts w:cstheme="minorHAnsi"/>
        </w:rPr>
        <w:t>shipment</w:t>
      </w:r>
      <w:r w:rsidRPr="0021175C">
        <w:rPr>
          <w:rFonts w:cstheme="minorHAnsi"/>
        </w:rPr>
        <w:t xml:space="preserve"> 1D codes and 2D codes. The Scanner is also capable of Archiving Shipment Images in Real time. </w:t>
      </w:r>
      <w:r>
        <w:rPr>
          <w:rFonts w:cstheme="minorHAnsi"/>
        </w:rPr>
        <w:t xml:space="preserve">As per </w:t>
      </w:r>
      <w:r w:rsidR="00A47077">
        <w:rPr>
          <w:rFonts w:cstheme="minorHAnsi"/>
        </w:rPr>
        <w:t>FLIPKART</w:t>
      </w:r>
      <w:r>
        <w:rPr>
          <w:rFonts w:cstheme="minorHAnsi"/>
        </w:rPr>
        <w:t xml:space="preserve"> requirements, Scanning is in </w:t>
      </w:r>
      <w:r w:rsidR="00A47077">
        <w:rPr>
          <w:rFonts w:cstheme="minorHAnsi"/>
        </w:rPr>
        <w:t>FLIPKART</w:t>
      </w:r>
      <w:r>
        <w:rPr>
          <w:rFonts w:cstheme="minorHAnsi"/>
        </w:rPr>
        <w:t xml:space="preserve"> scope.</w:t>
      </w:r>
    </w:p>
    <w:p w14:paraId="317A9312" w14:textId="5564412E"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39296" behindDoc="0" locked="0" layoutInCell="1" allowOverlap="1" wp14:anchorId="066082C3" wp14:editId="78D1A3BE">
            <wp:simplePos x="0" y="0"/>
            <wp:positionH relativeFrom="margin">
              <wp:posOffset>1714500</wp:posOffset>
            </wp:positionH>
            <wp:positionV relativeFrom="paragraph">
              <wp:posOffset>223520</wp:posOffset>
            </wp:positionV>
            <wp:extent cx="1847850" cy="2323522"/>
            <wp:effectExtent l="0" t="0" r="0" b="635"/>
            <wp:wrapNone/>
            <wp:docPr id="1" name="Picture 1" descr="Boxes on conveyor belt in a fact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xes on conveyor belt in a factory&#10;&#10;Description automatically generated"/>
                    <pic:cNvPicPr/>
                  </pic:nvPicPr>
                  <pic:blipFill>
                    <a:blip r:embed="rId85" cstate="print">
                      <a:extLst>
                        <a:ext uri="{28A0092B-C50C-407E-A947-70E740481C1C}">
                          <a14:useLocalDpi xmlns:a14="http://schemas.microsoft.com/office/drawing/2010/main" val="0"/>
                        </a:ext>
                      </a:extLst>
                    </a:blip>
                    <a:stretch>
                      <a:fillRect/>
                    </a:stretch>
                  </pic:blipFill>
                  <pic:spPr>
                    <a:xfrm>
                      <a:off x="0" y="0"/>
                      <a:ext cx="1847850" cy="2323522"/>
                    </a:xfrm>
                    <a:prstGeom prst="rect">
                      <a:avLst/>
                    </a:prstGeom>
                  </pic:spPr>
                </pic:pic>
              </a:graphicData>
            </a:graphic>
            <wp14:sizeRelH relativeFrom="margin">
              <wp14:pctWidth>0</wp14:pctWidth>
            </wp14:sizeRelH>
            <wp14:sizeRelV relativeFrom="margin">
              <wp14:pctHeight>0</wp14:pctHeight>
            </wp14:sizeRelV>
          </wp:anchor>
        </w:drawing>
      </w:r>
      <w:r w:rsidR="003F32CC">
        <w:rPr>
          <w:rFonts w:cstheme="minorHAnsi"/>
        </w:rPr>
        <w:t xml:space="preserve">Falcon needs to supply Volume Measurement System. </w:t>
      </w:r>
      <w:r w:rsidR="003F32CC" w:rsidRPr="004571D5">
        <w:rPr>
          <w:rFonts w:cstheme="minorHAnsi"/>
        </w:rPr>
        <w:t>VMS 4200</w:t>
      </w:r>
      <w:r w:rsidR="003F32CC" w:rsidRPr="0021175C">
        <w:rPr>
          <w:rFonts w:cstheme="minorHAnsi"/>
        </w:rPr>
        <w:t xml:space="preserve"> quoted as option for Dimensioning of </w:t>
      </w:r>
      <w:r w:rsidR="00FE7C50">
        <w:rPr>
          <w:rFonts w:cstheme="minorHAnsi"/>
        </w:rPr>
        <w:t>Shipment</w:t>
      </w:r>
      <w:r w:rsidR="003F32CC" w:rsidRPr="0021175C">
        <w:rPr>
          <w:rFonts w:cstheme="minorHAnsi"/>
        </w:rPr>
        <w:t>s.</w:t>
      </w:r>
    </w:p>
    <w:p w14:paraId="4668E837" w14:textId="34C3C4DE" w:rsidR="003F32CC" w:rsidRPr="00F0038F" w:rsidRDefault="003F32CC" w:rsidP="003F32CC">
      <w:pPr>
        <w:ind w:left="360"/>
        <w:jc w:val="both"/>
        <w:rPr>
          <w:rFonts w:ascii="Arial" w:hAnsi="Arial" w:cs="Arial"/>
        </w:rPr>
      </w:pPr>
    </w:p>
    <w:p w14:paraId="41A1552E" w14:textId="77777777" w:rsidR="003F32CC" w:rsidRPr="00F0038F" w:rsidRDefault="003F32CC" w:rsidP="003F32CC">
      <w:pPr>
        <w:ind w:left="360"/>
        <w:jc w:val="both"/>
        <w:rPr>
          <w:rFonts w:ascii="Arial" w:hAnsi="Arial" w:cs="Arial"/>
        </w:rPr>
      </w:pPr>
    </w:p>
    <w:p w14:paraId="654D9F53" w14:textId="77777777" w:rsidR="003F32CC" w:rsidRPr="00F0038F" w:rsidRDefault="003F32CC" w:rsidP="003F32CC">
      <w:pPr>
        <w:ind w:left="360"/>
        <w:jc w:val="both"/>
        <w:rPr>
          <w:rFonts w:ascii="Arial" w:hAnsi="Arial" w:cs="Arial"/>
        </w:rPr>
      </w:pPr>
    </w:p>
    <w:p w14:paraId="6DE61648" w14:textId="77777777" w:rsidR="003F32CC" w:rsidRPr="00F0038F" w:rsidRDefault="003F32CC" w:rsidP="003F32CC">
      <w:pPr>
        <w:jc w:val="both"/>
        <w:rPr>
          <w:rFonts w:ascii="Arial" w:hAnsi="Arial" w:cs="Arial"/>
        </w:rPr>
      </w:pPr>
      <w:r w:rsidRPr="00F0038F">
        <w:rPr>
          <w:rFonts w:ascii="Arial" w:hAnsi="Arial" w:cs="Arial"/>
        </w:rPr>
        <w:t xml:space="preserve">   </w:t>
      </w:r>
    </w:p>
    <w:p w14:paraId="2EF1ADE9" w14:textId="77777777" w:rsidR="003F32CC" w:rsidRPr="00F0038F" w:rsidRDefault="003F32CC" w:rsidP="003F32CC">
      <w:pPr>
        <w:jc w:val="both"/>
        <w:rPr>
          <w:rFonts w:ascii="Arial" w:hAnsi="Arial" w:cs="Arial"/>
        </w:rPr>
      </w:pPr>
    </w:p>
    <w:p w14:paraId="08A990E6" w14:textId="77777777" w:rsidR="003F32CC" w:rsidRPr="00F0038F" w:rsidRDefault="003F32CC" w:rsidP="003F32CC">
      <w:pPr>
        <w:jc w:val="both"/>
        <w:rPr>
          <w:rFonts w:ascii="Arial" w:hAnsi="Arial" w:cs="Arial"/>
        </w:rPr>
      </w:pPr>
    </w:p>
    <w:p w14:paraId="69944199" w14:textId="77777777" w:rsidR="003F32CC" w:rsidRPr="00F0038F" w:rsidRDefault="003F32CC" w:rsidP="003F32CC">
      <w:pPr>
        <w:jc w:val="both"/>
        <w:rPr>
          <w:rFonts w:ascii="Arial" w:hAnsi="Arial" w:cs="Arial"/>
        </w:rPr>
      </w:pPr>
    </w:p>
    <w:p w14:paraId="637C5269" w14:textId="6223261F" w:rsidR="003F32CC" w:rsidRPr="00F0038F" w:rsidRDefault="003F32CC" w:rsidP="003F32CC">
      <w:pPr>
        <w:jc w:val="both"/>
        <w:rPr>
          <w:rFonts w:ascii="Arial" w:hAnsi="Arial" w:cs="Arial"/>
        </w:rPr>
      </w:pPr>
    </w:p>
    <w:p w14:paraId="33725F9C" w14:textId="0F006D8F" w:rsidR="003F32CC" w:rsidRPr="00D6213E" w:rsidRDefault="00FE7C50"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48" w:name="_Toc41142222"/>
      <w:bookmarkStart w:id="149" w:name="_Toc145535648"/>
      <w:r w:rsidRPr="00D6213E">
        <w:rPr>
          <w:rFonts w:eastAsia="SimSun" w:cstheme="majorHAnsi"/>
          <w:b/>
          <w:bCs/>
          <w:color w:val="323E4F" w:themeColor="text2" w:themeShade="BF"/>
          <w:sz w:val="24"/>
          <w:szCs w:val="24"/>
          <w:u w:val="single"/>
          <w:lang w:val="en-GB" w:eastAsia="zh-CN"/>
        </w:rPr>
        <w:t>Shipment</w:t>
      </w:r>
      <w:r w:rsidR="003F32CC" w:rsidRPr="00D6213E">
        <w:rPr>
          <w:rFonts w:eastAsia="SimSun" w:cstheme="majorHAnsi"/>
          <w:b/>
          <w:bCs/>
          <w:color w:val="323E4F" w:themeColor="text2" w:themeShade="BF"/>
          <w:sz w:val="24"/>
          <w:szCs w:val="24"/>
          <w:u w:val="single"/>
          <w:lang w:val="en-GB" w:eastAsia="zh-CN"/>
        </w:rPr>
        <w:t xml:space="preserve"> Positioning System</w:t>
      </w:r>
      <w:bookmarkEnd w:id="148"/>
      <w:r w:rsidR="003F32CC" w:rsidRPr="00D6213E">
        <w:rPr>
          <w:rFonts w:eastAsia="SimSun" w:cstheme="majorHAnsi"/>
          <w:b/>
          <w:bCs/>
          <w:color w:val="323E4F" w:themeColor="text2" w:themeShade="BF"/>
          <w:sz w:val="24"/>
          <w:szCs w:val="24"/>
          <w:u w:val="single"/>
          <w:lang w:val="en-GB" w:eastAsia="zh-CN"/>
        </w:rPr>
        <w:t>.</w:t>
      </w:r>
      <w:bookmarkEnd w:id="149"/>
    </w:p>
    <w:p w14:paraId="45CAB8DE" w14:textId="306E0B90" w:rsidR="003F32CC" w:rsidRPr="0021175C" w:rsidRDefault="002F2926" w:rsidP="003F32CC">
      <w:pPr>
        <w:jc w:val="both"/>
        <w:rPr>
          <w:rFonts w:cstheme="minorHAnsi"/>
        </w:rPr>
      </w:pPr>
      <w:r w:rsidRPr="00F0038F">
        <w:rPr>
          <w:rFonts w:ascii="Arial" w:hAnsi="Arial" w:cs="Arial"/>
          <w:noProof/>
          <w:lang w:eastAsia="en-IN"/>
        </w:rPr>
        <w:drawing>
          <wp:anchor distT="0" distB="0" distL="114300" distR="114300" simplePos="0" relativeHeight="251642368" behindDoc="0" locked="0" layoutInCell="1" allowOverlap="1" wp14:anchorId="7107CF83" wp14:editId="6E27DA64">
            <wp:simplePos x="0" y="0"/>
            <wp:positionH relativeFrom="column">
              <wp:posOffset>1304925</wp:posOffset>
            </wp:positionH>
            <wp:positionV relativeFrom="paragraph">
              <wp:posOffset>831215</wp:posOffset>
            </wp:positionV>
            <wp:extent cx="2514600" cy="1730092"/>
            <wp:effectExtent l="0" t="0" r="0" b="3810"/>
            <wp:wrapNone/>
            <wp:docPr id="26" name="Picture 26" descr="A conveyor belt with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veyor belt with boxes&#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519153" cy="1733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32CC" w:rsidRPr="0021175C">
        <w:rPr>
          <w:rFonts w:cstheme="minorHAnsi"/>
        </w:rPr>
        <w:t xml:space="preserve">Falcon Cross Belt Sorter is equipped with Multiple </w:t>
      </w:r>
      <w:r w:rsidR="00FE7C50">
        <w:rPr>
          <w:rFonts w:cstheme="minorHAnsi"/>
        </w:rPr>
        <w:t>shipment</w:t>
      </w:r>
      <w:r w:rsidR="003F32CC" w:rsidRPr="0021175C">
        <w:rPr>
          <w:rFonts w:cstheme="minorHAnsi"/>
        </w:rPr>
        <w:t xml:space="preserve"> positioning Scan Tunnels. A tunnel comprises of a series of high Precision Laser Scanners that detect the absolute position of the </w:t>
      </w:r>
      <w:r w:rsidR="00FE7C50">
        <w:rPr>
          <w:rFonts w:cstheme="minorHAnsi"/>
        </w:rPr>
        <w:t>Shipment</w:t>
      </w:r>
      <w:r w:rsidR="003F32CC" w:rsidRPr="0021175C">
        <w:rPr>
          <w:rFonts w:cstheme="minorHAnsi"/>
        </w:rPr>
        <w:t xml:space="preserve"> on the Cross-Belt Carrier and prepares the Carrier for discharging the product accurately into the chute (virtual centring) and physically bring the product to the centre of cross belt carrier (Physical centring).</w:t>
      </w:r>
    </w:p>
    <w:p w14:paraId="0D22E449" w14:textId="733AC394" w:rsidR="003F32CC" w:rsidRPr="00F0038F" w:rsidRDefault="003F32CC" w:rsidP="003F32CC">
      <w:pPr>
        <w:rPr>
          <w:rFonts w:ascii="Arial" w:hAnsi="Arial" w:cs="Arial"/>
        </w:rPr>
      </w:pPr>
      <w:r w:rsidRPr="00F0038F">
        <w:rPr>
          <w:rFonts w:ascii="Arial" w:hAnsi="Arial" w:cs="Arial"/>
        </w:rPr>
        <w:t xml:space="preserve">                     </w:t>
      </w:r>
    </w:p>
    <w:p w14:paraId="0E9C6A83" w14:textId="77777777" w:rsidR="003F32CC" w:rsidRPr="00F0038F" w:rsidRDefault="003F32CC" w:rsidP="003F32CC">
      <w:pPr>
        <w:rPr>
          <w:rFonts w:ascii="Arial" w:hAnsi="Arial" w:cs="Arial"/>
        </w:rPr>
      </w:pPr>
    </w:p>
    <w:p w14:paraId="21AEDA97" w14:textId="77777777" w:rsidR="003F32CC" w:rsidRPr="00F0038F" w:rsidRDefault="003F32CC" w:rsidP="003F32CC">
      <w:pPr>
        <w:rPr>
          <w:rFonts w:ascii="Arial" w:hAnsi="Arial" w:cs="Arial"/>
        </w:rPr>
      </w:pPr>
    </w:p>
    <w:p w14:paraId="4C0492C5" w14:textId="77777777" w:rsidR="003F32CC" w:rsidRPr="00F0038F" w:rsidRDefault="003F32CC" w:rsidP="003F32CC">
      <w:pPr>
        <w:rPr>
          <w:rFonts w:ascii="Arial" w:hAnsi="Arial" w:cs="Arial"/>
        </w:rPr>
      </w:pPr>
    </w:p>
    <w:p w14:paraId="667F6715" w14:textId="77777777" w:rsidR="003F32CC" w:rsidRPr="00F0038F" w:rsidRDefault="003F32CC" w:rsidP="003F32CC">
      <w:pPr>
        <w:rPr>
          <w:rFonts w:ascii="Arial" w:hAnsi="Arial" w:cs="Arial"/>
        </w:rPr>
      </w:pPr>
    </w:p>
    <w:p w14:paraId="40A27076" w14:textId="77777777" w:rsidR="003F32CC" w:rsidRPr="00F0038F" w:rsidRDefault="003F32CC" w:rsidP="003F32CC">
      <w:pPr>
        <w:rPr>
          <w:rFonts w:ascii="Arial" w:hAnsi="Arial" w:cs="Arial"/>
        </w:rPr>
      </w:pPr>
    </w:p>
    <w:p w14:paraId="6F6D8E9C" w14:textId="77777777" w:rsidR="003F32CC" w:rsidRPr="00D6213E" w:rsidRDefault="003F32CC" w:rsidP="00D6213E">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0" w:name="_Toc41142223"/>
      <w:bookmarkStart w:id="151" w:name="_Toc145535649"/>
      <w:r w:rsidRPr="00D6213E">
        <w:rPr>
          <w:rFonts w:eastAsia="SimSun" w:cstheme="majorHAnsi"/>
          <w:b/>
          <w:bCs/>
          <w:color w:val="323E4F" w:themeColor="text2" w:themeShade="BF"/>
          <w:sz w:val="24"/>
          <w:szCs w:val="24"/>
          <w:u w:val="single"/>
          <w:lang w:val="en-GB" w:eastAsia="zh-CN"/>
        </w:rPr>
        <w:t>Empty Carrier Detection System</w:t>
      </w:r>
      <w:bookmarkEnd w:id="150"/>
      <w:bookmarkEnd w:id="151"/>
      <w:r w:rsidRPr="00D6213E">
        <w:rPr>
          <w:rFonts w:eastAsia="SimSun" w:cstheme="majorHAnsi"/>
          <w:b/>
          <w:bCs/>
          <w:color w:val="323E4F" w:themeColor="text2" w:themeShade="BF"/>
          <w:sz w:val="24"/>
          <w:szCs w:val="24"/>
          <w:u w:val="single"/>
          <w:lang w:val="en-GB" w:eastAsia="zh-CN"/>
        </w:rPr>
        <w:t xml:space="preserve"> </w:t>
      </w:r>
    </w:p>
    <w:p w14:paraId="5904FA52" w14:textId="656BD883" w:rsidR="003F32CC" w:rsidRPr="0021175C" w:rsidRDefault="003F32CC" w:rsidP="003F32CC">
      <w:pPr>
        <w:jc w:val="both"/>
        <w:rPr>
          <w:rFonts w:cstheme="minorHAnsi"/>
        </w:rPr>
      </w:pPr>
      <w:r w:rsidRPr="0021175C">
        <w:rPr>
          <w:rFonts w:cstheme="minorHAnsi"/>
        </w:rPr>
        <w:t xml:space="preserve">This system detects the empty carriers on the sorter and prepares the Feedlines to load the </w:t>
      </w:r>
      <w:r w:rsidR="00FE7C50">
        <w:rPr>
          <w:rFonts w:cstheme="minorHAnsi"/>
        </w:rPr>
        <w:t>shipment</w:t>
      </w:r>
      <w:r w:rsidRPr="0021175C">
        <w:rPr>
          <w:rFonts w:cstheme="minorHAnsi"/>
        </w:rPr>
        <w:t>s on the empty carriers. (Camera based)</w:t>
      </w:r>
    </w:p>
    <w:p w14:paraId="2F03FB2D" w14:textId="77777777" w:rsidR="003F32CC" w:rsidRPr="00F0038F" w:rsidRDefault="003F32CC" w:rsidP="003F32CC">
      <w:pPr>
        <w:ind w:left="1440"/>
        <w:rPr>
          <w:rFonts w:ascii="Arial" w:hAnsi="Arial" w:cs="Arial"/>
        </w:rPr>
      </w:pPr>
      <w:r w:rsidRPr="00F0038F">
        <w:rPr>
          <w:rFonts w:ascii="Arial" w:hAnsi="Arial" w:cs="Arial"/>
          <w:noProof/>
          <w:lang w:eastAsia="en-IN"/>
        </w:rPr>
        <w:drawing>
          <wp:anchor distT="0" distB="0" distL="114300" distR="114300" simplePos="0" relativeHeight="251641344" behindDoc="0" locked="0" layoutInCell="1" allowOverlap="1" wp14:anchorId="3DDB2FCB" wp14:editId="60D889B5">
            <wp:simplePos x="0" y="0"/>
            <wp:positionH relativeFrom="margin">
              <wp:posOffset>1090930</wp:posOffset>
            </wp:positionH>
            <wp:positionV relativeFrom="paragraph">
              <wp:posOffset>102870</wp:posOffset>
            </wp:positionV>
            <wp:extent cx="2581422" cy="1471783"/>
            <wp:effectExtent l="0" t="0" r="0" b="0"/>
            <wp:wrapNone/>
            <wp:docPr id="248" name="Picture 248" descr="A camera on a conveyor be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Picture 248" descr="A camera on a conveyor belt&#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2581422" cy="1471783"/>
                    </a:xfrm>
                    <a:prstGeom prst="rect">
                      <a:avLst/>
                    </a:prstGeom>
                  </pic:spPr>
                </pic:pic>
              </a:graphicData>
            </a:graphic>
            <wp14:sizeRelH relativeFrom="margin">
              <wp14:pctWidth>0</wp14:pctWidth>
            </wp14:sizeRelH>
            <wp14:sizeRelV relativeFrom="margin">
              <wp14:pctHeight>0</wp14:pctHeight>
            </wp14:sizeRelV>
          </wp:anchor>
        </w:drawing>
      </w:r>
    </w:p>
    <w:p w14:paraId="46C7A997" w14:textId="77777777" w:rsidR="003F32CC" w:rsidRPr="00F0038F" w:rsidRDefault="003F32CC" w:rsidP="003F32CC">
      <w:pPr>
        <w:ind w:left="1440"/>
        <w:rPr>
          <w:rFonts w:ascii="Arial" w:hAnsi="Arial" w:cs="Arial"/>
        </w:rPr>
      </w:pPr>
    </w:p>
    <w:p w14:paraId="74C1E131" w14:textId="77777777" w:rsidR="003F32CC" w:rsidRPr="00F0038F" w:rsidRDefault="003F32CC" w:rsidP="003F32CC">
      <w:pPr>
        <w:ind w:left="1440"/>
        <w:rPr>
          <w:rFonts w:ascii="Arial" w:hAnsi="Arial" w:cs="Arial"/>
        </w:rPr>
      </w:pPr>
    </w:p>
    <w:p w14:paraId="53FA342E" w14:textId="77777777" w:rsidR="003F32CC" w:rsidRDefault="003F32CC" w:rsidP="003F32CC">
      <w:pPr>
        <w:pStyle w:val="Heading2"/>
        <w:rPr>
          <w:rFonts w:eastAsia="SimSun" w:cstheme="majorHAnsi"/>
          <w:b/>
          <w:bCs/>
          <w:color w:val="323E4F" w:themeColor="text2" w:themeShade="BF"/>
          <w:sz w:val="24"/>
          <w:szCs w:val="24"/>
          <w:lang w:val="en-GB" w:eastAsia="zh-CN"/>
        </w:rPr>
      </w:pPr>
    </w:p>
    <w:p w14:paraId="40B09F54" w14:textId="77777777" w:rsidR="003F32CC" w:rsidRDefault="003F32CC" w:rsidP="003F32CC">
      <w:pPr>
        <w:rPr>
          <w:lang w:val="en-GB" w:eastAsia="zh-CN"/>
        </w:rPr>
      </w:pPr>
    </w:p>
    <w:p w14:paraId="52DD3274" w14:textId="77777777" w:rsidR="003F32CC" w:rsidRPr="004571D5" w:rsidRDefault="003F32CC" w:rsidP="003F32CC">
      <w:pPr>
        <w:rPr>
          <w:lang w:val="en-GB" w:eastAsia="zh-CN"/>
        </w:rPr>
      </w:pPr>
    </w:p>
    <w:p w14:paraId="0AE57D49" w14:textId="1AF48C23" w:rsidR="003F32CC" w:rsidRPr="002F2926" w:rsidRDefault="003F32CC" w:rsidP="00640B37">
      <w:pPr>
        <w:pStyle w:val="Heading2"/>
        <w:numPr>
          <w:ilvl w:val="1"/>
          <w:numId w:val="12"/>
        </w:numPr>
        <w:ind w:left="851" w:hanging="491"/>
        <w:jc w:val="both"/>
        <w:rPr>
          <w:rFonts w:eastAsia="SimSun" w:cstheme="majorHAnsi"/>
          <w:b/>
          <w:bCs/>
          <w:color w:val="323E4F" w:themeColor="text2" w:themeShade="BF"/>
          <w:sz w:val="24"/>
          <w:szCs w:val="24"/>
          <w:lang w:val="en-GB" w:eastAsia="zh-CN"/>
        </w:rPr>
      </w:pPr>
      <w:bookmarkStart w:id="152" w:name="_Toc145535650"/>
      <w:r w:rsidRPr="002F2926">
        <w:rPr>
          <w:rFonts w:eastAsia="SimSun" w:cstheme="majorHAnsi"/>
          <w:b/>
          <w:bCs/>
          <w:color w:val="323E4F" w:themeColor="text2" w:themeShade="BF"/>
          <w:sz w:val="24"/>
          <w:szCs w:val="24"/>
          <w:lang w:val="en-GB" w:eastAsia="zh-CN"/>
        </w:rPr>
        <w:lastRenderedPageBreak/>
        <w:t>Steel Works – Mezzanine, Maintenance Platforms &amp; Staircases-</w:t>
      </w:r>
      <w:bookmarkEnd w:id="152"/>
      <w:r w:rsidRPr="002F2926">
        <w:rPr>
          <w:rFonts w:eastAsia="SimSun" w:cstheme="majorHAnsi"/>
          <w:b/>
          <w:bCs/>
          <w:color w:val="323E4F" w:themeColor="text2" w:themeShade="BF"/>
          <w:sz w:val="24"/>
          <w:szCs w:val="24"/>
          <w:lang w:val="en-GB" w:eastAsia="zh-CN"/>
        </w:rPr>
        <w:t xml:space="preserve"> </w:t>
      </w:r>
    </w:p>
    <w:p w14:paraId="0CFF8B7D" w14:textId="5BB6AEF7" w:rsidR="002F2926" w:rsidRDefault="002F2926" w:rsidP="003F32CC">
      <w:pPr>
        <w:rPr>
          <w:rFonts w:ascii="Arial" w:hAnsi="Arial" w:cs="Arial"/>
          <w:lang w:val="en-GB" w:eastAsia="zh-CN"/>
        </w:rPr>
      </w:pPr>
    </w:p>
    <w:p w14:paraId="210417A3" w14:textId="0152C0F0" w:rsidR="003F32CC" w:rsidRDefault="00DF063A" w:rsidP="002F2926">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3" w:name="_Toc145535651"/>
      <w:r>
        <w:rPr>
          <w:rFonts w:eastAsia="SimSun" w:cstheme="majorHAnsi"/>
          <w:b/>
          <w:bCs/>
          <w:noProof/>
          <w:color w:val="323E4F" w:themeColor="text2" w:themeShade="BF"/>
          <w:sz w:val="24"/>
          <w:szCs w:val="24"/>
          <w:u w:val="single"/>
          <w:lang w:val="en-GB" w:eastAsia="zh-CN"/>
        </w:rPr>
        <mc:AlternateContent>
          <mc:Choice Requires="wpg">
            <w:drawing>
              <wp:anchor distT="0" distB="0" distL="114300" distR="114300" simplePos="0" relativeHeight="251600384" behindDoc="0" locked="0" layoutInCell="1" allowOverlap="1" wp14:anchorId="5EC0668A" wp14:editId="47AB04B7">
                <wp:simplePos x="0" y="0"/>
                <wp:positionH relativeFrom="column">
                  <wp:posOffset>-742950</wp:posOffset>
                </wp:positionH>
                <wp:positionV relativeFrom="paragraph">
                  <wp:posOffset>210185</wp:posOffset>
                </wp:positionV>
                <wp:extent cx="7425690" cy="2533650"/>
                <wp:effectExtent l="0" t="0" r="3810" b="0"/>
                <wp:wrapNone/>
                <wp:docPr id="277215456" name="Group 10"/>
                <wp:cNvGraphicFramePr/>
                <a:graphic xmlns:a="http://schemas.openxmlformats.org/drawingml/2006/main">
                  <a:graphicData uri="http://schemas.microsoft.com/office/word/2010/wordprocessingGroup">
                    <wpg:wgp>
                      <wpg:cNvGrpSpPr/>
                      <wpg:grpSpPr>
                        <a:xfrm>
                          <a:off x="0" y="0"/>
                          <a:ext cx="7425690" cy="2533650"/>
                          <a:chOff x="0" y="0"/>
                          <a:chExt cx="7425690" cy="2533650"/>
                        </a:xfrm>
                      </wpg:grpSpPr>
                      <pic:pic xmlns:pic="http://schemas.openxmlformats.org/drawingml/2006/picture">
                        <pic:nvPicPr>
                          <pic:cNvPr id="1468536993" name="Picture 1" descr="A blue and brown rectangular object&#10;&#10;Description automatically generated"/>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7425690" cy="2457450"/>
                          </a:xfrm>
                          <a:prstGeom prst="rect">
                            <a:avLst/>
                          </a:prstGeom>
                        </pic:spPr>
                      </pic:pic>
                      <wps:wsp>
                        <wps:cNvPr id="235855571" name="Rectangle 4"/>
                        <wps:cNvSpPr/>
                        <wps:spPr>
                          <a:xfrm>
                            <a:off x="1409700" y="733425"/>
                            <a:ext cx="11239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463860" name="Rectangle 4"/>
                        <wps:cNvSpPr/>
                        <wps:spPr>
                          <a:xfrm>
                            <a:off x="2438400" y="220980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2105164" name="Rectangle 4"/>
                        <wps:cNvSpPr/>
                        <wps:spPr>
                          <a:xfrm>
                            <a:off x="4829175" y="1724025"/>
                            <a:ext cx="12382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3B87D0" w14:textId="47A038AE" w:rsidR="00125FB2" w:rsidRPr="00DF063A" w:rsidRDefault="00125FB2" w:rsidP="00125FB2">
                              <w:pPr>
                                <w:jc w:val="center"/>
                                <w:rPr>
                                  <w:color w:val="FFFFFF" w:themeColor="background1"/>
                                </w:rPr>
                              </w:pPr>
                              <w:r w:rsidRPr="00DF063A">
                                <w:rPr>
                                  <w:color w:val="FFFFFF" w:themeColor="background1"/>
                                </w:rPr>
                                <w:t>Induct Mezzanine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EC0668A" id="Group 10" o:spid="_x0000_s1111" style="position:absolute;left:0;text-align:left;margin-left:-58.5pt;margin-top:16.55pt;width:584.7pt;height:199.5pt;z-index:251600384" coordsize="74256,25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">
                <v:shape id="Picture 1" o:spid="_x0000_s1112" type="#_x0000_t75" alt="A blue and brown rectangular object&#10;&#10;Description automatically generated" style="position:absolute;width:74256;height:24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">
                  <v:imagedata r:id="rId89" o:title="A blue and brown rectangular object&#10;&#10;Description automatically generated"/>
                </v:shape>
                <v:rect id="_x0000_s1113" style="position:absolute;left:14097;top:7334;width:11239;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" filled="f" stroked="f" strokeweight="1pt">
                  <v:textbox>
                    <w:txbxContent>
                      <w:p w14:paraId="5FB75A80" w14:textId="70B905E6" w:rsidR="00125FB2" w:rsidRPr="00C6576B" w:rsidRDefault="00125FB2" w:rsidP="00125FB2">
                        <w:pPr>
                          <w:rPr>
                            <w:color w:val="000000" w:themeColor="text1"/>
                          </w:rPr>
                        </w:pPr>
                        <w:r>
                          <w:rPr>
                            <w:color w:val="000000" w:themeColor="text1"/>
                          </w:rPr>
                          <w:t>VDS</w:t>
                        </w:r>
                        <w:r w:rsidRPr="00C6576B">
                          <w:rPr>
                            <w:color w:val="000000" w:themeColor="text1"/>
                          </w:rPr>
                          <w:t xml:space="preserve"> Mezzanine</w:t>
                        </w:r>
                      </w:p>
                    </w:txbxContent>
                  </v:textbox>
                </v:rect>
                <v:rect id="_x0000_s1114" style="position:absolute;left:24384;top:22098;width:215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" filled="f" stroked="f" strokeweight="1pt">
                  <v:textbox>
                    <w:txbxContent>
                      <w:p w14:paraId="580DF7DF" w14:textId="77777777" w:rsidR="003F32CC" w:rsidRPr="00C6576B" w:rsidRDefault="003F32CC" w:rsidP="003F32CC">
                        <w:pPr>
                          <w:jc w:val="center"/>
                          <w:rPr>
                            <w:color w:val="000000" w:themeColor="text1"/>
                          </w:rPr>
                        </w:pPr>
                        <w:r w:rsidRPr="00C6576B">
                          <w:rPr>
                            <w:color w:val="000000" w:themeColor="text1"/>
                          </w:rPr>
                          <w:t>Plan view of Mezzanine</w:t>
                        </w:r>
                      </w:p>
                    </w:txbxContent>
                  </v:textbox>
                </v:rect>
                <v:rect id="_x0000_s1115" style="position:absolute;left:48291;top:17240;width:12383;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" filled="f" stroked="f" strokeweight="1pt">
                  <v:textbox>
                    <w:txbxContent>
                      <w:p w14:paraId="5D3B87D0" w14:textId="47A038AE" w:rsidR="00125FB2" w:rsidRPr="00DF063A" w:rsidRDefault="00125FB2" w:rsidP="00125FB2">
                        <w:pPr>
                          <w:jc w:val="center"/>
                          <w:rPr>
                            <w:color w:val="FFFFFF" w:themeColor="background1"/>
                          </w:rPr>
                        </w:pPr>
                        <w:r w:rsidRPr="00DF063A">
                          <w:rPr>
                            <w:color w:val="FFFFFF" w:themeColor="background1"/>
                          </w:rPr>
                          <w:t>Induct Mezzanine</w:t>
                        </w:r>
                      </w:p>
                    </w:txbxContent>
                  </v:textbox>
                </v:rect>
              </v:group>
            </w:pict>
          </mc:Fallback>
        </mc:AlternateContent>
      </w:r>
      <w:r w:rsidR="002F2926" w:rsidRPr="002F2926">
        <w:rPr>
          <w:rFonts w:eastAsia="SimSun" w:cstheme="majorHAnsi"/>
          <w:b/>
          <w:bCs/>
          <w:color w:val="323E4F" w:themeColor="text2" w:themeShade="BF"/>
          <w:sz w:val="24"/>
          <w:szCs w:val="24"/>
          <w:u w:val="single"/>
          <w:lang w:val="en-GB" w:eastAsia="zh-CN"/>
        </w:rPr>
        <w:t>Mezzanine</w:t>
      </w:r>
      <w:bookmarkEnd w:id="153"/>
    </w:p>
    <w:p w14:paraId="755452E1" w14:textId="3BA3534D" w:rsidR="00DF063A" w:rsidRDefault="00DF063A" w:rsidP="00DF063A">
      <w:pPr>
        <w:rPr>
          <w:lang w:val="en-GB" w:eastAsia="zh-CN"/>
        </w:rPr>
      </w:pPr>
    </w:p>
    <w:p w14:paraId="2B0BFA46" w14:textId="0977FA6A" w:rsidR="00DF063A" w:rsidRDefault="00DF063A" w:rsidP="00DF063A">
      <w:pPr>
        <w:rPr>
          <w:lang w:val="en-GB" w:eastAsia="zh-CN"/>
        </w:rPr>
      </w:pPr>
    </w:p>
    <w:p w14:paraId="16298E30" w14:textId="1E2FF892" w:rsidR="00DF063A" w:rsidRDefault="00DF063A" w:rsidP="00DF063A">
      <w:pPr>
        <w:rPr>
          <w:lang w:val="en-GB" w:eastAsia="zh-CN"/>
        </w:rPr>
      </w:pPr>
    </w:p>
    <w:p w14:paraId="6D955F36" w14:textId="22A8E9CD" w:rsidR="00DF063A" w:rsidRDefault="00DF063A" w:rsidP="00DF063A">
      <w:pPr>
        <w:rPr>
          <w:lang w:val="en-GB" w:eastAsia="zh-CN"/>
        </w:rPr>
      </w:pPr>
    </w:p>
    <w:p w14:paraId="40D073E8" w14:textId="65350A05" w:rsidR="00DF063A" w:rsidRDefault="00DF063A" w:rsidP="00DF063A">
      <w:pPr>
        <w:rPr>
          <w:lang w:val="en-GB" w:eastAsia="zh-CN"/>
        </w:rPr>
      </w:pPr>
    </w:p>
    <w:p w14:paraId="1FF36400" w14:textId="724AAD8F" w:rsidR="00DF063A" w:rsidRDefault="00DF063A" w:rsidP="00DF063A">
      <w:pPr>
        <w:rPr>
          <w:lang w:val="en-GB" w:eastAsia="zh-CN"/>
        </w:rPr>
      </w:pPr>
    </w:p>
    <w:p w14:paraId="35F37135" w14:textId="5A30C1AA" w:rsidR="00DF063A" w:rsidRDefault="00DF063A" w:rsidP="00DF063A">
      <w:pPr>
        <w:rPr>
          <w:lang w:val="en-GB" w:eastAsia="zh-CN"/>
        </w:rPr>
      </w:pPr>
    </w:p>
    <w:p w14:paraId="6ABEA001" w14:textId="0EEAAB60" w:rsidR="00DF063A" w:rsidRDefault="00DF063A" w:rsidP="00DF063A">
      <w:pPr>
        <w:rPr>
          <w:lang w:val="en-GB" w:eastAsia="zh-CN"/>
        </w:rPr>
      </w:pPr>
    </w:p>
    <w:p w14:paraId="748E14D9" w14:textId="173599E6" w:rsidR="00DF063A" w:rsidRPr="00DF063A" w:rsidRDefault="00DF063A" w:rsidP="00DF063A">
      <w:pPr>
        <w:rPr>
          <w:lang w:val="en-GB" w:eastAsia="zh-CN"/>
        </w:rPr>
      </w:pPr>
    </w:p>
    <w:p w14:paraId="6CFDF5C1" w14:textId="235D9CFE" w:rsidR="00125FB2" w:rsidRDefault="00125FB2" w:rsidP="003F32CC">
      <w:pPr>
        <w:autoSpaceDE w:val="0"/>
        <w:autoSpaceDN w:val="0"/>
        <w:adjustRightInd w:val="0"/>
        <w:spacing w:after="0" w:line="240" w:lineRule="auto"/>
        <w:jc w:val="center"/>
        <w:rPr>
          <w:rFonts w:ascii="Arial" w:hAnsi="Arial" w:cs="Arial"/>
          <w:b/>
          <w:bCs/>
        </w:rPr>
      </w:pPr>
      <w:bookmarkStart w:id="154" w:name="_Toc41143172"/>
    </w:p>
    <w:p w14:paraId="6A08BDC6" w14:textId="09C4B348" w:rsidR="00125FB2" w:rsidRPr="00702309" w:rsidRDefault="00125FB2" w:rsidP="00125FB2">
      <w:pPr>
        <w:pStyle w:val="ListParagraph"/>
        <w:numPr>
          <w:ilvl w:val="0"/>
          <w:numId w:val="32"/>
        </w:numPr>
        <w:spacing w:line="240" w:lineRule="auto"/>
        <w:rPr>
          <w:rFonts w:cstheme="minorHAnsi"/>
          <w:lang w:val="en-GB" w:eastAsia="zh-CN"/>
        </w:rPr>
      </w:pPr>
      <w:r w:rsidRPr="00702309">
        <w:rPr>
          <w:rFonts w:cstheme="minorHAnsi"/>
          <w:lang w:val="en-GB" w:eastAsia="zh-CN"/>
        </w:rPr>
        <w:t xml:space="preserve">Total Mezzanine Area: </w:t>
      </w:r>
      <w:r w:rsidR="00B133EC">
        <w:rPr>
          <w:rFonts w:cstheme="minorHAnsi"/>
          <w:lang w:val="en-GB" w:eastAsia="zh-CN"/>
        </w:rPr>
        <w:t>15</w:t>
      </w:r>
      <w:r w:rsidR="00164634">
        <w:rPr>
          <w:rFonts w:cstheme="minorHAnsi"/>
          <w:lang w:val="en-GB" w:eastAsia="zh-CN"/>
        </w:rPr>
        <w:t>3</w:t>
      </w:r>
      <w:r w:rsidR="00B133EC">
        <w:rPr>
          <w:rFonts w:cstheme="minorHAnsi"/>
          <w:lang w:val="en-GB" w:eastAsia="zh-CN"/>
        </w:rPr>
        <w:t>4</w:t>
      </w:r>
      <w:r w:rsidRPr="00702309">
        <w:rPr>
          <w:rFonts w:cstheme="minorHAnsi"/>
          <w:lang w:val="en-GB" w:eastAsia="zh-CN"/>
        </w:rPr>
        <w:t xml:space="preserve"> Sq. Metres</w:t>
      </w:r>
    </w:p>
    <w:p w14:paraId="6C653DC1" w14:textId="4DF991C5" w:rsidR="00125FB2" w:rsidRPr="00702309" w:rsidRDefault="00AC5AB4" w:rsidP="00125FB2">
      <w:pPr>
        <w:pStyle w:val="ListParagraph"/>
        <w:numPr>
          <w:ilvl w:val="0"/>
          <w:numId w:val="32"/>
        </w:numPr>
        <w:spacing w:line="240" w:lineRule="auto"/>
        <w:rPr>
          <w:rFonts w:cstheme="minorHAnsi"/>
          <w:lang w:val="en-GB" w:eastAsia="zh-CN"/>
        </w:rPr>
      </w:pPr>
      <w:r>
        <w:rPr>
          <w:rFonts w:cstheme="minorHAnsi"/>
          <w:lang w:val="en-GB" w:eastAsia="zh-CN"/>
        </w:rPr>
        <w:t xml:space="preserve">Max </w:t>
      </w:r>
      <w:r w:rsidR="00125FB2" w:rsidRPr="00702309">
        <w:rPr>
          <w:rFonts w:cstheme="minorHAnsi"/>
          <w:lang w:val="en-GB" w:eastAsia="zh-CN"/>
        </w:rPr>
        <w:t xml:space="preserve">Clear height below Mezzanine: </w:t>
      </w:r>
      <w:r w:rsidR="00164634">
        <w:rPr>
          <w:rFonts w:cstheme="minorHAnsi"/>
          <w:lang w:val="en-GB" w:eastAsia="zh-CN"/>
        </w:rPr>
        <w:t>37</w:t>
      </w:r>
      <w:r w:rsidR="00125FB2">
        <w:rPr>
          <w:rFonts w:cstheme="minorHAnsi"/>
          <w:lang w:val="en-GB" w:eastAsia="zh-CN"/>
        </w:rPr>
        <w:t>00</w:t>
      </w:r>
      <w:r w:rsidR="00125FB2" w:rsidRPr="00702309">
        <w:rPr>
          <w:rFonts w:cstheme="minorHAnsi"/>
          <w:lang w:val="en-GB" w:eastAsia="zh-CN"/>
        </w:rPr>
        <w:t xml:space="preserve"> mm</w:t>
      </w:r>
    </w:p>
    <w:p w14:paraId="02FEF361" w14:textId="1EE70902" w:rsidR="00125FB2" w:rsidRPr="004571D5" w:rsidRDefault="00125FB2" w:rsidP="00125FB2">
      <w:pPr>
        <w:pStyle w:val="ListParagraph"/>
        <w:numPr>
          <w:ilvl w:val="0"/>
          <w:numId w:val="32"/>
        </w:numPr>
        <w:spacing w:line="240" w:lineRule="auto"/>
        <w:rPr>
          <w:rFonts w:ascii="Arial" w:hAnsi="Arial" w:cs="Arial"/>
          <w:lang w:val="en-GB" w:eastAsia="zh-CN"/>
        </w:rPr>
      </w:pPr>
      <w:r w:rsidRPr="004571D5">
        <w:rPr>
          <w:rFonts w:cstheme="minorHAnsi"/>
          <w:lang w:val="en-GB" w:eastAsia="zh-CN"/>
        </w:rPr>
        <w:t xml:space="preserve">No of Stairs: </w:t>
      </w:r>
      <w:r w:rsidR="00164634">
        <w:rPr>
          <w:rFonts w:cstheme="minorHAnsi"/>
          <w:lang w:val="en-GB" w:eastAsia="zh-CN"/>
        </w:rPr>
        <w:t>55</w:t>
      </w:r>
      <w:r w:rsidRPr="004571D5">
        <w:rPr>
          <w:rFonts w:cstheme="minorHAnsi"/>
          <w:lang w:val="en-GB" w:eastAsia="zh-CN"/>
        </w:rPr>
        <w:t xml:space="preserve"> Nos</w:t>
      </w:r>
    </w:p>
    <w:p w14:paraId="776C4C41" w14:textId="2DF076FA" w:rsidR="003F32CC" w:rsidRDefault="003F32CC" w:rsidP="003F32CC">
      <w:pPr>
        <w:autoSpaceDE w:val="0"/>
        <w:autoSpaceDN w:val="0"/>
        <w:adjustRightInd w:val="0"/>
        <w:spacing w:after="0" w:line="240" w:lineRule="auto"/>
        <w:jc w:val="center"/>
        <w:rPr>
          <w:rFonts w:ascii="Arial" w:hAnsi="Arial" w:cs="Arial"/>
          <w:b/>
          <w:bCs/>
        </w:rPr>
      </w:pPr>
    </w:p>
    <w:p w14:paraId="72E131F5" w14:textId="2504F05D" w:rsidR="003F32CC" w:rsidRPr="00A37299" w:rsidRDefault="00B133EC" w:rsidP="00125FB2">
      <w:pPr>
        <w:rPr>
          <w:rFonts w:ascii="Arial" w:hAnsi="Arial" w:cs="Arial"/>
          <w:b/>
          <w:bCs/>
          <w:sz w:val="20"/>
          <w:szCs w:val="20"/>
        </w:rPr>
      </w:pPr>
      <w:bookmarkStart w:id="155" w:name="_Hlk144803973"/>
      <w:r>
        <w:rPr>
          <w:rFonts w:ascii="Arial" w:hAnsi="Arial" w:cs="Arial"/>
          <w:b/>
          <w:bCs/>
          <w:sz w:val="20"/>
          <w:szCs w:val="20"/>
        </w:rPr>
        <w:t>Each</w:t>
      </w:r>
      <w:r w:rsidR="00125FB2" w:rsidRPr="00A37299">
        <w:rPr>
          <w:rFonts w:ascii="Arial" w:hAnsi="Arial" w:cs="Arial"/>
          <w:b/>
          <w:bCs/>
          <w:sz w:val="20"/>
          <w:szCs w:val="20"/>
        </w:rPr>
        <w:t xml:space="preserve"> CBS loop consist of:</w:t>
      </w:r>
    </w:p>
    <w:bookmarkEnd w:id="154"/>
    <w:p w14:paraId="73D326E5" w14:textId="6584A48C" w:rsidR="00125FB2" w:rsidRDefault="003F32CC" w:rsidP="00125FB2">
      <w:pPr>
        <w:pStyle w:val="ListParagraph"/>
        <w:numPr>
          <w:ilvl w:val="0"/>
          <w:numId w:val="32"/>
        </w:numPr>
        <w:spacing w:line="240" w:lineRule="auto"/>
        <w:rPr>
          <w:rFonts w:cstheme="minorHAnsi"/>
          <w:lang w:val="en-GB" w:eastAsia="zh-CN"/>
        </w:rPr>
      </w:pPr>
      <w:r w:rsidRPr="00702309">
        <w:rPr>
          <w:rFonts w:cstheme="minorHAnsi"/>
          <w:lang w:val="en-GB" w:eastAsia="zh-CN"/>
        </w:rPr>
        <w:t>Total Mezzanine Area</w:t>
      </w:r>
      <w:r w:rsidR="00B133EC">
        <w:rPr>
          <w:rFonts w:cstheme="minorHAnsi"/>
          <w:lang w:val="en-GB" w:eastAsia="zh-CN"/>
        </w:rPr>
        <w:t xml:space="preserve"> of Loop 1</w:t>
      </w:r>
      <w:r w:rsidRPr="00702309">
        <w:rPr>
          <w:rFonts w:cstheme="minorHAnsi"/>
          <w:lang w:val="en-GB" w:eastAsia="zh-CN"/>
        </w:rPr>
        <w:t xml:space="preserve">: </w:t>
      </w:r>
      <w:r w:rsidR="00B133EC">
        <w:rPr>
          <w:rFonts w:cstheme="minorHAnsi"/>
          <w:lang w:val="en-GB" w:eastAsia="zh-CN"/>
        </w:rPr>
        <w:t>7</w:t>
      </w:r>
      <w:r w:rsidR="00164634">
        <w:rPr>
          <w:rFonts w:cstheme="minorHAnsi"/>
          <w:lang w:val="en-GB" w:eastAsia="zh-CN"/>
        </w:rPr>
        <w:t>61</w:t>
      </w:r>
      <w:r w:rsidRPr="00702309">
        <w:rPr>
          <w:rFonts w:cstheme="minorHAnsi"/>
          <w:lang w:val="en-GB" w:eastAsia="zh-CN"/>
        </w:rPr>
        <w:t xml:space="preserve"> Sq. Metres</w:t>
      </w:r>
    </w:p>
    <w:p w14:paraId="36EB848E" w14:textId="7C449420" w:rsidR="00125FB2" w:rsidRDefault="00125FB2" w:rsidP="00125FB2">
      <w:pPr>
        <w:pStyle w:val="ListParagraph"/>
        <w:numPr>
          <w:ilvl w:val="1"/>
          <w:numId w:val="32"/>
        </w:numPr>
        <w:spacing w:line="240" w:lineRule="auto"/>
        <w:rPr>
          <w:rFonts w:cstheme="minorHAnsi"/>
          <w:lang w:val="en-GB" w:eastAsia="zh-CN"/>
        </w:rPr>
      </w:pPr>
      <w:r w:rsidRPr="00125FB2">
        <w:rPr>
          <w:rFonts w:cstheme="minorHAnsi"/>
          <w:lang w:val="en-GB" w:eastAsia="zh-CN"/>
        </w:rPr>
        <w:t>2 Nos</w:t>
      </w:r>
      <w:r>
        <w:rPr>
          <w:rFonts w:cstheme="minorHAnsi"/>
          <w:lang w:val="en-GB" w:eastAsia="zh-CN"/>
        </w:rPr>
        <w:t xml:space="preserve"> –</w:t>
      </w:r>
      <w:r w:rsidR="00B133EC">
        <w:rPr>
          <w:rFonts w:cstheme="minorHAnsi"/>
          <w:lang w:val="en-GB" w:eastAsia="zh-CN"/>
        </w:rPr>
        <w:t xml:space="preserve"> Approx. 25</w:t>
      </w:r>
      <w:r w:rsidR="00164634">
        <w:rPr>
          <w:rFonts w:cstheme="minorHAnsi"/>
          <w:lang w:val="en-GB" w:eastAsia="zh-CN"/>
        </w:rPr>
        <w:t>0</w:t>
      </w:r>
      <w:r w:rsidR="00B133EC">
        <w:rPr>
          <w:rFonts w:cstheme="minorHAnsi"/>
          <w:lang w:val="en-GB" w:eastAsia="zh-CN"/>
        </w:rPr>
        <w:t xml:space="preserve"> </w:t>
      </w:r>
      <w:r>
        <w:rPr>
          <w:rFonts w:cstheme="minorHAnsi"/>
          <w:lang w:val="en-GB" w:eastAsia="zh-CN"/>
        </w:rPr>
        <w:t>Sq. Meters of VDS Mezzanine</w:t>
      </w:r>
    </w:p>
    <w:p w14:paraId="10E4092D" w14:textId="65EE48B4" w:rsidR="00125FB2" w:rsidRPr="00125FB2" w:rsidRDefault="00125FB2" w:rsidP="00125FB2">
      <w:pPr>
        <w:pStyle w:val="ListParagraph"/>
        <w:numPr>
          <w:ilvl w:val="1"/>
          <w:numId w:val="32"/>
        </w:numPr>
        <w:spacing w:line="240" w:lineRule="auto"/>
        <w:rPr>
          <w:rFonts w:cstheme="minorHAnsi"/>
          <w:lang w:val="en-GB" w:eastAsia="zh-CN"/>
        </w:rPr>
      </w:pPr>
      <w:r>
        <w:rPr>
          <w:rFonts w:cstheme="minorHAnsi"/>
          <w:lang w:val="en-GB" w:eastAsia="zh-CN"/>
        </w:rPr>
        <w:t xml:space="preserve">2 Nos – </w:t>
      </w:r>
      <w:r w:rsidR="00AC5AB4">
        <w:rPr>
          <w:rFonts w:cstheme="minorHAnsi"/>
          <w:lang w:val="en-GB" w:eastAsia="zh-CN"/>
        </w:rPr>
        <w:t>Approx. 1</w:t>
      </w:r>
      <w:r w:rsidR="00164634">
        <w:rPr>
          <w:rFonts w:cstheme="minorHAnsi"/>
          <w:lang w:val="en-GB" w:eastAsia="zh-CN"/>
        </w:rPr>
        <w:t>29</w:t>
      </w:r>
      <w:r>
        <w:rPr>
          <w:rFonts w:cstheme="minorHAnsi"/>
          <w:lang w:val="en-GB" w:eastAsia="zh-CN"/>
        </w:rPr>
        <w:t xml:space="preserve"> Sq. Meters of Induct Mezzanine</w:t>
      </w:r>
    </w:p>
    <w:p w14:paraId="61646A53" w14:textId="62311932" w:rsidR="003F32CC" w:rsidRDefault="003F32CC">
      <w:pPr>
        <w:pStyle w:val="ListParagraph"/>
        <w:numPr>
          <w:ilvl w:val="0"/>
          <w:numId w:val="32"/>
        </w:numPr>
        <w:spacing w:line="240" w:lineRule="auto"/>
        <w:rPr>
          <w:rFonts w:cstheme="minorHAnsi"/>
          <w:lang w:val="en-GB" w:eastAsia="zh-CN"/>
        </w:rPr>
      </w:pPr>
      <w:r w:rsidRPr="00702309">
        <w:rPr>
          <w:rFonts w:cstheme="minorHAnsi"/>
          <w:lang w:val="en-GB" w:eastAsia="zh-CN"/>
        </w:rPr>
        <w:t>Clear height below Mezzanine:</w:t>
      </w:r>
    </w:p>
    <w:p w14:paraId="767F85A7" w14:textId="548E8CF8" w:rsidR="00125FB2" w:rsidRDefault="00164634" w:rsidP="00125FB2">
      <w:pPr>
        <w:pStyle w:val="ListParagraph"/>
        <w:numPr>
          <w:ilvl w:val="1"/>
          <w:numId w:val="32"/>
        </w:numPr>
        <w:spacing w:line="240" w:lineRule="auto"/>
        <w:rPr>
          <w:rFonts w:cstheme="minorHAnsi"/>
          <w:lang w:val="en-GB" w:eastAsia="zh-CN"/>
        </w:rPr>
      </w:pPr>
      <w:r>
        <w:rPr>
          <w:rFonts w:cstheme="minorHAnsi"/>
          <w:lang w:val="en-GB" w:eastAsia="zh-CN"/>
        </w:rPr>
        <w:t>37</w:t>
      </w:r>
      <w:r w:rsidR="00A37299">
        <w:rPr>
          <w:rFonts w:cstheme="minorHAnsi"/>
          <w:lang w:val="en-GB" w:eastAsia="zh-CN"/>
        </w:rPr>
        <w:t>00mm below VDS Mezzanine</w:t>
      </w:r>
    </w:p>
    <w:p w14:paraId="14557EC9" w14:textId="62F9ED42" w:rsidR="00A37299" w:rsidRDefault="00472CBE" w:rsidP="00A37299">
      <w:pPr>
        <w:pStyle w:val="ListParagraph"/>
        <w:numPr>
          <w:ilvl w:val="1"/>
          <w:numId w:val="32"/>
        </w:numPr>
        <w:spacing w:line="240" w:lineRule="auto"/>
        <w:rPr>
          <w:rFonts w:cstheme="minorHAnsi"/>
          <w:lang w:val="en-GB" w:eastAsia="zh-CN"/>
        </w:rPr>
      </w:pPr>
      <w:r w:rsidRPr="00C44E6E">
        <w:rPr>
          <w:rFonts w:cstheme="minorHAnsi"/>
          <w:noProof/>
          <w:lang w:val="en-GB" w:eastAsia="zh-CN"/>
        </w:rPr>
        <w:drawing>
          <wp:anchor distT="0" distB="0" distL="114300" distR="114300" simplePos="0" relativeHeight="251705856" behindDoc="1" locked="0" layoutInCell="1" allowOverlap="1" wp14:anchorId="55D6A879" wp14:editId="5D90F8D6">
            <wp:simplePos x="0" y="0"/>
            <wp:positionH relativeFrom="column">
              <wp:posOffset>2647950</wp:posOffset>
            </wp:positionH>
            <wp:positionV relativeFrom="paragraph">
              <wp:posOffset>173990</wp:posOffset>
            </wp:positionV>
            <wp:extent cx="3028950" cy="3500388"/>
            <wp:effectExtent l="0" t="0" r="0" b="5080"/>
            <wp:wrapNone/>
            <wp:docPr id="697019302" name="Picture 1" descr="A yellow and orange st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9302" name="Picture 1" descr="A yellow and orange stairs&#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3028950" cy="3500388"/>
                    </a:xfrm>
                    <a:prstGeom prst="rect">
                      <a:avLst/>
                    </a:prstGeom>
                  </pic:spPr>
                </pic:pic>
              </a:graphicData>
            </a:graphic>
            <wp14:sizeRelH relativeFrom="margin">
              <wp14:pctWidth>0</wp14:pctWidth>
            </wp14:sizeRelH>
            <wp14:sizeRelV relativeFrom="margin">
              <wp14:pctHeight>0</wp14:pctHeight>
            </wp14:sizeRelV>
          </wp:anchor>
        </w:drawing>
      </w:r>
      <w:r w:rsidR="00164634">
        <w:rPr>
          <w:rFonts w:cstheme="minorHAnsi"/>
          <w:lang w:val="en-GB" w:eastAsia="zh-CN"/>
        </w:rPr>
        <w:t>19</w:t>
      </w:r>
      <w:r w:rsidR="00A37299">
        <w:rPr>
          <w:rFonts w:cstheme="minorHAnsi"/>
          <w:lang w:val="en-GB" w:eastAsia="zh-CN"/>
        </w:rPr>
        <w:t>00mm below Induct Mezzanine</w:t>
      </w:r>
    </w:p>
    <w:p w14:paraId="1E986956" w14:textId="3C889B8F" w:rsidR="00A37299" w:rsidRPr="00A37299" w:rsidRDefault="00A37299" w:rsidP="00A37299">
      <w:pPr>
        <w:pStyle w:val="ListParagraph"/>
        <w:spacing w:line="240" w:lineRule="auto"/>
        <w:ind w:left="1440"/>
        <w:rPr>
          <w:rFonts w:cstheme="minorHAnsi"/>
          <w:lang w:val="en-GB" w:eastAsia="zh-CN"/>
        </w:rPr>
      </w:pPr>
    </w:p>
    <w:p w14:paraId="2E67C012" w14:textId="63151079" w:rsidR="00A37299" w:rsidRPr="00A37299" w:rsidRDefault="00A37299" w:rsidP="00A37299">
      <w:pPr>
        <w:pStyle w:val="Heading2"/>
        <w:numPr>
          <w:ilvl w:val="2"/>
          <w:numId w:val="12"/>
        </w:numPr>
        <w:ind w:left="284" w:hanging="568"/>
        <w:jc w:val="both"/>
        <w:rPr>
          <w:rFonts w:eastAsia="SimSun" w:cstheme="majorHAnsi"/>
          <w:b/>
          <w:bCs/>
          <w:color w:val="323E4F" w:themeColor="text2" w:themeShade="BF"/>
          <w:sz w:val="24"/>
          <w:szCs w:val="24"/>
          <w:u w:val="single"/>
          <w:lang w:val="en-GB" w:eastAsia="zh-CN"/>
        </w:rPr>
      </w:pPr>
      <w:bookmarkStart w:id="156" w:name="_Toc145535652"/>
      <w:r w:rsidRPr="00A37299">
        <w:rPr>
          <w:rFonts w:eastAsia="SimSun" w:cstheme="majorHAnsi"/>
          <w:b/>
          <w:bCs/>
          <w:color w:val="323E4F" w:themeColor="text2" w:themeShade="BF"/>
          <w:sz w:val="24"/>
          <w:szCs w:val="24"/>
          <w:u w:val="single"/>
          <w:lang w:val="en-GB" w:eastAsia="zh-CN"/>
        </w:rPr>
        <w:t>Maintenance Platform &amp; Staircase</w:t>
      </w:r>
      <w:bookmarkEnd w:id="156"/>
    </w:p>
    <w:p w14:paraId="030D4176" w14:textId="09B4A086" w:rsidR="00A37299" w:rsidRPr="00A37299" w:rsidRDefault="00A37299" w:rsidP="00A37299">
      <w:pPr>
        <w:spacing w:line="240" w:lineRule="auto"/>
        <w:rPr>
          <w:rFonts w:cstheme="minorHAnsi"/>
          <w:lang w:val="en-GB" w:eastAsia="zh-CN"/>
        </w:rPr>
      </w:pPr>
    </w:p>
    <w:p w14:paraId="656762B1" w14:textId="54DFEF29" w:rsidR="002F2926" w:rsidRDefault="002F2926" w:rsidP="006C2B6C">
      <w:pPr>
        <w:rPr>
          <w:lang w:val="en-GB" w:eastAsia="zh-CN"/>
        </w:rPr>
      </w:pPr>
    </w:p>
    <w:p w14:paraId="3ABF233C" w14:textId="4FAE8DCF" w:rsidR="002F2926" w:rsidRDefault="002F2926" w:rsidP="006C2B6C">
      <w:pPr>
        <w:rPr>
          <w:lang w:val="en-GB" w:eastAsia="zh-CN"/>
        </w:rPr>
      </w:pPr>
    </w:p>
    <w:p w14:paraId="5531491C" w14:textId="2BCDC93E" w:rsidR="00A37299" w:rsidRPr="00AC5AB4" w:rsidRDefault="0098130E" w:rsidP="00AC5AB4">
      <w:pPr>
        <w:pStyle w:val="ListParagraph"/>
        <w:numPr>
          <w:ilvl w:val="0"/>
          <w:numId w:val="32"/>
        </w:numPr>
        <w:rPr>
          <w:lang w:val="en-GB" w:eastAsia="zh-CN"/>
        </w:rPr>
      </w:pPr>
      <w:r>
        <w:rPr>
          <w:rFonts w:cstheme="minorHAnsi"/>
          <w:lang w:val="en-GB" w:eastAsia="zh-CN"/>
        </w:rPr>
        <w:t>5</w:t>
      </w:r>
      <w:r w:rsidR="00A37299" w:rsidRPr="00AC5AB4">
        <w:rPr>
          <w:rFonts w:cstheme="minorHAnsi"/>
          <w:lang w:val="en-GB" w:eastAsia="zh-CN"/>
        </w:rPr>
        <w:t xml:space="preserve"> Sq. Meter: 02 Nos</w:t>
      </w:r>
    </w:p>
    <w:p w14:paraId="2A15A370" w14:textId="77777777" w:rsidR="00AC5AB4" w:rsidRDefault="00AC5AB4" w:rsidP="00AC5AB4">
      <w:pPr>
        <w:rPr>
          <w:lang w:val="en-GB" w:eastAsia="zh-CN"/>
        </w:rPr>
      </w:pPr>
    </w:p>
    <w:p w14:paraId="18E41713" w14:textId="77777777" w:rsidR="00AC5AB4" w:rsidRDefault="00AC5AB4" w:rsidP="00AC5AB4">
      <w:pPr>
        <w:rPr>
          <w:lang w:val="en-GB" w:eastAsia="zh-CN"/>
        </w:rPr>
      </w:pPr>
    </w:p>
    <w:p w14:paraId="5AD90089" w14:textId="5C57CBEC" w:rsidR="00AC5AB4" w:rsidRDefault="00AC5AB4" w:rsidP="00AC5AB4">
      <w:pPr>
        <w:rPr>
          <w:lang w:val="en-GB" w:eastAsia="zh-CN"/>
        </w:rPr>
      </w:pPr>
    </w:p>
    <w:p w14:paraId="73B81E8E" w14:textId="10F0B1BD" w:rsidR="00AC5AB4" w:rsidRDefault="00AC5AB4" w:rsidP="00AC5AB4">
      <w:pPr>
        <w:rPr>
          <w:lang w:val="en-GB" w:eastAsia="zh-CN"/>
        </w:rPr>
      </w:pPr>
      <w:r>
        <w:rPr>
          <w:rFonts w:ascii="Arial" w:hAnsi="Arial" w:cs="Arial"/>
          <w:b/>
          <w:bCs/>
          <w:noProof/>
        </w:rPr>
        <mc:AlternateContent>
          <mc:Choice Requires="wps">
            <w:drawing>
              <wp:anchor distT="0" distB="0" distL="114300" distR="114300" simplePos="0" relativeHeight="251678208" behindDoc="0" locked="0" layoutInCell="1" allowOverlap="1" wp14:anchorId="03D3195D" wp14:editId="09CE0E74">
                <wp:simplePos x="0" y="0"/>
                <wp:positionH relativeFrom="column">
                  <wp:posOffset>-200025</wp:posOffset>
                </wp:positionH>
                <wp:positionV relativeFrom="paragraph">
                  <wp:posOffset>74930</wp:posOffset>
                </wp:positionV>
                <wp:extent cx="2152650" cy="495300"/>
                <wp:effectExtent l="0" t="0" r="0" b="0"/>
                <wp:wrapNone/>
                <wp:docPr id="895636819"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C76D76" w14:textId="34205E4C" w:rsidR="00A37299" w:rsidRPr="00A37299" w:rsidRDefault="00A37299" w:rsidP="00A37299">
                            <w:pPr>
                              <w:jc w:val="center"/>
                              <w:rPr>
                                <w:color w:val="000000" w:themeColor="text1"/>
                                <w:lang w:val="en-US"/>
                              </w:rPr>
                            </w:pPr>
                            <w:r>
                              <w:rPr>
                                <w:color w:val="000000" w:themeColor="text1"/>
                                <w:lang w:val="en-US"/>
                              </w:rPr>
                              <w:t xml:space="preserve">Maintenance platform </w:t>
                            </w:r>
                            <w:r w:rsidR="004030F2">
                              <w:rPr>
                                <w:color w:val="000000" w:themeColor="text1"/>
                                <w:lang w:val="en-US"/>
                              </w:rPr>
                              <w:t>with lockable gate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D3195D" id="Rectangle 4" o:spid="_x0000_s1116" style="position:absolute;margin-left:-15.75pt;margin-top:5.9pt;width:169.5pt;height:39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" filled="f" stroked="f" strokeweight="1pt">
                <v:textbox>
                  <w:txbxContent>
                    <w:p w14:paraId="47C76D76" w14:textId="34205E4C" w:rsidR="00A37299" w:rsidRPr="00A37299" w:rsidRDefault="00A37299" w:rsidP="00A37299">
                      <w:pPr>
                        <w:jc w:val="center"/>
                        <w:rPr>
                          <w:color w:val="000000" w:themeColor="text1"/>
                          <w:lang w:val="en-US"/>
                        </w:rPr>
                      </w:pPr>
                      <w:r>
                        <w:rPr>
                          <w:color w:val="000000" w:themeColor="text1"/>
                          <w:lang w:val="en-US"/>
                        </w:rPr>
                        <w:t xml:space="preserve">Maintenance platform </w:t>
                      </w:r>
                      <w:r w:rsidR="004030F2">
                        <w:rPr>
                          <w:color w:val="000000" w:themeColor="text1"/>
                          <w:lang w:val="en-US"/>
                        </w:rPr>
                        <w:t>with lockable gate</w:t>
                      </w:r>
                    </w:p>
                  </w:txbxContent>
                </v:textbox>
              </v:rect>
            </w:pict>
          </mc:Fallback>
        </mc:AlternateContent>
      </w:r>
    </w:p>
    <w:p w14:paraId="3843371D" w14:textId="45A3E713" w:rsidR="00AC5AB4" w:rsidRDefault="00AC5AB4" w:rsidP="00AC5AB4">
      <w:pPr>
        <w:rPr>
          <w:lang w:val="en-GB" w:eastAsia="zh-CN"/>
        </w:rPr>
      </w:pPr>
    </w:p>
    <w:p w14:paraId="52FF4F5B" w14:textId="0B7D92F9" w:rsidR="00AC5AB4" w:rsidRPr="00AC5AB4" w:rsidRDefault="00AC5AB4" w:rsidP="00AC5AB4">
      <w:pPr>
        <w:rPr>
          <w:lang w:val="en-GB" w:eastAsia="zh-CN"/>
        </w:rPr>
      </w:pPr>
    </w:p>
    <w:p w14:paraId="2A41D9ED" w14:textId="4E661EE8" w:rsidR="002F2926" w:rsidRDefault="00AC5AB4" w:rsidP="006C2B6C">
      <w:pPr>
        <w:rPr>
          <w:lang w:val="en-GB" w:eastAsia="zh-CN"/>
        </w:rPr>
      </w:pPr>
      <w:r w:rsidRPr="005B0F05">
        <w:rPr>
          <w:noProof/>
          <w:lang w:val="en-GB" w:eastAsia="zh-CN"/>
        </w:rPr>
        <w:lastRenderedPageBreak/>
        <w:drawing>
          <wp:anchor distT="0" distB="0" distL="114300" distR="114300" simplePos="0" relativeHeight="251699712" behindDoc="1" locked="0" layoutInCell="1" allowOverlap="1" wp14:anchorId="00588C43" wp14:editId="3B9F0BD0">
            <wp:simplePos x="0" y="0"/>
            <wp:positionH relativeFrom="column">
              <wp:posOffset>1073150</wp:posOffset>
            </wp:positionH>
            <wp:positionV relativeFrom="paragraph">
              <wp:posOffset>-58420</wp:posOffset>
            </wp:positionV>
            <wp:extent cx="4852023" cy="3695700"/>
            <wp:effectExtent l="0" t="0" r="6350" b="0"/>
            <wp:wrapNone/>
            <wp:docPr id="13821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419" name=""/>
                    <pic:cNvPicPr/>
                  </pic:nvPicPr>
                  <pic:blipFill>
                    <a:blip r:embed="rId91">
                      <a:extLst>
                        <a:ext uri="{28A0092B-C50C-407E-A947-70E740481C1C}">
                          <a14:useLocalDpi xmlns:a14="http://schemas.microsoft.com/office/drawing/2010/main" val="0"/>
                        </a:ext>
                      </a:extLst>
                    </a:blip>
                    <a:stretch>
                      <a:fillRect/>
                    </a:stretch>
                  </pic:blipFill>
                  <pic:spPr>
                    <a:xfrm>
                      <a:off x="0" y="0"/>
                      <a:ext cx="4852023" cy="3695700"/>
                    </a:xfrm>
                    <a:prstGeom prst="rect">
                      <a:avLst/>
                    </a:prstGeom>
                  </pic:spPr>
                </pic:pic>
              </a:graphicData>
            </a:graphic>
            <wp14:sizeRelH relativeFrom="margin">
              <wp14:pctWidth>0</wp14:pctWidth>
            </wp14:sizeRelH>
            <wp14:sizeRelV relativeFrom="margin">
              <wp14:pctHeight>0</wp14:pctHeight>
            </wp14:sizeRelV>
          </wp:anchor>
        </w:drawing>
      </w:r>
    </w:p>
    <w:p w14:paraId="6BFE9DA6" w14:textId="11F7117A" w:rsidR="002F2926" w:rsidRDefault="002F2926" w:rsidP="006C2B6C">
      <w:pPr>
        <w:rPr>
          <w:lang w:val="en-GB" w:eastAsia="zh-CN"/>
        </w:rPr>
      </w:pPr>
    </w:p>
    <w:p w14:paraId="06E58235" w14:textId="2C42C538" w:rsidR="005B0F05" w:rsidRDefault="005B0F05" w:rsidP="006C2B6C">
      <w:pPr>
        <w:rPr>
          <w:lang w:val="en-GB" w:eastAsia="zh-CN"/>
        </w:rPr>
      </w:pPr>
      <w:r w:rsidRPr="001F5E8E">
        <w:rPr>
          <w:rFonts w:ascii="Arial" w:hAnsi="Arial" w:cs="Arial"/>
          <w:b/>
          <w:bCs/>
          <w:noProof/>
        </w:rPr>
        <w:drawing>
          <wp:anchor distT="0" distB="0" distL="114300" distR="114300" simplePos="0" relativeHeight="251650560" behindDoc="1" locked="0" layoutInCell="1" allowOverlap="1" wp14:anchorId="28EF4FCE" wp14:editId="0EF47CF4">
            <wp:simplePos x="0" y="0"/>
            <wp:positionH relativeFrom="column">
              <wp:posOffset>1824583</wp:posOffset>
            </wp:positionH>
            <wp:positionV relativeFrom="paragraph">
              <wp:posOffset>4164643</wp:posOffset>
            </wp:positionV>
            <wp:extent cx="2851150" cy="2619375"/>
            <wp:effectExtent l="0" t="0" r="6350" b="0"/>
            <wp:wrapNone/>
            <wp:docPr id="365956550" name="Picture 1" descr="A yellow staircase with railin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6550" name="Picture 1" descr="A yellow staircase with railings&#10;&#10;Description automatically generated"/>
                    <pic:cNvPicPr/>
                  </pic:nvPicPr>
                  <pic:blipFill>
                    <a:blip r:embed="rId92">
                      <a:extLst>
                        <a:ext uri="{28A0092B-C50C-407E-A947-70E740481C1C}">
                          <a14:useLocalDpi xmlns:a14="http://schemas.microsoft.com/office/drawing/2010/main" val="0"/>
                        </a:ext>
                      </a:extLst>
                    </a:blip>
                    <a:stretch>
                      <a:fillRect/>
                    </a:stretch>
                  </pic:blipFill>
                  <pic:spPr>
                    <a:xfrm>
                      <a:off x="0" y="0"/>
                      <a:ext cx="2851150" cy="2619375"/>
                    </a:xfrm>
                    <a:prstGeom prst="rect">
                      <a:avLst/>
                    </a:prstGeom>
                  </pic:spPr>
                </pic:pic>
              </a:graphicData>
            </a:graphic>
            <wp14:sizeRelH relativeFrom="margin">
              <wp14:pctWidth>0</wp14:pctWidth>
            </wp14:sizeRelH>
            <wp14:sizeRelV relativeFrom="margin">
              <wp14:pctHeight>0</wp14:pctHeight>
            </wp14:sizeRelV>
          </wp:anchor>
        </w:drawing>
      </w:r>
    </w:p>
    <w:p w14:paraId="593F13D9" w14:textId="71BCA234" w:rsidR="005B0F05" w:rsidRDefault="005B0F05" w:rsidP="006C2B6C">
      <w:pPr>
        <w:rPr>
          <w:lang w:val="en-GB" w:eastAsia="zh-CN"/>
        </w:rPr>
      </w:pPr>
    </w:p>
    <w:p w14:paraId="0175F8FA" w14:textId="3D11071B" w:rsidR="005B0F05" w:rsidRDefault="005B0F05" w:rsidP="006C2B6C">
      <w:pPr>
        <w:rPr>
          <w:lang w:val="en-GB" w:eastAsia="zh-CN"/>
        </w:rPr>
      </w:pPr>
    </w:p>
    <w:p w14:paraId="35D8A9E9" w14:textId="713A83AA" w:rsidR="005B0F05" w:rsidRDefault="005B0F05" w:rsidP="006C2B6C">
      <w:pPr>
        <w:rPr>
          <w:lang w:val="en-GB" w:eastAsia="zh-CN"/>
        </w:rPr>
      </w:pPr>
    </w:p>
    <w:p w14:paraId="7F5D87C7" w14:textId="6F81F678" w:rsidR="00AC5AB4" w:rsidRPr="00AC5AB4" w:rsidRDefault="0098130E" w:rsidP="00AC5AB4">
      <w:pPr>
        <w:pStyle w:val="ListParagraph"/>
        <w:numPr>
          <w:ilvl w:val="0"/>
          <w:numId w:val="32"/>
        </w:numPr>
        <w:rPr>
          <w:lang w:val="en-GB" w:eastAsia="zh-CN"/>
        </w:rPr>
      </w:pPr>
      <w:r>
        <w:rPr>
          <w:rFonts w:cstheme="minorHAnsi"/>
          <w:lang w:val="en-GB" w:eastAsia="zh-CN"/>
        </w:rPr>
        <w:t>40</w:t>
      </w:r>
      <w:r w:rsidR="00AC5AB4" w:rsidRPr="00AC5AB4">
        <w:rPr>
          <w:rFonts w:cstheme="minorHAnsi"/>
          <w:lang w:val="en-GB" w:eastAsia="zh-CN"/>
        </w:rPr>
        <w:t xml:space="preserve"> Sq. Meter</w:t>
      </w:r>
    </w:p>
    <w:p w14:paraId="73518B96" w14:textId="660EBAA5" w:rsidR="005B0F05" w:rsidRDefault="005B0F05" w:rsidP="006C2B6C">
      <w:pPr>
        <w:rPr>
          <w:lang w:val="en-GB" w:eastAsia="zh-CN"/>
        </w:rPr>
      </w:pPr>
    </w:p>
    <w:p w14:paraId="2C0E92F8" w14:textId="71F68C2E" w:rsidR="005B0F05" w:rsidRDefault="00AC5AB4" w:rsidP="006C2B6C">
      <w:pPr>
        <w:rPr>
          <w:lang w:val="en-GB" w:eastAsia="zh-CN"/>
        </w:rPr>
      </w:pPr>
      <w:r>
        <w:rPr>
          <w:rFonts w:ascii="Arial" w:hAnsi="Arial" w:cs="Arial"/>
          <w:b/>
          <w:bCs/>
          <w:noProof/>
        </w:rPr>
        <mc:AlternateContent>
          <mc:Choice Requires="wps">
            <w:drawing>
              <wp:anchor distT="0" distB="0" distL="114300" distR="114300" simplePos="0" relativeHeight="251700736" behindDoc="0" locked="0" layoutInCell="1" allowOverlap="1" wp14:anchorId="7B4CEE28" wp14:editId="5F950D8B">
                <wp:simplePos x="0" y="0"/>
                <wp:positionH relativeFrom="column">
                  <wp:posOffset>-276225</wp:posOffset>
                </wp:positionH>
                <wp:positionV relativeFrom="paragraph">
                  <wp:posOffset>276860</wp:posOffset>
                </wp:positionV>
                <wp:extent cx="2152650" cy="495300"/>
                <wp:effectExtent l="0" t="0" r="0" b="0"/>
                <wp:wrapNone/>
                <wp:docPr id="1162583632" name="Rectangle 4"/>
                <wp:cNvGraphicFramePr/>
                <a:graphic xmlns:a="http://schemas.openxmlformats.org/drawingml/2006/main">
                  <a:graphicData uri="http://schemas.microsoft.com/office/word/2010/wordprocessingShape">
                    <wps:wsp>
                      <wps:cNvSpPr/>
                      <wps:spPr>
                        <a:xfrm>
                          <a:off x="0" y="0"/>
                          <a:ext cx="2152650" cy="495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A6322B5" w14:textId="02C6B5A2" w:rsidR="00AC5AB4" w:rsidRPr="00A37299" w:rsidRDefault="00AC5AB4" w:rsidP="00AC5AB4">
                            <w:pPr>
                              <w:jc w:val="center"/>
                              <w:rPr>
                                <w:color w:val="000000" w:themeColor="text1"/>
                                <w:lang w:val="en-US"/>
                              </w:rPr>
                            </w:pPr>
                            <w:r>
                              <w:rPr>
                                <w:color w:val="000000" w:themeColor="text1"/>
                                <w:lang w:val="en-US"/>
                              </w:rPr>
                              <w:t>Maintenance platform for conveyor above 3 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4CEE28" id="_x0000_s1117" style="position:absolute;margin-left:-21.75pt;margin-top:21.8pt;width:169.5pt;height:39pt;z-index:251700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" filled="f" stroked="f" strokeweight="1pt">
                <v:textbox>
                  <w:txbxContent>
                    <w:p w14:paraId="4A6322B5" w14:textId="02C6B5A2" w:rsidR="00AC5AB4" w:rsidRPr="00A37299" w:rsidRDefault="00AC5AB4" w:rsidP="00AC5AB4">
                      <w:pPr>
                        <w:jc w:val="center"/>
                        <w:rPr>
                          <w:color w:val="000000" w:themeColor="text1"/>
                          <w:lang w:val="en-US"/>
                        </w:rPr>
                      </w:pPr>
                      <w:r>
                        <w:rPr>
                          <w:color w:val="000000" w:themeColor="text1"/>
                          <w:lang w:val="en-US"/>
                        </w:rPr>
                        <w:t>Maintenance platform for conveyor above 3 meters</w:t>
                      </w:r>
                    </w:p>
                  </w:txbxContent>
                </v:textbox>
              </v:rect>
            </w:pict>
          </mc:Fallback>
        </mc:AlternateContent>
      </w:r>
    </w:p>
    <w:p w14:paraId="2C79247E" w14:textId="730DC2C9" w:rsidR="005B0F05" w:rsidRDefault="005B0F05" w:rsidP="006C2B6C">
      <w:pPr>
        <w:rPr>
          <w:lang w:val="en-GB" w:eastAsia="zh-CN"/>
        </w:rPr>
      </w:pPr>
    </w:p>
    <w:p w14:paraId="625AE8FD" w14:textId="13EE6026" w:rsidR="005B0F05" w:rsidRDefault="005B0F05" w:rsidP="006C2B6C">
      <w:pPr>
        <w:rPr>
          <w:lang w:val="en-GB" w:eastAsia="zh-CN"/>
        </w:rPr>
      </w:pPr>
    </w:p>
    <w:p w14:paraId="786A85EC" w14:textId="77777777" w:rsidR="005B0F05" w:rsidRDefault="005B0F05" w:rsidP="006C2B6C">
      <w:pPr>
        <w:rPr>
          <w:lang w:val="en-GB" w:eastAsia="zh-CN"/>
        </w:rPr>
      </w:pPr>
    </w:p>
    <w:p w14:paraId="12B1F264" w14:textId="77777777" w:rsidR="005B0F05" w:rsidRDefault="005B0F05" w:rsidP="006C2B6C">
      <w:pPr>
        <w:rPr>
          <w:lang w:val="en-GB" w:eastAsia="zh-CN"/>
        </w:rPr>
      </w:pPr>
    </w:p>
    <w:p w14:paraId="2CC8D7AC" w14:textId="77777777" w:rsidR="005B0F05" w:rsidRDefault="005B0F05" w:rsidP="006C2B6C">
      <w:pPr>
        <w:rPr>
          <w:lang w:val="en-GB" w:eastAsia="zh-CN"/>
        </w:rPr>
      </w:pPr>
    </w:p>
    <w:p w14:paraId="0A64B253" w14:textId="77777777" w:rsidR="005B0F05" w:rsidRDefault="005B0F05" w:rsidP="006C2B6C">
      <w:pPr>
        <w:rPr>
          <w:lang w:val="en-GB" w:eastAsia="zh-CN"/>
        </w:rPr>
      </w:pPr>
    </w:p>
    <w:p w14:paraId="7BDB97B4" w14:textId="77777777" w:rsidR="005B0F05" w:rsidRDefault="005B0F05" w:rsidP="006C2B6C">
      <w:pPr>
        <w:rPr>
          <w:lang w:val="en-GB" w:eastAsia="zh-CN"/>
        </w:rPr>
      </w:pPr>
    </w:p>
    <w:p w14:paraId="6B1CA413" w14:textId="77777777" w:rsidR="005B0F05" w:rsidRDefault="005B0F05" w:rsidP="006C2B6C">
      <w:pPr>
        <w:rPr>
          <w:lang w:val="en-GB" w:eastAsia="zh-CN"/>
        </w:rPr>
      </w:pPr>
    </w:p>
    <w:p w14:paraId="61F03547" w14:textId="77777777" w:rsidR="005B0F05" w:rsidRDefault="005B0F05" w:rsidP="006C2B6C">
      <w:pPr>
        <w:rPr>
          <w:lang w:val="en-GB" w:eastAsia="zh-CN"/>
        </w:rPr>
      </w:pPr>
    </w:p>
    <w:p w14:paraId="3B9F08DB" w14:textId="77777777" w:rsidR="005B0F05" w:rsidRDefault="005B0F05" w:rsidP="006C2B6C">
      <w:pPr>
        <w:rPr>
          <w:lang w:val="en-GB" w:eastAsia="zh-CN"/>
        </w:rPr>
      </w:pPr>
    </w:p>
    <w:p w14:paraId="6F7388E9" w14:textId="77777777" w:rsidR="005B0F05" w:rsidRDefault="005B0F05" w:rsidP="006C2B6C">
      <w:pPr>
        <w:rPr>
          <w:lang w:val="en-GB" w:eastAsia="zh-CN"/>
        </w:rPr>
      </w:pPr>
    </w:p>
    <w:p w14:paraId="5A266276" w14:textId="77777777" w:rsidR="005B0F05" w:rsidRDefault="005B0F05" w:rsidP="006C2B6C">
      <w:pPr>
        <w:rPr>
          <w:lang w:val="en-GB" w:eastAsia="zh-CN"/>
        </w:rPr>
      </w:pPr>
    </w:p>
    <w:p w14:paraId="5A3FD699" w14:textId="77777777" w:rsidR="00AC5AB4" w:rsidRDefault="00AC5AB4" w:rsidP="006C2B6C">
      <w:pPr>
        <w:rPr>
          <w:lang w:val="en-GB" w:eastAsia="zh-CN"/>
        </w:rPr>
      </w:pPr>
    </w:p>
    <w:p w14:paraId="3C702E75" w14:textId="77777777" w:rsidR="005B0F05" w:rsidRDefault="005B0F05" w:rsidP="006C2B6C">
      <w:pPr>
        <w:rPr>
          <w:lang w:val="en-GB" w:eastAsia="zh-CN"/>
        </w:rPr>
      </w:pPr>
    </w:p>
    <w:p w14:paraId="36B3157F" w14:textId="0033DF2B" w:rsidR="005B0F05" w:rsidRPr="004571D5" w:rsidRDefault="005B0F05" w:rsidP="005B0F05">
      <w:pPr>
        <w:pStyle w:val="ListParagraph"/>
        <w:numPr>
          <w:ilvl w:val="0"/>
          <w:numId w:val="32"/>
        </w:numPr>
        <w:spacing w:line="240" w:lineRule="auto"/>
        <w:rPr>
          <w:rFonts w:ascii="Arial" w:hAnsi="Arial" w:cs="Arial"/>
          <w:lang w:val="en-GB" w:eastAsia="zh-CN"/>
        </w:rPr>
      </w:pPr>
      <w:r w:rsidRPr="004571D5">
        <w:rPr>
          <w:rFonts w:cstheme="minorHAnsi"/>
          <w:lang w:val="en-GB" w:eastAsia="zh-CN"/>
        </w:rPr>
        <w:t xml:space="preserve">No of Stairs: </w:t>
      </w:r>
      <w:r w:rsidR="0098130E">
        <w:rPr>
          <w:rFonts w:cstheme="minorHAnsi"/>
          <w:lang w:val="en-GB" w:eastAsia="zh-CN"/>
        </w:rPr>
        <w:t>25</w:t>
      </w:r>
      <w:r w:rsidRPr="004571D5">
        <w:rPr>
          <w:rFonts w:cstheme="minorHAnsi"/>
          <w:lang w:val="en-GB" w:eastAsia="zh-CN"/>
        </w:rPr>
        <w:t xml:space="preserve"> Nos</w:t>
      </w:r>
    </w:p>
    <w:p w14:paraId="756390F7" w14:textId="0D9C337E" w:rsidR="005B0F05" w:rsidRDefault="005B0F05" w:rsidP="006C2B6C">
      <w:pPr>
        <w:rPr>
          <w:lang w:val="en-GB" w:eastAsia="zh-CN"/>
        </w:rPr>
      </w:pPr>
      <w:r>
        <w:rPr>
          <w:rFonts w:ascii="Arial" w:hAnsi="Arial" w:cs="Arial"/>
          <w:b/>
          <w:bCs/>
          <w:noProof/>
        </w:rPr>
        <mc:AlternateContent>
          <mc:Choice Requires="wps">
            <w:drawing>
              <wp:anchor distT="0" distB="0" distL="114300" distR="114300" simplePos="0" relativeHeight="251649536" behindDoc="0" locked="0" layoutInCell="1" allowOverlap="1" wp14:anchorId="34C534BE" wp14:editId="5B2754FE">
                <wp:simplePos x="0" y="0"/>
                <wp:positionH relativeFrom="column">
                  <wp:posOffset>1366520</wp:posOffset>
                </wp:positionH>
                <wp:positionV relativeFrom="paragraph">
                  <wp:posOffset>5184140</wp:posOffset>
                </wp:positionV>
                <wp:extent cx="2152650" cy="323850"/>
                <wp:effectExtent l="0" t="0" r="0" b="0"/>
                <wp:wrapNone/>
                <wp:docPr id="1693511180" name="Rectangle 4"/>
                <wp:cNvGraphicFramePr/>
                <a:graphic xmlns:a="http://schemas.openxmlformats.org/drawingml/2006/main">
                  <a:graphicData uri="http://schemas.microsoft.com/office/word/2010/wordprocessingShape">
                    <wps:wsp>
                      <wps:cNvSpPr/>
                      <wps:spPr>
                        <a:xfrm>
                          <a:off x="0" y="0"/>
                          <a:ext cx="215265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BBCF55" w14:textId="77777777" w:rsidR="003F32CC" w:rsidRPr="00C6576B" w:rsidRDefault="003F32CC" w:rsidP="003F32CC">
                            <w:pPr>
                              <w:jc w:val="center"/>
                              <w:rPr>
                                <w:color w:val="000000" w:themeColor="text1"/>
                              </w:rPr>
                            </w:pPr>
                            <w:r>
                              <w:rPr>
                                <w:color w:val="000000" w:themeColor="text1"/>
                              </w:rPr>
                              <w:t>Staircase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C534BE" id="_x0000_s1118" style="position:absolute;margin-left:107.6pt;margin-top:408.2pt;width:169.5pt;height:25.5pt;z-index:251649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" filled="f" stroked="f" strokeweight="1pt">
                <v:textbox>
                  <w:txbxContent>
                    <w:p w14:paraId="78BBCF55" w14:textId="77777777" w:rsidR="003F32CC" w:rsidRPr="00C6576B" w:rsidRDefault="003F32CC" w:rsidP="003F32CC">
                      <w:pPr>
                        <w:jc w:val="center"/>
                        <w:rPr>
                          <w:color w:val="000000" w:themeColor="text1"/>
                        </w:rPr>
                      </w:pPr>
                      <w:r>
                        <w:rPr>
                          <w:color w:val="000000" w:themeColor="text1"/>
                        </w:rPr>
                        <w:t>Staircase View</w:t>
                      </w:r>
                    </w:p>
                  </w:txbxContent>
                </v:textbox>
              </v:rect>
            </w:pict>
          </mc:Fallback>
        </mc:AlternateContent>
      </w:r>
    </w:p>
    <w:p w14:paraId="2D9D57A3" w14:textId="34E281D0" w:rsidR="00515AEA" w:rsidRDefault="00FF57C9"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57" w:name="_Toc145535653"/>
      <w:bookmarkEnd w:id="155"/>
      <w:r w:rsidRPr="00FF57C9">
        <w:rPr>
          <w:noProof/>
          <w:lang w:val="en-GB" w:eastAsia="zh-CN"/>
        </w:rPr>
        <w:lastRenderedPageBreak/>
        <w:drawing>
          <wp:anchor distT="0" distB="0" distL="114300" distR="114300" simplePos="0" relativeHeight="251599360" behindDoc="1" locked="0" layoutInCell="1" allowOverlap="1" wp14:anchorId="5703AFD0" wp14:editId="31C758EB">
            <wp:simplePos x="0" y="0"/>
            <wp:positionH relativeFrom="column">
              <wp:posOffset>-610235</wp:posOffset>
            </wp:positionH>
            <wp:positionV relativeFrom="paragraph">
              <wp:posOffset>238125</wp:posOffset>
            </wp:positionV>
            <wp:extent cx="6848475" cy="5213985"/>
            <wp:effectExtent l="0" t="0" r="9525" b="5715"/>
            <wp:wrapTight wrapText="bothSides">
              <wp:wrapPolygon edited="0">
                <wp:start x="0" y="0"/>
                <wp:lineTo x="0" y="21545"/>
                <wp:lineTo x="21570" y="21545"/>
                <wp:lineTo x="21570" y="0"/>
                <wp:lineTo x="0" y="0"/>
              </wp:wrapPolygon>
            </wp:wrapTight>
            <wp:docPr id="35657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72618" name=""/>
                    <pic:cNvPicPr/>
                  </pic:nvPicPr>
                  <pic:blipFill>
                    <a:blip r:embed="rId93">
                      <a:extLst>
                        <a:ext uri="{28A0092B-C50C-407E-A947-70E740481C1C}">
                          <a14:useLocalDpi xmlns:a14="http://schemas.microsoft.com/office/drawing/2010/main" val="0"/>
                        </a:ext>
                      </a:extLst>
                    </a:blip>
                    <a:stretch>
                      <a:fillRect/>
                    </a:stretch>
                  </pic:blipFill>
                  <pic:spPr>
                    <a:xfrm>
                      <a:off x="0" y="0"/>
                      <a:ext cx="6848475" cy="5213985"/>
                    </a:xfrm>
                    <a:prstGeom prst="rect">
                      <a:avLst/>
                    </a:prstGeom>
                  </pic:spPr>
                </pic:pic>
              </a:graphicData>
            </a:graphic>
            <wp14:sizeRelH relativeFrom="margin">
              <wp14:pctWidth>0</wp14:pctWidth>
            </wp14:sizeRelH>
            <wp14:sizeRelV relativeFrom="margin">
              <wp14:pctHeight>0</wp14:pctHeight>
            </wp14:sizeRelV>
          </wp:anchor>
        </w:drawing>
      </w:r>
      <w:r>
        <w:rPr>
          <w:rFonts w:cstheme="minorHAnsi"/>
          <w:noProof/>
          <w:u w:val="single"/>
          <w:lang w:val="en-GB" w:eastAsia="zh-CN"/>
        </w:rPr>
        <mc:AlternateContent>
          <mc:Choice Requires="wpg">
            <w:drawing>
              <wp:anchor distT="0" distB="0" distL="114300" distR="114300" simplePos="0" relativeHeight="251680256" behindDoc="0" locked="0" layoutInCell="1" allowOverlap="1" wp14:anchorId="5A4C1764" wp14:editId="31C7D8A4">
                <wp:simplePos x="0" y="0"/>
                <wp:positionH relativeFrom="column">
                  <wp:posOffset>4057650</wp:posOffset>
                </wp:positionH>
                <wp:positionV relativeFrom="paragraph">
                  <wp:posOffset>1238250</wp:posOffset>
                </wp:positionV>
                <wp:extent cx="1767840" cy="3343275"/>
                <wp:effectExtent l="0" t="0" r="22860" b="28575"/>
                <wp:wrapNone/>
                <wp:docPr id="250813424" name="Group 7"/>
                <wp:cNvGraphicFramePr/>
                <a:graphic xmlns:a="http://schemas.openxmlformats.org/drawingml/2006/main">
                  <a:graphicData uri="http://schemas.microsoft.com/office/word/2010/wordprocessingGroup">
                    <wpg:wgp>
                      <wpg:cNvGrpSpPr/>
                      <wpg:grpSpPr>
                        <a:xfrm>
                          <a:off x="0" y="0"/>
                          <a:ext cx="1767840" cy="3343275"/>
                          <a:chOff x="508890" y="0"/>
                          <a:chExt cx="1768219" cy="3343275"/>
                        </a:xfrm>
                      </wpg:grpSpPr>
                      <wps:wsp>
                        <wps:cNvPr id="757258820"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4316634" name="Text Box 2"/>
                        <wps:cNvSpPr txBox="1">
                          <a:spLocks noChangeArrowheads="1"/>
                        </wps:cNvSpPr>
                        <wps:spPr bwMode="auto">
                          <a:xfrm rot="16200000">
                            <a:off x="-21273" y="2134881"/>
                            <a:ext cx="1902460" cy="295275"/>
                          </a:xfrm>
                          <a:prstGeom prst="rect">
                            <a:avLst/>
                          </a:prstGeom>
                          <a:solidFill>
                            <a:srgbClr val="FFFFFF"/>
                          </a:solidFill>
                          <a:ln w="9525">
                            <a:solidFill>
                              <a:schemeClr val="accent1"/>
                            </a:solidFill>
                            <a:miter lim="800000"/>
                            <a:headEnd/>
                            <a:tailEnd/>
                          </a:ln>
                        </wps:spPr>
                        <wps:txbx>
                          <w:txbxContent>
                            <w:p w14:paraId="69D3D46A"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s:wsp>
                        <wps:cNvPr id="1028017817" name="Text Box 2"/>
                        <wps:cNvSpPr txBox="1">
                          <a:spLocks noChangeArrowheads="1"/>
                        </wps:cNvSpPr>
                        <wps:spPr bwMode="auto">
                          <a:xfrm rot="5400000">
                            <a:off x="1607185" y="2558745"/>
                            <a:ext cx="953134" cy="386714"/>
                          </a:xfrm>
                          <a:prstGeom prst="rect">
                            <a:avLst/>
                          </a:prstGeom>
                          <a:solidFill>
                            <a:srgbClr val="FFFFFF"/>
                          </a:solidFill>
                          <a:ln w="9525">
                            <a:solidFill>
                              <a:schemeClr val="accent4"/>
                            </a:solidFill>
                            <a:miter lim="800000"/>
                            <a:headEnd/>
                            <a:tailEnd/>
                          </a:ln>
                        </wps:spPr>
                        <wps:txbx>
                          <w:txbxContent>
                            <w:p w14:paraId="7E88CBCF"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350612291" name="Text Box 2"/>
                        <wps:cNvSpPr txBox="1">
                          <a:spLocks noChangeArrowheads="1"/>
                        </wps:cNvSpPr>
                        <wps:spPr bwMode="auto">
                          <a:xfrm rot="16200000">
                            <a:off x="225997" y="399517"/>
                            <a:ext cx="952499" cy="386714"/>
                          </a:xfrm>
                          <a:prstGeom prst="rect">
                            <a:avLst/>
                          </a:prstGeom>
                          <a:solidFill>
                            <a:srgbClr val="FFFFFF"/>
                          </a:solidFill>
                          <a:ln w="9525">
                            <a:solidFill>
                              <a:schemeClr val="accent4"/>
                            </a:solidFill>
                            <a:miter lim="800000"/>
                            <a:headEnd/>
                            <a:tailEnd/>
                          </a:ln>
                        </wps:spPr>
                        <wps:txbx>
                          <w:txbxContent>
                            <w:p w14:paraId="60FFB437"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1538962097" name="Text Box 2"/>
                        <wps:cNvSpPr txBox="1">
                          <a:spLocks noChangeArrowheads="1"/>
                        </wps:cNvSpPr>
                        <wps:spPr bwMode="auto">
                          <a:xfrm rot="5400000">
                            <a:off x="874158" y="915784"/>
                            <a:ext cx="1902460" cy="295275"/>
                          </a:xfrm>
                          <a:prstGeom prst="rect">
                            <a:avLst/>
                          </a:prstGeom>
                          <a:solidFill>
                            <a:srgbClr val="FFFFFF"/>
                          </a:solidFill>
                          <a:ln w="9525">
                            <a:solidFill>
                              <a:schemeClr val="accent1"/>
                            </a:solidFill>
                            <a:miter lim="800000"/>
                            <a:headEnd/>
                            <a:tailEnd/>
                          </a:ln>
                        </wps:spPr>
                        <wps:txbx>
                          <w:txbxContent>
                            <w:p w14:paraId="4CB19119"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g:wgp>
                  </a:graphicData>
                </a:graphic>
              </wp:anchor>
            </w:drawing>
          </mc:Choice>
          <mc:Fallback>
            <w:pict>
              <v:group w14:anchorId="5A4C1764" id="_x0000_s1119" style="position:absolute;left:0;text-align:left;margin-left:319.5pt;margin-top:97.5pt;width:139.2pt;height:263.25pt;z-index:251680256"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">
                <v:shape id="Frame 8" o:spid="_x0000_s1120"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21" type="#_x0000_t202" style="position:absolute;left:-214;top:21349;width:19025;height:295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" strokecolor="#4472c4 [3204]">
                  <v:textbox>
                    <w:txbxContent>
                      <w:p w14:paraId="69D3D46A" w14:textId="77777777" w:rsidR="00334420" w:rsidRPr="0001352E" w:rsidRDefault="00334420" w:rsidP="00334420">
                        <w:pPr>
                          <w:jc w:val="center"/>
                          <w:rPr>
                            <w:lang w:val="en-US"/>
                          </w:rPr>
                        </w:pPr>
                        <w:r>
                          <w:rPr>
                            <w:lang w:val="en-US"/>
                          </w:rPr>
                          <w:t>Output chute</w:t>
                        </w:r>
                      </w:p>
                    </w:txbxContent>
                  </v:textbox>
                </v:shape>
                <v:shape id="_x0000_s1122" type="#_x0000_t202" style="position:absolute;left:16071;top:25587;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" strokecolor="#ffc000 [3207]">
                  <v:textbox style="mso-fit-shape-to-text:t">
                    <w:txbxContent>
                      <w:p w14:paraId="7E88CBCF" w14:textId="77777777" w:rsidR="00334420" w:rsidRPr="0001352E" w:rsidRDefault="00334420" w:rsidP="00334420">
                        <w:pPr>
                          <w:rPr>
                            <w:lang w:val="en-US"/>
                          </w:rPr>
                        </w:pPr>
                        <w:r>
                          <w:rPr>
                            <w:lang w:val="en-US"/>
                          </w:rPr>
                          <w:t>Induct Zone</w:t>
                        </w:r>
                      </w:p>
                    </w:txbxContent>
                  </v:textbox>
                </v:shape>
                <v:shape id="_x0000_s1123" type="#_x0000_t202" style="position:absolute;left:2259;top:3995;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" strokecolor="#ffc000 [3207]">
                  <v:textbox style="mso-fit-shape-to-text:t">
                    <w:txbxContent>
                      <w:p w14:paraId="60FFB437" w14:textId="77777777" w:rsidR="00334420" w:rsidRPr="0001352E" w:rsidRDefault="00334420" w:rsidP="00334420">
                        <w:pPr>
                          <w:rPr>
                            <w:lang w:val="en-US"/>
                          </w:rPr>
                        </w:pPr>
                        <w:r>
                          <w:rPr>
                            <w:lang w:val="en-US"/>
                          </w:rPr>
                          <w:t>Induct Zone</w:t>
                        </w:r>
                      </w:p>
                    </w:txbxContent>
                  </v:textbox>
                </v:shape>
                <v:shape id="_x0000_s1124" type="#_x0000_t202" style="position:absolute;left:8741;top:9157;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" strokecolor="#4472c4 [3204]">
                  <v:textbox>
                    <w:txbxContent>
                      <w:p w14:paraId="4CB19119" w14:textId="77777777" w:rsidR="00334420" w:rsidRPr="0001352E" w:rsidRDefault="00334420" w:rsidP="00334420">
                        <w:pPr>
                          <w:jc w:val="center"/>
                          <w:rPr>
                            <w:lang w:val="en-US"/>
                          </w:rPr>
                        </w:pPr>
                        <w:r>
                          <w:rPr>
                            <w:lang w:val="en-US"/>
                          </w:rPr>
                          <w:t>Output chute</w:t>
                        </w:r>
                      </w:p>
                    </w:txbxContent>
                  </v:textbox>
                </v:shape>
              </v:group>
            </w:pict>
          </mc:Fallback>
        </mc:AlternateContent>
      </w:r>
      <w:r w:rsidR="0039776F">
        <w:rPr>
          <w:rFonts w:cstheme="minorHAnsi"/>
          <w:noProof/>
          <w:u w:val="single"/>
          <w:lang w:val="en-GB" w:eastAsia="zh-CN"/>
        </w:rPr>
        <mc:AlternateContent>
          <mc:Choice Requires="wpg">
            <w:drawing>
              <wp:anchor distT="0" distB="0" distL="114300" distR="114300" simplePos="0" relativeHeight="251679232" behindDoc="0" locked="0" layoutInCell="1" allowOverlap="1" wp14:anchorId="4D0625A2" wp14:editId="410D2EC3">
                <wp:simplePos x="0" y="0"/>
                <wp:positionH relativeFrom="column">
                  <wp:posOffset>-180975</wp:posOffset>
                </wp:positionH>
                <wp:positionV relativeFrom="paragraph">
                  <wp:posOffset>1238250</wp:posOffset>
                </wp:positionV>
                <wp:extent cx="1768219" cy="3343275"/>
                <wp:effectExtent l="0" t="0" r="22860" b="28575"/>
                <wp:wrapNone/>
                <wp:docPr id="1939078401" name="Group 8"/>
                <wp:cNvGraphicFramePr/>
                <a:graphic xmlns:a="http://schemas.openxmlformats.org/drawingml/2006/main">
                  <a:graphicData uri="http://schemas.microsoft.com/office/word/2010/wordprocessingGroup">
                    <wpg:wgp>
                      <wpg:cNvGrpSpPr/>
                      <wpg:grpSpPr>
                        <a:xfrm>
                          <a:off x="0" y="0"/>
                          <a:ext cx="1768219" cy="3343275"/>
                          <a:chOff x="508890" y="0"/>
                          <a:chExt cx="1768219" cy="3343275"/>
                        </a:xfrm>
                      </wpg:grpSpPr>
                      <wps:wsp>
                        <wps:cNvPr id="1443586684" name="Frame 8"/>
                        <wps:cNvSpPr/>
                        <wps:spPr>
                          <a:xfrm>
                            <a:off x="920115" y="0"/>
                            <a:ext cx="921385" cy="3343275"/>
                          </a:xfrm>
                          <a:prstGeom prst="frame">
                            <a:avLst>
                              <a:gd name="adj1" fmla="val 4366"/>
                            </a:avLst>
                          </a:prstGeom>
                          <a:solidFill>
                            <a:schemeClr val="accent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1899550" name="Text Box 2"/>
                        <wps:cNvSpPr txBox="1">
                          <a:spLocks noChangeArrowheads="1"/>
                        </wps:cNvSpPr>
                        <wps:spPr bwMode="auto">
                          <a:xfrm rot="16200000">
                            <a:off x="-30797" y="915987"/>
                            <a:ext cx="1902461" cy="295276"/>
                          </a:xfrm>
                          <a:prstGeom prst="rect">
                            <a:avLst/>
                          </a:prstGeom>
                          <a:solidFill>
                            <a:srgbClr val="FFFFFF"/>
                          </a:solidFill>
                          <a:ln w="9525">
                            <a:solidFill>
                              <a:schemeClr val="accent1"/>
                            </a:solidFill>
                            <a:miter lim="800000"/>
                            <a:headEnd/>
                            <a:tailEnd/>
                          </a:ln>
                        </wps:spPr>
                        <wps:txb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wps:txbx>
                        <wps:bodyPr rot="0" vert="horz" wrap="square" lIns="91440" tIns="45720" rIns="91440" bIns="45720" anchor="t" anchorCtr="0">
                          <a:noAutofit/>
                        </wps:bodyPr>
                      </wps:wsp>
                      <wps:wsp>
                        <wps:cNvPr id="1129393643" name="Text Box 2"/>
                        <wps:cNvSpPr txBox="1">
                          <a:spLocks noChangeArrowheads="1"/>
                        </wps:cNvSpPr>
                        <wps:spPr bwMode="auto">
                          <a:xfrm rot="5400000">
                            <a:off x="1607185" y="525145"/>
                            <a:ext cx="953134" cy="386714"/>
                          </a:xfrm>
                          <a:prstGeom prst="rect">
                            <a:avLst/>
                          </a:prstGeom>
                          <a:solidFill>
                            <a:srgbClr val="FFFFFF"/>
                          </a:solidFill>
                          <a:ln w="9525">
                            <a:solidFill>
                              <a:schemeClr val="accent4"/>
                            </a:solidFill>
                            <a:miter lim="800000"/>
                            <a:headEnd/>
                            <a:tailEnd/>
                          </a:ln>
                        </wps:spPr>
                        <wps:txbx>
                          <w:txbxContent>
                            <w:p w14:paraId="3607933A" w14:textId="442DB239" w:rsidR="0001352E" w:rsidRPr="0001352E" w:rsidRDefault="0001352E">
                              <w:pPr>
                                <w:rPr>
                                  <w:lang w:val="en-US"/>
                                </w:rPr>
                              </w:pPr>
                              <w:r>
                                <w:rPr>
                                  <w:lang w:val="en-US"/>
                                </w:rPr>
                                <w:t>Induct Zone</w:t>
                              </w:r>
                            </w:p>
                          </w:txbxContent>
                        </wps:txbx>
                        <wps:bodyPr rot="0" vert="horz" wrap="square" lIns="91440" tIns="45720" rIns="91440" bIns="45720" anchor="t" anchorCtr="0">
                          <a:spAutoFit/>
                        </wps:bodyPr>
                      </wps:wsp>
                      <wps:wsp>
                        <wps:cNvPr id="347217611" name="Text Box 2"/>
                        <wps:cNvSpPr txBox="1">
                          <a:spLocks noChangeArrowheads="1"/>
                        </wps:cNvSpPr>
                        <wps:spPr bwMode="auto">
                          <a:xfrm rot="16200000">
                            <a:off x="225997" y="2496821"/>
                            <a:ext cx="952499" cy="386714"/>
                          </a:xfrm>
                          <a:prstGeom prst="rect">
                            <a:avLst/>
                          </a:prstGeom>
                          <a:solidFill>
                            <a:srgbClr val="FFFFFF"/>
                          </a:solidFill>
                          <a:ln w="9525">
                            <a:solidFill>
                              <a:schemeClr val="accent4"/>
                            </a:solidFill>
                            <a:miter lim="800000"/>
                            <a:headEnd/>
                            <a:tailEnd/>
                          </a:ln>
                        </wps:spPr>
                        <wps:txbx>
                          <w:txbxContent>
                            <w:p w14:paraId="1E70F7AC" w14:textId="77777777" w:rsidR="00334420" w:rsidRPr="0001352E" w:rsidRDefault="00334420" w:rsidP="00334420">
                              <w:pPr>
                                <w:rPr>
                                  <w:lang w:val="en-US"/>
                                </w:rPr>
                              </w:pPr>
                              <w:r>
                                <w:rPr>
                                  <w:lang w:val="en-US"/>
                                </w:rPr>
                                <w:t>Induct Zone</w:t>
                              </w:r>
                            </w:p>
                          </w:txbxContent>
                        </wps:txbx>
                        <wps:bodyPr rot="0" vert="horz" wrap="square" lIns="91440" tIns="45720" rIns="91440" bIns="45720" anchor="t" anchorCtr="0">
                          <a:spAutoFit/>
                        </wps:bodyPr>
                      </wps:wsp>
                      <wps:wsp>
                        <wps:cNvPr id="880629124" name="Text Box 2"/>
                        <wps:cNvSpPr txBox="1">
                          <a:spLocks noChangeArrowheads="1"/>
                        </wps:cNvSpPr>
                        <wps:spPr bwMode="auto">
                          <a:xfrm rot="5400000">
                            <a:off x="899567" y="2149055"/>
                            <a:ext cx="1902461" cy="295276"/>
                          </a:xfrm>
                          <a:prstGeom prst="rect">
                            <a:avLst/>
                          </a:prstGeom>
                          <a:solidFill>
                            <a:srgbClr val="FFFFFF"/>
                          </a:solidFill>
                          <a:ln w="9525">
                            <a:solidFill>
                              <a:schemeClr val="accent1"/>
                            </a:solidFill>
                            <a:miter lim="800000"/>
                            <a:headEnd/>
                            <a:tailEnd/>
                          </a:ln>
                        </wps:spPr>
                        <wps:txbx>
                          <w:txbxContent>
                            <w:p w14:paraId="14B180CE" w14:textId="77777777" w:rsidR="00334420" w:rsidRPr="0001352E" w:rsidRDefault="00334420" w:rsidP="00334420">
                              <w:pPr>
                                <w:jc w:val="center"/>
                                <w:rPr>
                                  <w:lang w:val="en-US"/>
                                </w:rPr>
                              </w:pPr>
                              <w:r>
                                <w:rPr>
                                  <w:lang w:val="en-US"/>
                                </w:rPr>
                                <w:t>Output chute</w:t>
                              </w:r>
                            </w:p>
                          </w:txbxContent>
                        </wps:txbx>
                        <wps:bodyPr rot="0" vert="horz" wrap="square" lIns="91440" tIns="45720" rIns="91440" bIns="45720" anchor="t" anchorCtr="0">
                          <a:noAutofit/>
                        </wps:bodyPr>
                      </wps:wsp>
                    </wpg:wgp>
                  </a:graphicData>
                </a:graphic>
              </wp:anchor>
            </w:drawing>
          </mc:Choice>
          <mc:Fallback>
            <w:pict>
              <v:group w14:anchorId="4D0625A2" id="Group 8" o:spid="_x0000_s1125" style="position:absolute;left:0;text-align:left;margin-left:-14.25pt;margin-top:97.5pt;width:139.25pt;height:263.25pt;z-index:251679232" coordorigin="5088" coordsize="17682,33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">
                <v:shape id="Frame 8" o:spid="_x0000_s1126" style="position:absolute;left:9201;width:9214;height:33432;visibility:visible;mso-wrap-style:square;v-text-anchor:middle" coordsize="921385,334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" path="m,l921385,r,3343275l,3343275,,xm40228,40228r,3262819l881157,3303047r,-3262819l40228,40228xe" fillcolor="#4472c4 [3204]" strokecolor="#09101d [484]" strokeweight="1pt">
                  <v:stroke joinstyle="miter"/>
                  <v:path arrowok="t" o:connecttype="custom" o:connectlocs="0,0;921385,0;921385,3343275;0,3343275;0,0;40228,40228;40228,3303047;881157,3303047;881157,40228;40228,40228" o:connectangles="0,0,0,0,0,0,0,0,0,0"/>
                </v:shape>
                <v:shape id="_x0000_s1127" type="#_x0000_t202" style="position:absolute;left:-309;top:9159;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" strokecolor="#4472c4 [3204]">
                  <v:textbox>
                    <w:txbxContent>
                      <w:p w14:paraId="66C8C253" w14:textId="26D4EB6E" w:rsidR="0001352E" w:rsidRPr="0001352E" w:rsidRDefault="00334420" w:rsidP="0001352E">
                        <w:pPr>
                          <w:jc w:val="center"/>
                          <w:rPr>
                            <w:lang w:val="en-US"/>
                          </w:rPr>
                        </w:pPr>
                        <w:r>
                          <w:rPr>
                            <w:lang w:val="en-US"/>
                          </w:rPr>
                          <w:t xml:space="preserve">Output </w:t>
                        </w:r>
                        <w:r w:rsidR="0001352E">
                          <w:rPr>
                            <w:lang w:val="en-US"/>
                          </w:rPr>
                          <w:t>chute</w:t>
                        </w:r>
                      </w:p>
                    </w:txbxContent>
                  </v:textbox>
                </v:shape>
                <v:shape id="_x0000_s1128" type="#_x0000_t202" style="position:absolute;left:16071;top:5251;width:9531;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" strokecolor="#ffc000 [3207]">
                  <v:textbox style="mso-fit-shape-to-text:t">
                    <w:txbxContent>
                      <w:p w14:paraId="3607933A" w14:textId="442DB239" w:rsidR="0001352E" w:rsidRPr="0001352E" w:rsidRDefault="0001352E">
                        <w:pPr>
                          <w:rPr>
                            <w:lang w:val="en-US"/>
                          </w:rPr>
                        </w:pPr>
                        <w:r>
                          <w:rPr>
                            <w:lang w:val="en-US"/>
                          </w:rPr>
                          <w:t>Induct Zone</w:t>
                        </w:r>
                      </w:p>
                    </w:txbxContent>
                  </v:textbox>
                </v:shape>
                <v:shape id="_x0000_s1129" type="#_x0000_t202" style="position:absolute;left:2259;top:24968;width:9525;height:3868;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" strokecolor="#ffc000 [3207]">
                  <v:textbox style="mso-fit-shape-to-text:t">
                    <w:txbxContent>
                      <w:p w14:paraId="1E70F7AC" w14:textId="77777777" w:rsidR="00334420" w:rsidRPr="0001352E" w:rsidRDefault="00334420" w:rsidP="00334420">
                        <w:pPr>
                          <w:rPr>
                            <w:lang w:val="en-US"/>
                          </w:rPr>
                        </w:pPr>
                        <w:r>
                          <w:rPr>
                            <w:lang w:val="en-US"/>
                          </w:rPr>
                          <w:t>Induct Zone</w:t>
                        </w:r>
                      </w:p>
                    </w:txbxContent>
                  </v:textbox>
                </v:shape>
                <v:shape id="_x0000_s1130" type="#_x0000_t202" style="position:absolute;left:8995;top:21490;width:19025;height:2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" strokecolor="#4472c4 [3204]">
                  <v:textbox>
                    <w:txbxContent>
                      <w:p w14:paraId="14B180CE" w14:textId="77777777" w:rsidR="00334420" w:rsidRPr="0001352E" w:rsidRDefault="00334420" w:rsidP="00334420">
                        <w:pPr>
                          <w:jc w:val="center"/>
                          <w:rPr>
                            <w:lang w:val="en-US"/>
                          </w:rPr>
                        </w:pPr>
                        <w:r>
                          <w:rPr>
                            <w:lang w:val="en-US"/>
                          </w:rPr>
                          <w:t>Output chute</w:t>
                        </w:r>
                      </w:p>
                    </w:txbxContent>
                  </v:textbox>
                </v:shape>
              </v:group>
            </w:pict>
          </mc:Fallback>
        </mc:AlternateContent>
      </w:r>
      <w:r w:rsidR="000B4984">
        <w:rPr>
          <w:rFonts w:ascii="Calibri" w:eastAsia="SimSun" w:hAnsi="Calibri" w:cs="Calibri"/>
          <w:b/>
          <w:bCs/>
          <w:color w:val="323E4F" w:themeColor="text2" w:themeShade="BF"/>
          <w:sz w:val="28"/>
          <w:szCs w:val="28"/>
          <w:lang w:val="en-GB" w:eastAsia="zh-CN"/>
        </w:rPr>
        <w:t>Allocated Areas</w:t>
      </w:r>
      <w:bookmarkEnd w:id="157"/>
    </w:p>
    <w:p w14:paraId="33EC3401" w14:textId="6AC579E7" w:rsidR="00FF57C9" w:rsidRPr="00FF57C9" w:rsidRDefault="00FF57C9" w:rsidP="00FF57C9">
      <w:pPr>
        <w:rPr>
          <w:lang w:val="en-GB" w:eastAsia="zh-CN"/>
        </w:rPr>
      </w:pPr>
    </w:p>
    <w:p w14:paraId="23DFC5B4" w14:textId="0F7B2FFD" w:rsidR="00E1613F" w:rsidRPr="0039776F" w:rsidRDefault="0021175C" w:rsidP="0039776F">
      <w:pPr>
        <w:jc w:val="center"/>
        <w:rPr>
          <w:rFonts w:ascii="Arial" w:hAnsi="Arial" w:cs="Arial"/>
          <w:highlight w:val="yellow"/>
          <w:lang w:val="en-GB" w:eastAsia="zh-CN"/>
        </w:rPr>
      </w:pPr>
      <w:r w:rsidRPr="0021175C">
        <w:rPr>
          <w:rFonts w:cstheme="minorHAnsi"/>
          <w:u w:val="single"/>
          <w:lang w:val="en-GB" w:eastAsia="zh-CN"/>
        </w:rPr>
        <w:t>Plan View</w:t>
      </w:r>
    </w:p>
    <w:p w14:paraId="494DD8F0" w14:textId="40E7FD60" w:rsidR="00E1613F" w:rsidRPr="00AC1004" w:rsidRDefault="001D4AED" w:rsidP="001D4AED">
      <w:pPr>
        <w:rPr>
          <w:rFonts w:cstheme="minorHAnsi"/>
          <w:lang w:val="en-GB" w:eastAsia="zh-CN"/>
        </w:rPr>
      </w:pPr>
      <w:r w:rsidRPr="00AC1004">
        <w:rPr>
          <w:rFonts w:cstheme="minorHAnsi"/>
          <w:lang w:val="en-GB" w:eastAsia="zh-CN"/>
        </w:rPr>
        <w:t xml:space="preserve">System is marked with different type of </w:t>
      </w:r>
      <w:r w:rsidR="00334420">
        <w:rPr>
          <w:rFonts w:cstheme="minorHAnsi"/>
          <w:lang w:val="en-GB" w:eastAsia="zh-CN"/>
        </w:rPr>
        <w:t xml:space="preserve">Staging </w:t>
      </w:r>
      <w:r w:rsidRPr="00AC1004">
        <w:rPr>
          <w:rFonts w:cstheme="minorHAnsi"/>
          <w:lang w:val="en-GB" w:eastAsia="zh-CN"/>
        </w:rPr>
        <w:t>areas</w:t>
      </w:r>
      <w:r w:rsidR="00334420">
        <w:rPr>
          <w:rFonts w:cstheme="minorHAnsi"/>
          <w:lang w:val="en-GB" w:eastAsia="zh-CN"/>
        </w:rPr>
        <w:t>.</w:t>
      </w:r>
    </w:p>
    <w:p w14:paraId="7D42A714" w14:textId="5692ED2A" w:rsidR="002F4DC4" w:rsidRPr="007E7745" w:rsidRDefault="00334420" w:rsidP="00094562">
      <w:pPr>
        <w:ind w:right="-188"/>
        <w:rPr>
          <w:rFonts w:cstheme="minorHAnsi"/>
          <w:lang w:val="en-GB" w:eastAsia="zh-CN"/>
        </w:rPr>
      </w:pPr>
      <w:r>
        <w:rPr>
          <w:rFonts w:cstheme="minorHAnsi"/>
          <w:b/>
          <w:bCs/>
          <w:color w:val="00B0F0"/>
          <w:lang w:val="en-GB" w:eastAsia="zh-CN"/>
        </w:rPr>
        <w:t>Inbound Staging</w:t>
      </w:r>
      <w:r w:rsidR="001D4AED" w:rsidRPr="00334420">
        <w:rPr>
          <w:rFonts w:cstheme="minorHAnsi"/>
          <w:b/>
          <w:bCs/>
          <w:color w:val="00B0F0"/>
          <w:lang w:val="en-GB" w:eastAsia="zh-CN"/>
        </w:rPr>
        <w:t xml:space="preserve"> Area</w:t>
      </w:r>
      <w:r w:rsidR="001D4AED" w:rsidRPr="00334420">
        <w:rPr>
          <w:rFonts w:cstheme="minorHAnsi"/>
          <w:color w:val="00B0F0"/>
          <w:lang w:val="en-GB" w:eastAsia="zh-CN"/>
        </w:rPr>
        <w:t xml:space="preserve"> </w:t>
      </w:r>
      <w:r w:rsidR="002105D1" w:rsidRPr="00334420">
        <w:rPr>
          <w:rFonts w:cstheme="minorHAnsi"/>
          <w:color w:val="00B0F0"/>
          <w:lang w:val="en-GB" w:eastAsia="zh-CN"/>
        </w:rPr>
        <w:t>–</w:t>
      </w:r>
      <w:bookmarkStart w:id="158" w:name="_Hlk143345264"/>
      <w:r>
        <w:rPr>
          <w:rFonts w:cstheme="minorHAnsi"/>
          <w:lang w:val="en-GB" w:eastAsia="zh-CN"/>
        </w:rPr>
        <w:t xml:space="preserve"> A total </w:t>
      </w:r>
      <w:r w:rsidRPr="007E7745">
        <w:rPr>
          <w:rFonts w:cstheme="minorHAnsi"/>
          <w:lang w:val="en-GB" w:eastAsia="zh-CN"/>
        </w:rPr>
        <w:t xml:space="preserve">area of </w:t>
      </w:r>
      <w:r w:rsidR="0039776F" w:rsidRPr="007E7745">
        <w:rPr>
          <w:rFonts w:cstheme="minorHAnsi"/>
          <w:lang w:val="en-GB" w:eastAsia="zh-CN"/>
        </w:rPr>
        <w:t>1,091</w:t>
      </w:r>
      <w:r w:rsidRPr="007E7745">
        <w:rPr>
          <w:rFonts w:cstheme="minorHAnsi"/>
          <w:lang w:val="en-GB" w:eastAsia="zh-CN"/>
        </w:rPr>
        <w:t xml:space="preserve"> Sq. Meter is dedicated for Inbound staging of Bags &amp; Shipments.</w:t>
      </w:r>
    </w:p>
    <w:p w14:paraId="295C657C" w14:textId="42B9CCE5" w:rsidR="00094562" w:rsidRPr="00B76F00" w:rsidRDefault="00B76F00" w:rsidP="00B76F00">
      <w:pPr>
        <w:ind w:right="-188"/>
        <w:rPr>
          <w:rFonts w:cstheme="minorHAnsi"/>
          <w:b/>
          <w:bCs/>
          <w:i/>
          <w:iCs/>
          <w:sz w:val="20"/>
          <w:szCs w:val="20"/>
          <w:lang w:val="en-GB" w:eastAsia="zh-CN"/>
        </w:rPr>
      </w:pPr>
      <w:bookmarkStart w:id="159" w:name="_Hlk143436467"/>
      <w:bookmarkEnd w:id="158"/>
      <w:r w:rsidRPr="00B76F00">
        <w:rPr>
          <w:rFonts w:cstheme="minorHAnsi"/>
          <w:b/>
          <w:bCs/>
          <w:i/>
          <w:iCs/>
          <w:sz w:val="20"/>
          <w:szCs w:val="20"/>
          <w:lang w:val="en-GB" w:eastAsia="zh-CN"/>
        </w:rPr>
        <w:t xml:space="preserve">Note – </w:t>
      </w:r>
      <w:r w:rsidR="00640B37">
        <w:rPr>
          <w:rFonts w:cstheme="minorHAnsi"/>
          <w:b/>
          <w:bCs/>
          <w:i/>
          <w:iCs/>
          <w:sz w:val="20"/>
          <w:szCs w:val="20"/>
          <w:lang w:val="en-GB" w:eastAsia="zh-CN"/>
        </w:rPr>
        <w:t>The dedicated Areas are</w:t>
      </w:r>
      <w:r w:rsidRPr="00B76F00">
        <w:rPr>
          <w:rFonts w:cstheme="minorHAnsi"/>
          <w:b/>
          <w:bCs/>
          <w:i/>
          <w:iCs/>
          <w:sz w:val="20"/>
          <w:szCs w:val="20"/>
          <w:lang w:val="en-GB" w:eastAsia="zh-CN"/>
        </w:rPr>
        <w:t xml:space="preserve"> considered basis the specification shared by </w:t>
      </w:r>
      <w:r w:rsidR="00A47077">
        <w:rPr>
          <w:rFonts w:cstheme="minorHAnsi"/>
          <w:b/>
          <w:bCs/>
          <w:i/>
          <w:iCs/>
          <w:sz w:val="20"/>
          <w:szCs w:val="20"/>
          <w:lang w:val="en-GB" w:eastAsia="zh-CN"/>
        </w:rPr>
        <w:t>Flipkart</w:t>
      </w:r>
      <w:r w:rsidRPr="00B76F00">
        <w:rPr>
          <w:rFonts w:cstheme="minorHAnsi"/>
          <w:b/>
          <w:bCs/>
          <w:i/>
          <w:iCs/>
          <w:sz w:val="20"/>
          <w:szCs w:val="20"/>
          <w:lang w:val="en-GB" w:eastAsia="zh-CN"/>
        </w:rPr>
        <w:t>.</w:t>
      </w:r>
    </w:p>
    <w:bookmarkEnd w:id="159"/>
    <w:p w14:paraId="2A0A44A6" w14:textId="3CC330E6" w:rsidR="00094562" w:rsidRDefault="00094562" w:rsidP="00094562">
      <w:pPr>
        <w:ind w:right="-188"/>
        <w:rPr>
          <w:rFonts w:ascii="Calibri" w:eastAsia="SimSun" w:hAnsi="Calibri" w:cs="Calibri"/>
          <w:b/>
          <w:bCs/>
          <w:color w:val="323E4F" w:themeColor="text2" w:themeShade="BF"/>
          <w:sz w:val="24"/>
          <w:szCs w:val="24"/>
          <w:lang w:val="en-GB" w:eastAsia="zh-CN"/>
        </w:rPr>
      </w:pPr>
    </w:p>
    <w:p w14:paraId="610E50FC" w14:textId="77777777" w:rsidR="00094562" w:rsidRDefault="00094562" w:rsidP="00094562">
      <w:pPr>
        <w:ind w:right="-188"/>
        <w:rPr>
          <w:rFonts w:ascii="Calibri" w:eastAsia="SimSun" w:hAnsi="Calibri" w:cs="Calibri"/>
          <w:b/>
          <w:bCs/>
          <w:color w:val="323E4F" w:themeColor="text2" w:themeShade="BF"/>
          <w:sz w:val="24"/>
          <w:szCs w:val="24"/>
          <w:lang w:val="en-GB" w:eastAsia="zh-CN"/>
        </w:rPr>
      </w:pPr>
    </w:p>
    <w:p w14:paraId="79B6EB7B" w14:textId="77777777" w:rsidR="00094562" w:rsidRDefault="00094562" w:rsidP="00094562">
      <w:pPr>
        <w:ind w:right="-188"/>
        <w:rPr>
          <w:rFonts w:ascii="Arial" w:hAnsi="Arial" w:cs="Arial"/>
          <w:highlight w:val="yellow"/>
          <w:lang w:val="en-GB" w:eastAsia="zh-CN"/>
        </w:rPr>
      </w:pPr>
    </w:p>
    <w:p w14:paraId="693BC244" w14:textId="77777777" w:rsidR="00334420" w:rsidRDefault="00334420" w:rsidP="00094562">
      <w:pPr>
        <w:ind w:right="-188"/>
        <w:rPr>
          <w:rFonts w:ascii="Arial" w:hAnsi="Arial" w:cs="Arial"/>
          <w:highlight w:val="yellow"/>
          <w:lang w:val="en-GB" w:eastAsia="zh-CN"/>
        </w:rPr>
      </w:pPr>
    </w:p>
    <w:p w14:paraId="4E0E548B" w14:textId="77777777" w:rsidR="00AC1004" w:rsidRDefault="00AC1004" w:rsidP="002F4DC4">
      <w:pPr>
        <w:rPr>
          <w:rFonts w:ascii="Arial" w:hAnsi="Arial" w:cs="Arial"/>
          <w:highlight w:val="yellow"/>
          <w:lang w:val="en-GB" w:eastAsia="zh-CN"/>
        </w:rPr>
      </w:pPr>
    </w:p>
    <w:p w14:paraId="540EB648" w14:textId="3A7D8065" w:rsidR="003E2CC5" w:rsidRPr="002F4DC4" w:rsidRDefault="002F4DC4" w:rsidP="00C044E2">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0" w:name="_Toc129717888"/>
      <w:r w:rsidRPr="002F4DC4">
        <w:rPr>
          <w:rFonts w:ascii="Calibri" w:eastAsia="SimSun" w:hAnsi="Calibri" w:cs="Calibri"/>
          <w:b/>
          <w:bCs/>
          <w:color w:val="323E4F" w:themeColor="text2" w:themeShade="BF"/>
          <w:sz w:val="28"/>
          <w:szCs w:val="28"/>
          <w:lang w:val="en-GB" w:eastAsia="zh-CN"/>
        </w:rPr>
        <w:lastRenderedPageBreak/>
        <w:t xml:space="preserve"> </w:t>
      </w:r>
      <w:bookmarkStart w:id="161" w:name="_Toc145535654"/>
      <w:r w:rsidR="003E2CC5" w:rsidRPr="002F4DC4">
        <w:rPr>
          <w:rFonts w:ascii="Calibri" w:eastAsia="SimSun" w:hAnsi="Calibri" w:cs="Calibri"/>
          <w:b/>
          <w:bCs/>
          <w:color w:val="323E4F" w:themeColor="text2" w:themeShade="BF"/>
          <w:sz w:val="28"/>
          <w:szCs w:val="28"/>
          <w:lang w:val="en-GB" w:eastAsia="zh-CN"/>
        </w:rPr>
        <w:t>Proposed System Technical Details</w:t>
      </w:r>
      <w:bookmarkEnd w:id="160"/>
      <w:r w:rsidR="0039776F">
        <w:rPr>
          <w:rFonts w:ascii="Calibri" w:eastAsia="SimSun" w:hAnsi="Calibri" w:cs="Calibri"/>
          <w:b/>
          <w:bCs/>
          <w:color w:val="323E4F" w:themeColor="text2" w:themeShade="BF"/>
          <w:sz w:val="28"/>
          <w:szCs w:val="28"/>
          <w:lang w:val="en-GB" w:eastAsia="zh-CN"/>
        </w:rPr>
        <w:t xml:space="preserve"> (Two Loops)</w:t>
      </w:r>
      <w:bookmarkEnd w:id="161"/>
    </w:p>
    <w:p w14:paraId="5373D2EE" w14:textId="77777777" w:rsidR="003E2CC5" w:rsidRPr="00F0038F" w:rsidRDefault="003E2CC5" w:rsidP="003E2CC5">
      <w:pPr>
        <w:rPr>
          <w:rFonts w:ascii="Arial" w:hAnsi="Arial" w:cs="Arial"/>
          <w:highlight w:val="yellow"/>
          <w:lang w:val="en-GB" w:eastAsia="zh-CN"/>
        </w:rPr>
      </w:pPr>
    </w:p>
    <w:p w14:paraId="1D6FC815" w14:textId="0D1631B4" w:rsidR="003E2CC5" w:rsidRPr="007E7745" w:rsidRDefault="003E2CC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2" w:name="_Toc129717889"/>
      <w:bookmarkStart w:id="163" w:name="_Hlk144804951"/>
      <w:bookmarkStart w:id="164" w:name="_Toc145535655"/>
      <w:r w:rsidRPr="007E7745">
        <w:rPr>
          <w:rFonts w:eastAsia="SimSun" w:cstheme="majorHAnsi"/>
          <w:b/>
          <w:bCs/>
          <w:color w:val="323E4F" w:themeColor="text2" w:themeShade="BF"/>
          <w:sz w:val="24"/>
          <w:szCs w:val="24"/>
          <w:lang w:val="en-GB" w:eastAsia="zh-CN"/>
        </w:rPr>
        <w:t>Mechanical equipment</w:t>
      </w:r>
      <w:bookmarkEnd w:id="162"/>
      <w:bookmarkEnd w:id="164"/>
    </w:p>
    <w:p w14:paraId="645B9C60" w14:textId="77777777" w:rsidR="003E2CC5" w:rsidRPr="00F0038F" w:rsidRDefault="003E2CC5" w:rsidP="003E2CC5">
      <w:pPr>
        <w:pStyle w:val="ListParagraph"/>
        <w:rPr>
          <w:rFonts w:ascii="Arial" w:hAnsi="Arial" w:cs="Arial"/>
          <w:b/>
          <w:bCs/>
          <w:lang w:val="en-GB" w:eastAsia="zh-CN"/>
        </w:rPr>
      </w:pPr>
    </w:p>
    <w:tbl>
      <w:tblPr>
        <w:tblStyle w:val="GridTable4-Accent6"/>
        <w:tblW w:w="9351" w:type="dxa"/>
        <w:tblLook w:val="04A0" w:firstRow="1" w:lastRow="0" w:firstColumn="1" w:lastColumn="0" w:noHBand="0" w:noVBand="1"/>
      </w:tblPr>
      <w:tblGrid>
        <w:gridCol w:w="780"/>
        <w:gridCol w:w="681"/>
        <w:gridCol w:w="5055"/>
        <w:gridCol w:w="2835"/>
      </w:tblGrid>
      <w:tr w:rsidR="003E2CC5" w:rsidRPr="00AC1004" w14:paraId="05A370F3" w14:textId="77777777" w:rsidTr="00610F21">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2F5496" w:themeFill="accent1" w:themeFillShade="BF"/>
          </w:tcPr>
          <w:p w14:paraId="298B0B68" w14:textId="77777777" w:rsidR="003E2CC5" w:rsidRPr="00AC1004" w:rsidRDefault="003E2CC5" w:rsidP="00285F40">
            <w:pPr>
              <w:rPr>
                <w:rFonts w:cstheme="minorHAnsi"/>
                <w:b w:val="0"/>
              </w:rPr>
            </w:pPr>
            <w:r w:rsidRPr="00AC1004">
              <w:rPr>
                <w:rFonts w:cstheme="minorHAnsi"/>
              </w:rPr>
              <w:t>Pos.</w:t>
            </w:r>
          </w:p>
        </w:tc>
        <w:tc>
          <w:tcPr>
            <w:tcW w:w="681" w:type="dxa"/>
            <w:shd w:val="clear" w:color="auto" w:fill="2F5496" w:themeFill="accent1" w:themeFillShade="BF"/>
          </w:tcPr>
          <w:p w14:paraId="56416A46"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Qty.</w:t>
            </w:r>
          </w:p>
        </w:tc>
        <w:tc>
          <w:tcPr>
            <w:tcW w:w="5055" w:type="dxa"/>
            <w:shd w:val="clear" w:color="auto" w:fill="2F5496" w:themeFill="accent1" w:themeFillShade="BF"/>
          </w:tcPr>
          <w:p w14:paraId="2696E2F0"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Description</w:t>
            </w:r>
          </w:p>
        </w:tc>
        <w:tc>
          <w:tcPr>
            <w:tcW w:w="2835" w:type="dxa"/>
            <w:shd w:val="clear" w:color="auto" w:fill="2F5496" w:themeFill="accent1" w:themeFillShade="BF"/>
          </w:tcPr>
          <w:p w14:paraId="058CCD0F" w14:textId="77777777" w:rsidR="003E2CC5" w:rsidRPr="00AC1004" w:rsidRDefault="003E2CC5" w:rsidP="00285F40">
            <w:pPr>
              <w:cnfStyle w:val="100000000000" w:firstRow="1" w:lastRow="0" w:firstColumn="0" w:lastColumn="0" w:oddVBand="0" w:evenVBand="0" w:oddHBand="0" w:evenHBand="0" w:firstRowFirstColumn="0" w:firstRowLastColumn="0" w:lastRowFirstColumn="0" w:lastRowLastColumn="0"/>
              <w:rPr>
                <w:rFonts w:cstheme="minorHAnsi"/>
                <w:b w:val="0"/>
              </w:rPr>
            </w:pPr>
            <w:r w:rsidRPr="00AC1004">
              <w:rPr>
                <w:rFonts w:cstheme="minorHAnsi"/>
              </w:rPr>
              <w:t>Value</w:t>
            </w:r>
          </w:p>
        </w:tc>
      </w:tr>
      <w:tr w:rsidR="003E2CC5" w:rsidRPr="00AC1004" w14:paraId="2F6C8DA3" w14:textId="77777777" w:rsidTr="0061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A30CC1A" w14:textId="43C830B1" w:rsidR="003E2CC5" w:rsidRPr="00AC1004" w:rsidRDefault="003E2CC5" w:rsidP="00E606A2">
            <w:pPr>
              <w:jc w:val="center"/>
              <w:rPr>
                <w:rFonts w:cstheme="minorHAnsi"/>
                <w:b w:val="0"/>
                <w:color w:val="000000" w:themeColor="text1"/>
                <w:sz w:val="24"/>
                <w:szCs w:val="24"/>
                <w:lang w:val="en-GB"/>
              </w:rPr>
            </w:pPr>
            <w:r w:rsidRPr="00AC1004">
              <w:rPr>
                <w:rFonts w:cstheme="minorHAnsi"/>
                <w:color w:val="000000" w:themeColor="text1"/>
                <w:sz w:val="24"/>
                <w:szCs w:val="24"/>
                <w:lang w:val="en-GB"/>
              </w:rPr>
              <w:t>1</w:t>
            </w:r>
          </w:p>
        </w:tc>
        <w:tc>
          <w:tcPr>
            <w:tcW w:w="681" w:type="dxa"/>
          </w:tcPr>
          <w:p w14:paraId="6D12F9A1" w14:textId="18EDC9F7" w:rsidR="003E2CC5" w:rsidRPr="00AC1004" w:rsidRDefault="007C3EE4" w:rsidP="00E606A2">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BFF7CD1"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636423FB" w14:textId="77777777" w:rsidR="003E2CC5"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13C54E05" w14:textId="77777777" w:rsidR="003E2CC5" w:rsidRPr="00AC1004" w:rsidRDefault="003E2CC5">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Modular Belt Conveyor</w:t>
            </w:r>
          </w:p>
          <w:p w14:paraId="22C8C9A8" w14:textId="1CA7B8C9" w:rsidR="00F34836" w:rsidRPr="00AC1004" w:rsidRDefault="00F34836" w:rsidP="00F34836">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Idler Roller</w:t>
            </w:r>
            <w:r w:rsidRPr="00AC1004">
              <w:rPr>
                <w:rFonts w:cstheme="minorHAnsi"/>
                <w:lang w:val="en-IN"/>
              </w:rPr>
              <w:t xml:space="preserve"> Conveyor</w:t>
            </w:r>
          </w:p>
          <w:p w14:paraId="13F805F9" w14:textId="7D5A8375" w:rsidR="00F34836" w:rsidRDefault="00F34836" w:rsidP="00F34836">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XL ARM Diverters</w:t>
            </w:r>
            <w:r w:rsidR="0039776F">
              <w:rPr>
                <w:rFonts w:cstheme="minorHAnsi"/>
                <w:lang w:val="en-IN"/>
              </w:rPr>
              <w:t>/Tilted VDS gates</w:t>
            </w:r>
          </w:p>
          <w:p w14:paraId="4C39A89A" w14:textId="1BA4C72F" w:rsidR="00C0429A" w:rsidRPr="00F34836" w:rsidRDefault="00C0429A" w:rsidP="00F34836">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VDS Chutes</w:t>
            </w:r>
          </w:p>
        </w:tc>
        <w:tc>
          <w:tcPr>
            <w:tcW w:w="2835" w:type="dxa"/>
          </w:tcPr>
          <w:p w14:paraId="5B05EFB7" w14:textId="77777777" w:rsidR="003E2CC5" w:rsidRPr="00AC1004"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6579D147" w14:textId="2E4FE34F" w:rsidR="00340888" w:rsidRDefault="003E2CC5" w:rsidP="00094562">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98130E">
              <w:rPr>
                <w:rFonts w:cstheme="minorHAnsi"/>
              </w:rPr>
              <w:t>572</w:t>
            </w:r>
            <w:r w:rsidRPr="00AC1004">
              <w:rPr>
                <w:rFonts w:cstheme="minorHAnsi"/>
              </w:rPr>
              <w:t xml:space="preserve"> </w:t>
            </w:r>
            <w:r w:rsidR="00094562">
              <w:rPr>
                <w:rFonts w:cstheme="minorHAnsi"/>
              </w:rPr>
              <w:t>m</w:t>
            </w:r>
            <w:r w:rsidRPr="00AC1004">
              <w:rPr>
                <w:rFonts w:cstheme="minorHAnsi"/>
              </w:rPr>
              <w:t>etres (</w:t>
            </w:r>
            <w:r w:rsidR="00AC5AB4">
              <w:rPr>
                <w:rFonts w:cstheme="minorHAnsi"/>
              </w:rPr>
              <w:t>51</w:t>
            </w:r>
            <w:r w:rsidRPr="00AC1004">
              <w:rPr>
                <w:rFonts w:cstheme="minorHAnsi"/>
              </w:rPr>
              <w:t xml:space="preserve"> </w:t>
            </w:r>
            <w:r w:rsidR="00AB37C9">
              <w:rPr>
                <w:rFonts w:cstheme="minorHAnsi"/>
              </w:rPr>
              <w:t>Modules</w:t>
            </w:r>
            <w:r w:rsidRPr="00AC1004">
              <w:rPr>
                <w:rFonts w:cstheme="minorHAnsi"/>
              </w:rPr>
              <w:t>)</w:t>
            </w:r>
          </w:p>
          <w:p w14:paraId="3AD5B01A" w14:textId="0E85A673" w:rsidR="003E2CC5" w:rsidRPr="00AC1004" w:rsidRDefault="003E2CC5" w:rsidP="00094562">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F34836">
              <w:rPr>
                <w:rFonts w:cstheme="minorHAnsi"/>
              </w:rPr>
              <w:t>112</w:t>
            </w:r>
            <w:r w:rsidRPr="00AC1004">
              <w:rPr>
                <w:rFonts w:cstheme="minorHAnsi"/>
              </w:rPr>
              <w:t xml:space="preserve"> metres (</w:t>
            </w:r>
            <w:r w:rsidR="00F34836">
              <w:rPr>
                <w:rFonts w:cstheme="minorHAnsi"/>
              </w:rPr>
              <w:t>8</w:t>
            </w:r>
            <w:r w:rsidRPr="00AC1004">
              <w:rPr>
                <w:rFonts w:cstheme="minorHAnsi"/>
              </w:rPr>
              <w:t xml:space="preserve"> </w:t>
            </w:r>
            <w:r w:rsidR="00AB37C9">
              <w:rPr>
                <w:rFonts w:cstheme="minorHAnsi"/>
              </w:rPr>
              <w:t>Modules</w:t>
            </w:r>
            <w:r w:rsidRPr="00AC1004">
              <w:rPr>
                <w:rFonts w:cstheme="minorHAnsi"/>
              </w:rPr>
              <w:t>)</w:t>
            </w:r>
          </w:p>
          <w:p w14:paraId="5803A363" w14:textId="13777825" w:rsidR="00F34836" w:rsidRPr="00AC1004" w:rsidRDefault="00F34836" w:rsidP="00F3483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sidR="0098130E">
              <w:rPr>
                <w:rFonts w:cstheme="minorHAnsi"/>
              </w:rPr>
              <w:t>22</w:t>
            </w:r>
            <w:r w:rsidRPr="00AC1004">
              <w:rPr>
                <w:rFonts w:cstheme="minorHAnsi"/>
              </w:rPr>
              <w:t xml:space="preserve"> metres (</w:t>
            </w:r>
            <w:r w:rsidR="0098130E">
              <w:rPr>
                <w:rFonts w:cstheme="minorHAnsi"/>
              </w:rPr>
              <w:t>18</w:t>
            </w:r>
            <w:r w:rsidRPr="00AC1004">
              <w:rPr>
                <w:rFonts w:cstheme="minorHAnsi"/>
              </w:rPr>
              <w:t xml:space="preserve"> </w:t>
            </w:r>
            <w:r>
              <w:rPr>
                <w:rFonts w:cstheme="minorHAnsi"/>
              </w:rPr>
              <w:t>Modules</w:t>
            </w:r>
            <w:r w:rsidRPr="00AC1004">
              <w:rPr>
                <w:rFonts w:cstheme="minorHAnsi"/>
              </w:rPr>
              <w:t>)</w:t>
            </w:r>
          </w:p>
          <w:p w14:paraId="373430B6" w14:textId="5F7F8640" w:rsidR="003E2CC5" w:rsidRDefault="00E606A2" w:rsidP="00F3483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w:t>
            </w:r>
            <w:r w:rsidR="00F34836">
              <w:rPr>
                <w:rFonts w:cstheme="minorHAnsi"/>
              </w:rPr>
              <w:t xml:space="preserve"> Nos</w:t>
            </w:r>
          </w:p>
          <w:p w14:paraId="11817B86" w14:textId="76C9C835" w:rsidR="00C0429A" w:rsidRPr="00F34836" w:rsidRDefault="00E606A2" w:rsidP="00F34836">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w:t>
            </w:r>
            <w:r w:rsidR="00C0429A">
              <w:rPr>
                <w:rFonts w:cstheme="minorHAnsi"/>
              </w:rPr>
              <w:t xml:space="preserve"> Nos</w:t>
            </w:r>
          </w:p>
        </w:tc>
      </w:tr>
      <w:tr w:rsidR="003E2CC5" w:rsidRPr="00AC1004" w14:paraId="608B0BF2" w14:textId="77777777" w:rsidTr="00610F21">
        <w:tc>
          <w:tcPr>
            <w:cnfStyle w:val="001000000000" w:firstRow="0" w:lastRow="0" w:firstColumn="1" w:lastColumn="0" w:oddVBand="0" w:evenVBand="0" w:oddHBand="0" w:evenHBand="0" w:firstRowFirstColumn="0" w:firstRowLastColumn="0" w:lastRowFirstColumn="0" w:lastRowLastColumn="0"/>
            <w:tcW w:w="780" w:type="dxa"/>
          </w:tcPr>
          <w:p w14:paraId="72826467" w14:textId="26968BB9" w:rsidR="003E2CC5" w:rsidRPr="00AC1004" w:rsidRDefault="003E2CC5" w:rsidP="00E606A2">
            <w:pPr>
              <w:jc w:val="center"/>
              <w:rPr>
                <w:rFonts w:cstheme="minorHAnsi"/>
                <w:b w:val="0"/>
                <w:color w:val="000000" w:themeColor="text1"/>
                <w:sz w:val="24"/>
                <w:szCs w:val="24"/>
                <w:lang w:val="en-GB"/>
              </w:rPr>
            </w:pPr>
            <w:r w:rsidRPr="00AC1004">
              <w:rPr>
                <w:rFonts w:cstheme="minorHAnsi"/>
                <w:color w:val="000000" w:themeColor="text1"/>
                <w:sz w:val="24"/>
                <w:szCs w:val="24"/>
                <w:lang w:val="en-GB"/>
              </w:rPr>
              <w:t>2</w:t>
            </w:r>
          </w:p>
        </w:tc>
        <w:tc>
          <w:tcPr>
            <w:tcW w:w="681" w:type="dxa"/>
          </w:tcPr>
          <w:p w14:paraId="0F52BA7B" w14:textId="77777777" w:rsidR="003E2CC5" w:rsidRPr="00AC1004" w:rsidRDefault="003E2CC5" w:rsidP="00E606A2">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sidRPr="00AC1004">
              <w:rPr>
                <w:rFonts w:cstheme="minorHAnsi"/>
                <w:b/>
                <w:color w:val="000000" w:themeColor="text1"/>
                <w:sz w:val="24"/>
                <w:szCs w:val="24"/>
                <w:lang w:val="en-GB"/>
              </w:rPr>
              <w:t>4</w:t>
            </w:r>
          </w:p>
        </w:tc>
        <w:tc>
          <w:tcPr>
            <w:tcW w:w="5055" w:type="dxa"/>
          </w:tcPr>
          <w:p w14:paraId="73C8CC49"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C0429A">
              <w:rPr>
                <w:rFonts w:cstheme="minorHAnsi"/>
                <w:b/>
                <w:bCs/>
              </w:rPr>
              <w:t>Feedlines</w:t>
            </w:r>
            <w:r w:rsidRPr="00AC1004">
              <w:rPr>
                <w:rFonts w:cstheme="minorHAnsi"/>
                <w:b/>
                <w:bCs/>
              </w:rPr>
              <w:t xml:space="preserve"> </w:t>
            </w:r>
          </w:p>
          <w:p w14:paraId="7951F0EC"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Consists of</w:t>
            </w:r>
          </w:p>
          <w:p w14:paraId="579476DC" w14:textId="11AA66F8"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Receiving Conveyor</w:t>
            </w:r>
          </w:p>
          <w:p w14:paraId="2F9DA7DC" w14:textId="57FFFA45" w:rsidR="003E2CC5" w:rsidRPr="00F34836" w:rsidRDefault="003E2CC5" w:rsidP="00F34836">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 xml:space="preserve">Weighing </w:t>
            </w:r>
            <w:r w:rsidR="00094562">
              <w:rPr>
                <w:rFonts w:cstheme="minorHAnsi"/>
                <w:lang w:val="en-IN"/>
              </w:rPr>
              <w:t>Conveyor</w:t>
            </w:r>
            <w:r w:rsidRPr="00AC1004">
              <w:rPr>
                <w:rFonts w:cstheme="minorHAnsi"/>
                <w:lang w:val="en-IN"/>
              </w:rPr>
              <w:t xml:space="preserve"> </w:t>
            </w:r>
          </w:p>
          <w:p w14:paraId="4E3D6CE0"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Buffer Conveyor</w:t>
            </w:r>
          </w:p>
          <w:p w14:paraId="2586B1EE" w14:textId="51CF7C9E" w:rsidR="003E2CC5" w:rsidRPr="00AC1004" w:rsidRDefault="00F34836">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Pr>
                <w:rFonts w:cstheme="minorHAnsi"/>
                <w:lang w:val="en-IN"/>
              </w:rPr>
              <w:t>Intelligent</w:t>
            </w:r>
            <w:r w:rsidR="003E2CC5" w:rsidRPr="00AC1004">
              <w:rPr>
                <w:rFonts w:cstheme="minorHAnsi"/>
                <w:lang w:val="en-IN"/>
              </w:rPr>
              <w:t xml:space="preserve"> merge</w:t>
            </w:r>
          </w:p>
          <w:p w14:paraId="245F986D" w14:textId="77777777" w:rsidR="003E2CC5" w:rsidRPr="00AC1004" w:rsidRDefault="003E2CC5" w:rsidP="00AB37C9">
            <w:pPr>
              <w:cnfStyle w:val="000000000000" w:firstRow="0" w:lastRow="0" w:firstColumn="0" w:lastColumn="0" w:oddVBand="0" w:evenVBand="0" w:oddHBand="0" w:evenHBand="0" w:firstRowFirstColumn="0" w:firstRowLastColumn="0" w:lastRowFirstColumn="0" w:lastRowLastColumn="0"/>
              <w:rPr>
                <w:rFonts w:cstheme="minorHAnsi"/>
                <w:b/>
                <w:color w:val="000000" w:themeColor="text1"/>
              </w:rPr>
            </w:pPr>
          </w:p>
        </w:tc>
        <w:tc>
          <w:tcPr>
            <w:tcW w:w="2835" w:type="dxa"/>
          </w:tcPr>
          <w:p w14:paraId="026744AD"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p>
          <w:p w14:paraId="4EC2415E"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p>
          <w:p w14:paraId="0D52868D"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320079B5"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1 Set</w:t>
            </w:r>
          </w:p>
          <w:p w14:paraId="4A44AF89" w14:textId="00DB66D5" w:rsidR="003E2CC5" w:rsidRPr="00AC1004" w:rsidRDefault="00F34836"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003E2CC5" w:rsidRPr="00AC1004">
              <w:rPr>
                <w:rFonts w:cstheme="minorHAnsi"/>
              </w:rPr>
              <w:t xml:space="preserve"> Set</w:t>
            </w:r>
          </w:p>
          <w:p w14:paraId="480F08C4" w14:textId="596B2A9C" w:rsidR="003E2CC5" w:rsidRPr="00AC1004" w:rsidRDefault="00F34836"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1</w:t>
            </w:r>
            <w:r w:rsidR="003E2CC5" w:rsidRPr="00AC1004">
              <w:rPr>
                <w:rFonts w:cstheme="minorHAnsi"/>
              </w:rPr>
              <w:t xml:space="preserve"> Set</w:t>
            </w:r>
          </w:p>
          <w:p w14:paraId="03D0138F"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p>
        </w:tc>
      </w:tr>
      <w:tr w:rsidR="00AC5AB4" w:rsidRPr="00AC1004" w14:paraId="3A450270" w14:textId="77777777" w:rsidTr="0061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46262D8A" w14:textId="06DD8BCE" w:rsidR="00AC5AB4" w:rsidRPr="00AC1004" w:rsidRDefault="007C3EE4" w:rsidP="00E606A2">
            <w:pPr>
              <w:jc w:val="center"/>
              <w:rPr>
                <w:rFonts w:cstheme="minorHAnsi"/>
                <w:color w:val="000000" w:themeColor="text1"/>
                <w:sz w:val="24"/>
                <w:szCs w:val="24"/>
                <w:lang w:val="en-GB"/>
              </w:rPr>
            </w:pPr>
            <w:r>
              <w:rPr>
                <w:rFonts w:cstheme="minorHAnsi"/>
                <w:color w:val="000000" w:themeColor="text1"/>
                <w:sz w:val="24"/>
                <w:szCs w:val="24"/>
                <w:lang w:val="en-GB"/>
              </w:rPr>
              <w:t>3</w:t>
            </w:r>
          </w:p>
        </w:tc>
        <w:tc>
          <w:tcPr>
            <w:tcW w:w="681" w:type="dxa"/>
          </w:tcPr>
          <w:p w14:paraId="41ADF07B" w14:textId="0A1849D3" w:rsidR="00AC5AB4" w:rsidRPr="00AC1004" w:rsidRDefault="007C3EE4" w:rsidP="00E606A2">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1E16ADCD" w14:textId="6F868E8E" w:rsidR="00AC5AB4" w:rsidRPr="00AC1004" w:rsidRDefault="00AC5AB4" w:rsidP="00AC5AB4">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Irregular </w:t>
            </w:r>
            <w:r w:rsidR="007C3EE4">
              <w:rPr>
                <w:rFonts w:cstheme="minorHAnsi"/>
                <w:b/>
                <w:bCs/>
              </w:rPr>
              <w:t>Shipment Handling</w:t>
            </w:r>
          </w:p>
          <w:p w14:paraId="67164E3D" w14:textId="77777777" w:rsidR="00AC5AB4" w:rsidRDefault="00AC5AB4" w:rsidP="00AC5AB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sidRPr="00AC1004">
              <w:rPr>
                <w:rFonts w:cstheme="minorHAnsi"/>
                <w:lang w:val="en-IN"/>
              </w:rPr>
              <w:t>Powered Belt Conveyors</w:t>
            </w:r>
          </w:p>
          <w:p w14:paraId="48EF875C" w14:textId="278DE85F" w:rsidR="00AC5AB4" w:rsidRPr="007C3EE4" w:rsidRDefault="007C3EE4" w:rsidP="00AC5AB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Irregular chutes</w:t>
            </w:r>
          </w:p>
        </w:tc>
        <w:tc>
          <w:tcPr>
            <w:tcW w:w="2835" w:type="dxa"/>
          </w:tcPr>
          <w:p w14:paraId="6D55C5A9" w14:textId="77777777" w:rsidR="00AC5AB4" w:rsidRDefault="00AC5AB4"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0E8CE859" w14:textId="4562C8C0" w:rsidR="007C3EE4" w:rsidRDefault="007C3EE4" w:rsidP="007C3EE4">
            <w:pPr>
              <w:spacing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1</w:t>
            </w:r>
            <w:r w:rsidR="0098130E">
              <w:rPr>
                <w:rFonts w:cstheme="minorHAnsi"/>
              </w:rPr>
              <w:t>36</w:t>
            </w:r>
            <w:r w:rsidRPr="00AC1004">
              <w:rPr>
                <w:rFonts w:cstheme="minorHAnsi"/>
              </w:rPr>
              <w:t xml:space="preserve"> </w:t>
            </w:r>
            <w:r>
              <w:rPr>
                <w:rFonts w:cstheme="minorHAnsi"/>
              </w:rPr>
              <w:t>m</w:t>
            </w:r>
            <w:r w:rsidRPr="00AC1004">
              <w:rPr>
                <w:rFonts w:cstheme="minorHAnsi"/>
              </w:rPr>
              <w:t>etres (</w:t>
            </w:r>
            <w:r w:rsidR="0098130E">
              <w:rPr>
                <w:rFonts w:cstheme="minorHAnsi"/>
              </w:rPr>
              <w:t>10</w:t>
            </w:r>
            <w:r w:rsidRPr="00AC1004">
              <w:rPr>
                <w:rFonts w:cstheme="minorHAnsi"/>
              </w:rPr>
              <w:t xml:space="preserve"> </w:t>
            </w:r>
            <w:r>
              <w:rPr>
                <w:rFonts w:cstheme="minorHAnsi"/>
              </w:rPr>
              <w:t>Modules</w:t>
            </w:r>
            <w:r w:rsidRPr="00AC1004">
              <w:rPr>
                <w:rFonts w:cstheme="minorHAnsi"/>
              </w:rPr>
              <w:t>)</w:t>
            </w:r>
          </w:p>
          <w:p w14:paraId="2828A4BF" w14:textId="265647FF" w:rsidR="007C3EE4" w:rsidRPr="00AC1004" w:rsidRDefault="00E606A2" w:rsidP="00285F40">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24</w:t>
            </w:r>
            <w:r w:rsidR="007C3EE4">
              <w:rPr>
                <w:rFonts w:cstheme="minorHAnsi"/>
              </w:rPr>
              <w:t xml:space="preserve"> Nos</w:t>
            </w:r>
          </w:p>
        </w:tc>
      </w:tr>
      <w:tr w:rsidR="003E2CC5" w:rsidRPr="00AC1004" w14:paraId="5328A5EF" w14:textId="77777777" w:rsidTr="00610F21">
        <w:tc>
          <w:tcPr>
            <w:cnfStyle w:val="001000000000" w:firstRow="0" w:lastRow="0" w:firstColumn="1" w:lastColumn="0" w:oddVBand="0" w:evenVBand="0" w:oddHBand="0" w:evenHBand="0" w:firstRowFirstColumn="0" w:firstRowLastColumn="0" w:lastRowFirstColumn="0" w:lastRowLastColumn="0"/>
            <w:tcW w:w="780" w:type="dxa"/>
          </w:tcPr>
          <w:p w14:paraId="51562931" w14:textId="2FA041B6" w:rsidR="003E2CC5" w:rsidRPr="00AC1004" w:rsidRDefault="00E606A2" w:rsidP="00E606A2">
            <w:pPr>
              <w:jc w:val="center"/>
              <w:rPr>
                <w:rFonts w:cstheme="minorHAnsi"/>
                <w:b w:val="0"/>
                <w:color w:val="000000" w:themeColor="text1"/>
                <w:sz w:val="24"/>
                <w:szCs w:val="24"/>
                <w:lang w:val="en-GB"/>
              </w:rPr>
            </w:pPr>
            <w:r>
              <w:rPr>
                <w:rFonts w:cstheme="minorHAnsi"/>
                <w:color w:val="000000" w:themeColor="text1"/>
                <w:sz w:val="24"/>
                <w:szCs w:val="24"/>
                <w:lang w:val="en-GB"/>
              </w:rPr>
              <w:t>4</w:t>
            </w:r>
          </w:p>
        </w:tc>
        <w:tc>
          <w:tcPr>
            <w:tcW w:w="681" w:type="dxa"/>
          </w:tcPr>
          <w:p w14:paraId="71771450" w14:textId="10C6B6A4" w:rsidR="003E2CC5" w:rsidRPr="00AC1004" w:rsidRDefault="002776BF" w:rsidP="00E606A2">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00534743"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Sorter</w:t>
            </w:r>
          </w:p>
          <w:p w14:paraId="15E1951B"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1 Loop Cross Belt Sorter</w:t>
            </w:r>
          </w:p>
          <w:p w14:paraId="0A21F665"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Height</w:t>
            </w:r>
          </w:p>
          <w:p w14:paraId="53F62A68"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Length</w:t>
            </w:r>
          </w:p>
          <w:p w14:paraId="25C5C024"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Speed</w:t>
            </w:r>
          </w:p>
          <w:p w14:paraId="2E68E166"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Sorter Drive</w:t>
            </w:r>
          </w:p>
          <w:p w14:paraId="089BC200" w14:textId="77777777" w:rsidR="003E2CC5" w:rsidRPr="00AC1004" w:rsidRDefault="003E2CC5">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Carrier Pitch</w:t>
            </w:r>
          </w:p>
          <w:p w14:paraId="5A6E3977"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
                <w:bCs/>
              </w:rPr>
            </w:pPr>
            <w:r w:rsidRPr="00AC1004">
              <w:rPr>
                <w:rFonts w:cstheme="minorHAnsi"/>
                <w:b/>
                <w:bCs/>
              </w:rPr>
              <w:t xml:space="preserve">Including: </w:t>
            </w:r>
          </w:p>
          <w:p w14:paraId="519F5E4D" w14:textId="77777777"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Standard Sorter Supports</w:t>
            </w:r>
          </w:p>
          <w:p w14:paraId="69F1822B" w14:textId="77777777"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Empty Carrier Detection System</w:t>
            </w:r>
          </w:p>
          <w:p w14:paraId="711B8F6C" w14:textId="77777777"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Product Centring System</w:t>
            </w:r>
          </w:p>
          <w:p w14:paraId="2197780F" w14:textId="77777777"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Dimension Scanning System</w:t>
            </w:r>
          </w:p>
          <w:p w14:paraId="4AE591BE" w14:textId="77777777"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E-Stops</w:t>
            </w:r>
          </w:p>
          <w:p w14:paraId="64150C00" w14:textId="77777777"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lang w:val="en-IN"/>
              </w:rPr>
            </w:pPr>
            <w:r w:rsidRPr="00AC1004">
              <w:rPr>
                <w:rFonts w:cstheme="minorHAnsi"/>
                <w:lang w:val="en-IN"/>
              </w:rPr>
              <w:t>Hooters</w:t>
            </w:r>
          </w:p>
          <w:p w14:paraId="1C5366E7" w14:textId="7321D27D" w:rsidR="003E2CC5" w:rsidRPr="00AC1004" w:rsidRDefault="003E2CC5">
            <w:pPr>
              <w:pStyle w:val="ListParagraph"/>
              <w:numPr>
                <w:ilvl w:val="0"/>
                <w:numId w:val="21"/>
              </w:numPr>
              <w:spacing w:after="0" w:line="240" w:lineRule="auto"/>
              <w:cnfStyle w:val="000000000000" w:firstRow="0" w:lastRow="0" w:firstColumn="0" w:lastColumn="0" w:oddVBand="0" w:evenVBand="0" w:oddHBand="0" w:evenHBand="0" w:firstRowFirstColumn="0" w:firstRowLastColumn="0" w:lastRowFirstColumn="0" w:lastRowLastColumn="0"/>
              <w:rPr>
                <w:bCs/>
                <w:color w:val="000000" w:themeColor="text1"/>
                <w:lang w:val="en-GB"/>
              </w:rPr>
            </w:pPr>
            <w:r w:rsidRPr="00AC1004">
              <w:rPr>
                <w:rFonts w:cstheme="minorHAnsi"/>
                <w:lang w:val="en-IN"/>
              </w:rPr>
              <w:t>Fencing</w:t>
            </w:r>
          </w:p>
        </w:tc>
        <w:tc>
          <w:tcPr>
            <w:tcW w:w="2835" w:type="dxa"/>
          </w:tcPr>
          <w:p w14:paraId="469F7772"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6EB62DD9"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p w14:paraId="5E09CB13" w14:textId="45305341" w:rsidR="003E2CC5" w:rsidRPr="00AC1004" w:rsidRDefault="00C0429A"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3</w:t>
            </w:r>
            <w:r w:rsidR="0098130E">
              <w:rPr>
                <w:rFonts w:cstheme="minorHAnsi"/>
              </w:rPr>
              <w:t>0</w:t>
            </w:r>
            <w:r w:rsidR="003E2CC5" w:rsidRPr="00AC1004">
              <w:rPr>
                <w:rFonts w:cstheme="minorHAnsi"/>
              </w:rPr>
              <w:t xml:space="preserve">00mm (from </w:t>
            </w:r>
            <w:r>
              <w:rPr>
                <w:rFonts w:cstheme="minorHAnsi"/>
              </w:rPr>
              <w:t>mezz</w:t>
            </w:r>
            <w:r w:rsidR="003E2CC5" w:rsidRPr="00AC1004">
              <w:rPr>
                <w:rFonts w:cstheme="minorHAnsi"/>
              </w:rPr>
              <w:t xml:space="preserve"> level)</w:t>
            </w:r>
          </w:p>
          <w:p w14:paraId="38C091D0" w14:textId="12BA8B8F"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sidR="00C0429A">
              <w:rPr>
                <w:rFonts w:cstheme="minorHAnsi"/>
              </w:rPr>
              <w:t>1</w:t>
            </w:r>
            <w:r w:rsidR="00506B76">
              <w:rPr>
                <w:rFonts w:cstheme="minorHAnsi"/>
              </w:rPr>
              <w:t>90</w:t>
            </w:r>
            <w:r w:rsidRPr="00AC1004">
              <w:rPr>
                <w:rFonts w:cstheme="minorHAnsi"/>
              </w:rPr>
              <w:t xml:space="preserve"> m</w:t>
            </w:r>
          </w:p>
          <w:p w14:paraId="4EA6A058" w14:textId="4AF3C618"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~2</w:t>
            </w:r>
            <w:r w:rsidR="00C0429A">
              <w:rPr>
                <w:rFonts w:cstheme="minorHAnsi"/>
              </w:rPr>
              <w:t>.1</w:t>
            </w:r>
            <w:r w:rsidRPr="00AC1004">
              <w:rPr>
                <w:rFonts w:cstheme="minorHAnsi"/>
              </w:rPr>
              <w:t xml:space="preserve"> m/s</w:t>
            </w:r>
          </w:p>
          <w:p w14:paraId="69622A41"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Linear Motor</w:t>
            </w:r>
          </w:p>
          <w:p w14:paraId="75FBFB18" w14:textId="2AF5A0D3" w:rsidR="003E2CC5" w:rsidRPr="00AC1004" w:rsidRDefault="005158AA" w:rsidP="00285F40">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600</w:t>
            </w:r>
            <w:r w:rsidR="003E2CC5" w:rsidRPr="00AC1004">
              <w:rPr>
                <w:rFonts w:cstheme="minorHAnsi"/>
              </w:rPr>
              <w:t xml:space="preserve"> mm</w:t>
            </w:r>
          </w:p>
          <w:p w14:paraId="5EDCAEBE" w14:textId="77777777" w:rsidR="003E2CC5" w:rsidRPr="00AC1004" w:rsidRDefault="003E2CC5" w:rsidP="00285F40">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3E2CC5" w:rsidRPr="00AC1004" w14:paraId="5D5D6A3A" w14:textId="77777777" w:rsidTr="0061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5972A5C7" w14:textId="32059D6A" w:rsidR="003E2CC5" w:rsidRPr="00AC1004" w:rsidRDefault="00E606A2" w:rsidP="00E606A2">
            <w:pPr>
              <w:jc w:val="center"/>
              <w:rPr>
                <w:rFonts w:cstheme="minorHAnsi"/>
                <w:b w:val="0"/>
                <w:color w:val="000000" w:themeColor="text1"/>
                <w:sz w:val="24"/>
                <w:szCs w:val="24"/>
                <w:lang w:val="en-GB"/>
              </w:rPr>
            </w:pPr>
            <w:r>
              <w:rPr>
                <w:rFonts w:cstheme="minorHAnsi"/>
                <w:color w:val="000000" w:themeColor="text1"/>
                <w:sz w:val="24"/>
                <w:szCs w:val="24"/>
                <w:lang w:val="en-GB"/>
              </w:rPr>
              <w:t>5</w:t>
            </w:r>
          </w:p>
        </w:tc>
        <w:tc>
          <w:tcPr>
            <w:tcW w:w="681" w:type="dxa"/>
          </w:tcPr>
          <w:p w14:paraId="1E4EA8F9" w14:textId="7926548B" w:rsidR="003E2CC5" w:rsidRPr="00AC1004" w:rsidRDefault="002776BF" w:rsidP="00E606A2">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2</w:t>
            </w:r>
          </w:p>
        </w:tc>
        <w:tc>
          <w:tcPr>
            <w:tcW w:w="5055" w:type="dxa"/>
          </w:tcPr>
          <w:p w14:paraId="6DEC9BFF" w14:textId="14C77B6B" w:rsidR="00C0429A" w:rsidRPr="00E606A2" w:rsidRDefault="003E2CC5" w:rsidP="00C0429A">
            <w:pPr>
              <w:cnfStyle w:val="000000100000" w:firstRow="0" w:lastRow="0" w:firstColumn="0" w:lastColumn="0" w:oddVBand="0" w:evenVBand="0" w:oddHBand="1" w:evenHBand="0" w:firstRowFirstColumn="0" w:firstRowLastColumn="0" w:lastRowFirstColumn="0" w:lastRowLastColumn="0"/>
              <w:rPr>
                <w:rFonts w:cstheme="minorHAnsi"/>
                <w:b/>
                <w:bCs/>
              </w:rPr>
            </w:pPr>
            <w:r w:rsidRPr="00E606A2">
              <w:rPr>
                <w:rFonts w:cstheme="minorHAnsi"/>
                <w:b/>
                <w:bCs/>
              </w:rPr>
              <w:t>Sorter Outputs</w:t>
            </w:r>
          </w:p>
          <w:p w14:paraId="2163614C" w14:textId="3B06373D" w:rsidR="003E2CC5" w:rsidRPr="00AC1004" w:rsidRDefault="00C0429A">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lang w:val="en-IN"/>
              </w:rPr>
            </w:pPr>
            <w:r>
              <w:rPr>
                <w:rFonts w:cstheme="minorHAnsi"/>
                <w:lang w:val="en-IN"/>
              </w:rPr>
              <w:t>L-Type Chute</w:t>
            </w:r>
          </w:p>
          <w:p w14:paraId="32A778EB" w14:textId="1CD2D369" w:rsidR="00296086" w:rsidRPr="007C3EE4" w:rsidRDefault="00C60F75" w:rsidP="007C3EE4">
            <w:pPr>
              <w:pStyle w:val="ListParagraph"/>
              <w:numPr>
                <w:ilvl w:val="0"/>
                <w:numId w:val="22"/>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lang w:val="en-IN"/>
              </w:rPr>
              <w:t>Rejection Chut</w:t>
            </w:r>
            <w:r w:rsidR="007C3EE4">
              <w:rPr>
                <w:rFonts w:cstheme="minorHAnsi"/>
                <w:lang w:val="en-IN"/>
              </w:rPr>
              <w:t>es</w:t>
            </w:r>
          </w:p>
        </w:tc>
        <w:tc>
          <w:tcPr>
            <w:tcW w:w="2835" w:type="dxa"/>
          </w:tcPr>
          <w:p w14:paraId="5DD692CE" w14:textId="77777777" w:rsidR="003E2CC5" w:rsidRPr="00AC1004" w:rsidRDefault="003E2CC5" w:rsidP="00285F40">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0BCAD4F6" w14:textId="2ECA45A3" w:rsidR="003E2CC5" w:rsidRPr="00AC1004" w:rsidRDefault="005158AA" w:rsidP="00285F40">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40</w:t>
            </w:r>
            <w:r w:rsidR="003E2CC5" w:rsidRPr="00AC1004">
              <w:rPr>
                <w:rFonts w:cstheme="minorHAnsi"/>
                <w:bCs/>
                <w:color w:val="000000" w:themeColor="text1"/>
                <w:lang w:val="en-GB"/>
              </w:rPr>
              <w:t xml:space="preserve"> Nos</w:t>
            </w:r>
          </w:p>
          <w:p w14:paraId="0AA0FED8" w14:textId="62559704" w:rsidR="003E2CC5" w:rsidRPr="00AC1004" w:rsidRDefault="00296086" w:rsidP="00C60F75">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Pr>
                <w:rFonts w:cstheme="minorHAnsi"/>
                <w:bCs/>
                <w:color w:val="000000" w:themeColor="text1"/>
                <w:lang w:val="en-GB"/>
              </w:rPr>
              <w:t>04</w:t>
            </w:r>
            <w:r w:rsidR="007F450C" w:rsidRPr="00AC1004">
              <w:rPr>
                <w:rFonts w:cstheme="minorHAnsi"/>
                <w:bCs/>
                <w:color w:val="000000" w:themeColor="text1"/>
                <w:lang w:val="en-GB"/>
              </w:rPr>
              <w:t xml:space="preserve"> Nos</w:t>
            </w:r>
          </w:p>
        </w:tc>
      </w:tr>
      <w:tr w:rsidR="00E606A2" w:rsidRPr="00AC1004" w14:paraId="71953780" w14:textId="77777777" w:rsidTr="00610F21">
        <w:tc>
          <w:tcPr>
            <w:cnfStyle w:val="001000000000" w:firstRow="0" w:lastRow="0" w:firstColumn="1" w:lastColumn="0" w:oddVBand="0" w:evenVBand="0" w:oddHBand="0" w:evenHBand="0" w:firstRowFirstColumn="0" w:firstRowLastColumn="0" w:lastRowFirstColumn="0" w:lastRowLastColumn="0"/>
            <w:tcW w:w="780" w:type="dxa"/>
          </w:tcPr>
          <w:p w14:paraId="32168811" w14:textId="18C5D8E7" w:rsidR="00E606A2" w:rsidRDefault="00E606A2" w:rsidP="00E606A2">
            <w:pPr>
              <w:jc w:val="center"/>
              <w:rPr>
                <w:rFonts w:cstheme="minorHAnsi"/>
                <w:color w:val="000000" w:themeColor="text1"/>
                <w:sz w:val="24"/>
                <w:szCs w:val="24"/>
                <w:lang w:val="en-GB"/>
              </w:rPr>
            </w:pPr>
            <w:r>
              <w:rPr>
                <w:rFonts w:cstheme="minorHAnsi"/>
                <w:color w:val="000000" w:themeColor="text1"/>
                <w:sz w:val="24"/>
                <w:szCs w:val="24"/>
                <w:lang w:val="en-GB"/>
              </w:rPr>
              <w:t>6</w:t>
            </w:r>
          </w:p>
        </w:tc>
        <w:tc>
          <w:tcPr>
            <w:tcW w:w="681" w:type="dxa"/>
          </w:tcPr>
          <w:p w14:paraId="256EBE6F" w14:textId="5714CD17" w:rsidR="00E606A2" w:rsidRDefault="00E606A2" w:rsidP="00E606A2">
            <w:pPr>
              <w:jc w:val="center"/>
              <w:cnfStyle w:val="000000000000" w:firstRow="0" w:lastRow="0" w:firstColumn="0" w:lastColumn="0" w:oddVBand="0" w:evenVBand="0" w:oddHBand="0"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0B323F9" w14:textId="0E2289B0" w:rsidR="00E606A2" w:rsidRPr="00AC1004" w:rsidRDefault="00E606A2" w:rsidP="00E606A2">
            <w:pPr>
              <w:cnfStyle w:val="000000000000" w:firstRow="0" w:lastRow="0" w:firstColumn="0" w:lastColumn="0" w:oddVBand="0" w:evenVBand="0" w:oddHBand="0" w:evenHBand="0" w:firstRowFirstColumn="0" w:firstRowLastColumn="0" w:lastRowFirstColumn="0" w:lastRowLastColumn="0"/>
              <w:rPr>
                <w:rFonts w:cstheme="minorHAnsi"/>
                <w:b/>
                <w:bCs/>
              </w:rPr>
            </w:pPr>
            <w:r>
              <w:rPr>
                <w:rFonts w:cstheme="minorHAnsi"/>
                <w:b/>
                <w:bCs/>
              </w:rPr>
              <w:t>Bag Takeaway Conveyor</w:t>
            </w:r>
          </w:p>
          <w:p w14:paraId="248C5C07" w14:textId="2410B0D9" w:rsidR="00E606A2" w:rsidRPr="00E606A2" w:rsidRDefault="00E606A2" w:rsidP="00E606A2">
            <w:pPr>
              <w:pStyle w:val="ListParagraph"/>
              <w:numPr>
                <w:ilvl w:val="0"/>
                <w:numId w:val="22"/>
              </w:numPr>
              <w:spacing w:after="0" w:line="240"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lang w:val="en-IN"/>
              </w:rPr>
              <w:t>Powered Belt Conveyors</w:t>
            </w:r>
          </w:p>
        </w:tc>
        <w:tc>
          <w:tcPr>
            <w:tcW w:w="2835" w:type="dxa"/>
          </w:tcPr>
          <w:p w14:paraId="67E1C45E" w14:textId="77777777" w:rsidR="00E606A2" w:rsidRDefault="00E606A2" w:rsidP="00E606A2">
            <w:pPr>
              <w:cnfStyle w:val="000000000000" w:firstRow="0" w:lastRow="0" w:firstColumn="0" w:lastColumn="0" w:oddVBand="0" w:evenVBand="0" w:oddHBand="0" w:evenHBand="0" w:firstRowFirstColumn="0" w:firstRowLastColumn="0" w:lastRowFirstColumn="0" w:lastRowLastColumn="0"/>
              <w:rPr>
                <w:rFonts w:cstheme="minorHAnsi"/>
              </w:rPr>
            </w:pPr>
          </w:p>
          <w:p w14:paraId="5B373DB0" w14:textId="58F8EEC7" w:rsidR="00E606A2" w:rsidRDefault="00E606A2" w:rsidP="00E606A2">
            <w:pPr>
              <w:spacing w:line="252" w:lineRule="auto"/>
              <w:cnfStyle w:val="000000000000" w:firstRow="0" w:lastRow="0" w:firstColumn="0" w:lastColumn="0" w:oddVBand="0" w:evenVBand="0" w:oddHBand="0" w:evenHBand="0" w:firstRowFirstColumn="0" w:firstRowLastColumn="0" w:lastRowFirstColumn="0" w:lastRowLastColumn="0"/>
              <w:rPr>
                <w:rFonts w:cstheme="minorHAnsi"/>
              </w:rPr>
            </w:pPr>
            <w:r w:rsidRPr="00AC1004">
              <w:rPr>
                <w:rFonts w:cstheme="minorHAnsi"/>
              </w:rPr>
              <w:t>~</w:t>
            </w:r>
            <w:r>
              <w:rPr>
                <w:rFonts w:cstheme="minorHAnsi"/>
              </w:rPr>
              <w:t>2</w:t>
            </w:r>
            <w:r w:rsidR="00506B76">
              <w:rPr>
                <w:rFonts w:cstheme="minorHAnsi"/>
              </w:rPr>
              <w:t>62</w:t>
            </w:r>
            <w:r w:rsidRPr="00AC1004">
              <w:rPr>
                <w:rFonts w:cstheme="minorHAnsi"/>
              </w:rPr>
              <w:t xml:space="preserve"> </w:t>
            </w:r>
            <w:r>
              <w:rPr>
                <w:rFonts w:cstheme="minorHAnsi"/>
              </w:rPr>
              <w:t>m</w:t>
            </w:r>
            <w:r w:rsidRPr="00AC1004">
              <w:rPr>
                <w:rFonts w:cstheme="minorHAnsi"/>
              </w:rPr>
              <w:t>etres (</w:t>
            </w:r>
            <w:r>
              <w:rPr>
                <w:rFonts w:cstheme="minorHAnsi"/>
              </w:rPr>
              <w:t>1</w:t>
            </w:r>
            <w:r w:rsidR="00506B76">
              <w:rPr>
                <w:rFonts w:cstheme="minorHAnsi"/>
              </w:rPr>
              <w:t>8</w:t>
            </w:r>
            <w:r w:rsidRPr="00AC1004">
              <w:rPr>
                <w:rFonts w:cstheme="minorHAnsi"/>
              </w:rPr>
              <w:t xml:space="preserve"> </w:t>
            </w:r>
            <w:r>
              <w:rPr>
                <w:rFonts w:cstheme="minorHAnsi"/>
              </w:rPr>
              <w:t>Modules</w:t>
            </w:r>
            <w:r w:rsidRPr="00AC1004">
              <w:rPr>
                <w:rFonts w:cstheme="minorHAnsi"/>
              </w:rPr>
              <w:t>)</w:t>
            </w:r>
          </w:p>
          <w:p w14:paraId="37B338C2" w14:textId="3B0021EE" w:rsidR="00E606A2" w:rsidRPr="00AC1004" w:rsidRDefault="00E606A2" w:rsidP="00E606A2">
            <w:pPr>
              <w:spacing w:line="252" w:lineRule="auto"/>
              <w:cnfStyle w:val="000000000000" w:firstRow="0" w:lastRow="0" w:firstColumn="0" w:lastColumn="0" w:oddVBand="0" w:evenVBand="0" w:oddHBand="0" w:evenHBand="0" w:firstRowFirstColumn="0" w:firstRowLastColumn="0" w:lastRowFirstColumn="0" w:lastRowLastColumn="0"/>
              <w:rPr>
                <w:rFonts w:cstheme="minorHAnsi"/>
                <w:bCs/>
                <w:color w:val="000000" w:themeColor="text1"/>
                <w:lang w:val="en-GB"/>
              </w:rPr>
            </w:pPr>
          </w:p>
        </w:tc>
      </w:tr>
      <w:tr w:rsidR="00E606A2" w:rsidRPr="00AC1004" w14:paraId="577D4733" w14:textId="77777777" w:rsidTr="00610F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3C11107" w14:textId="1C74AB20" w:rsidR="00E606A2" w:rsidRPr="00AC1004" w:rsidRDefault="00E606A2" w:rsidP="00E606A2">
            <w:pPr>
              <w:jc w:val="center"/>
              <w:rPr>
                <w:rFonts w:cstheme="minorHAnsi"/>
                <w:b w:val="0"/>
                <w:color w:val="000000" w:themeColor="text1"/>
                <w:sz w:val="24"/>
                <w:szCs w:val="24"/>
                <w:lang w:val="en-GB"/>
              </w:rPr>
            </w:pPr>
            <w:r>
              <w:rPr>
                <w:rFonts w:cstheme="minorHAnsi"/>
                <w:color w:val="000000" w:themeColor="text1"/>
                <w:sz w:val="24"/>
                <w:szCs w:val="24"/>
                <w:lang w:val="en-GB"/>
              </w:rPr>
              <w:t>7</w:t>
            </w:r>
          </w:p>
        </w:tc>
        <w:tc>
          <w:tcPr>
            <w:tcW w:w="681" w:type="dxa"/>
          </w:tcPr>
          <w:p w14:paraId="00B73135" w14:textId="596AC7F4" w:rsidR="00E606A2" w:rsidRPr="00AC1004" w:rsidRDefault="00E606A2" w:rsidP="00E606A2">
            <w:pPr>
              <w:jc w:val="center"/>
              <w:cnfStyle w:val="000000100000" w:firstRow="0" w:lastRow="0" w:firstColumn="0" w:lastColumn="0" w:oddVBand="0" w:evenVBand="0" w:oddHBand="1" w:evenHBand="0" w:firstRowFirstColumn="0" w:firstRowLastColumn="0" w:lastRowFirstColumn="0" w:lastRowLastColumn="0"/>
              <w:rPr>
                <w:rFonts w:cstheme="minorHAnsi"/>
                <w:b/>
                <w:color w:val="000000" w:themeColor="text1"/>
                <w:sz w:val="24"/>
                <w:szCs w:val="24"/>
                <w:lang w:val="en-GB"/>
              </w:rPr>
            </w:pPr>
            <w:r>
              <w:rPr>
                <w:rFonts w:cstheme="minorHAnsi"/>
                <w:b/>
                <w:color w:val="000000" w:themeColor="text1"/>
                <w:sz w:val="24"/>
                <w:szCs w:val="24"/>
                <w:lang w:val="en-GB"/>
              </w:rPr>
              <w:t>1</w:t>
            </w:r>
          </w:p>
        </w:tc>
        <w:tc>
          <w:tcPr>
            <w:tcW w:w="5055" w:type="dxa"/>
          </w:tcPr>
          <w:p w14:paraId="0EE774CE" w14:textId="77777777" w:rsidR="00E606A2" w:rsidRPr="00AC1004" w:rsidRDefault="00E606A2" w:rsidP="00E606A2">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
                <w:color w:val="000000" w:themeColor="text1"/>
                <w:sz w:val="24"/>
                <w:szCs w:val="24"/>
                <w:lang w:val="en-GB"/>
              </w:rPr>
              <w:t>Steel Works</w:t>
            </w:r>
          </w:p>
          <w:p w14:paraId="1A4AB36B" w14:textId="011F1D0A" w:rsidR="00E606A2" w:rsidRPr="00C60F75" w:rsidRDefault="00E606A2" w:rsidP="00E606A2">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 xml:space="preserve">Operator and Maintenance Platform </w:t>
            </w:r>
          </w:p>
          <w:p w14:paraId="35E3F1C7" w14:textId="0FC446B0" w:rsidR="00E606A2" w:rsidRPr="00AC1004" w:rsidRDefault="00E606A2" w:rsidP="00E606A2">
            <w:pPr>
              <w:pStyle w:val="ListParagraph"/>
              <w:numPr>
                <w:ilvl w:val="0"/>
                <w:numId w:val="23"/>
              </w:numPr>
              <w:spacing w:after="0" w:line="240" w:lineRule="auto"/>
              <w:cnfStyle w:val="000000100000" w:firstRow="0" w:lastRow="0" w:firstColumn="0" w:lastColumn="0" w:oddVBand="0" w:evenVBand="0" w:oddHBand="1" w:evenHBand="0" w:firstRowFirstColumn="0" w:firstRowLastColumn="0" w:lastRowFirstColumn="0" w:lastRowLastColumn="0"/>
              <w:rPr>
                <w:rFonts w:cstheme="minorHAnsi"/>
                <w:b/>
                <w:color w:val="000000" w:themeColor="text1"/>
                <w:u w:val="single"/>
                <w:lang w:val="en-GB"/>
              </w:rPr>
            </w:pPr>
            <w:r w:rsidRPr="00C60F75">
              <w:rPr>
                <w:rFonts w:cstheme="minorHAnsi"/>
                <w:bCs/>
                <w:color w:val="000000" w:themeColor="text1"/>
                <w:lang w:val="en-GB"/>
              </w:rPr>
              <w:t>Stairs</w:t>
            </w:r>
          </w:p>
        </w:tc>
        <w:tc>
          <w:tcPr>
            <w:tcW w:w="2835" w:type="dxa"/>
          </w:tcPr>
          <w:p w14:paraId="04BF2C8C" w14:textId="77777777" w:rsidR="00E606A2" w:rsidRPr="00AC1004" w:rsidRDefault="00E606A2" w:rsidP="00E606A2">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p>
          <w:p w14:paraId="351CB4C0" w14:textId="4B239068" w:rsidR="00E606A2" w:rsidRPr="00AC1004" w:rsidRDefault="00E606A2" w:rsidP="00E606A2">
            <w:pPr>
              <w:cnfStyle w:val="000000100000" w:firstRow="0" w:lastRow="0" w:firstColumn="0" w:lastColumn="0" w:oddVBand="0" w:evenVBand="0" w:oddHBand="1" w:evenHBand="0" w:firstRowFirstColumn="0" w:firstRowLastColumn="0" w:lastRowFirstColumn="0" w:lastRowLastColumn="0"/>
              <w:rPr>
                <w:rFonts w:cstheme="minorHAnsi"/>
                <w:bCs/>
                <w:color w:val="000000" w:themeColor="text1"/>
                <w:lang w:val="en-GB"/>
              </w:rPr>
            </w:pPr>
            <w:r w:rsidRPr="00AC1004">
              <w:rPr>
                <w:rFonts w:cstheme="minorHAnsi"/>
                <w:bCs/>
                <w:color w:val="000000" w:themeColor="text1"/>
                <w:lang w:val="en-GB"/>
              </w:rPr>
              <w:t>~</w:t>
            </w:r>
            <w:r w:rsidR="00506B76">
              <w:rPr>
                <w:rFonts w:cstheme="minorHAnsi"/>
                <w:bCs/>
                <w:color w:val="000000" w:themeColor="text1"/>
                <w:lang w:val="en-GB"/>
              </w:rPr>
              <w:t>1606</w:t>
            </w:r>
            <w:r w:rsidRPr="00AC1004">
              <w:rPr>
                <w:rFonts w:cstheme="minorHAnsi"/>
                <w:bCs/>
                <w:color w:val="000000" w:themeColor="text1"/>
                <w:lang w:val="en-GB"/>
              </w:rPr>
              <w:t xml:space="preserve"> SQM</w:t>
            </w:r>
          </w:p>
          <w:p w14:paraId="294F04F0" w14:textId="18138FB8" w:rsidR="00E606A2" w:rsidRPr="00340888" w:rsidRDefault="00506B76" w:rsidP="00E606A2">
            <w:pPr>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Pr>
                <w:rFonts w:cstheme="minorHAnsi"/>
                <w:color w:val="000000" w:themeColor="text1"/>
              </w:rPr>
              <w:t>55</w:t>
            </w:r>
            <w:r w:rsidR="00E606A2">
              <w:rPr>
                <w:rFonts w:cstheme="minorHAnsi"/>
                <w:color w:val="000000" w:themeColor="text1"/>
              </w:rPr>
              <w:t xml:space="preserve"> </w:t>
            </w:r>
            <w:r w:rsidR="00E606A2" w:rsidRPr="00340888">
              <w:rPr>
                <w:rFonts w:cstheme="minorHAnsi"/>
                <w:color w:val="000000" w:themeColor="text1"/>
              </w:rPr>
              <w:t>Nos</w:t>
            </w:r>
          </w:p>
        </w:tc>
      </w:tr>
    </w:tbl>
    <w:p w14:paraId="749C9A8D" w14:textId="77777777" w:rsidR="00436B7C" w:rsidRDefault="00436B7C" w:rsidP="003E2CC5">
      <w:pPr>
        <w:rPr>
          <w:rFonts w:ascii="Arial" w:hAnsi="Arial" w:cs="Arial"/>
        </w:rPr>
      </w:pPr>
    </w:p>
    <w:p w14:paraId="6E962641" w14:textId="77777777" w:rsidR="00296086" w:rsidRDefault="00296086" w:rsidP="003E2CC5">
      <w:pPr>
        <w:rPr>
          <w:rFonts w:ascii="Arial" w:hAnsi="Arial" w:cs="Arial"/>
        </w:rPr>
      </w:pPr>
    </w:p>
    <w:p w14:paraId="7D078618" w14:textId="77777777" w:rsidR="0039776F" w:rsidRPr="00F0038F" w:rsidRDefault="0039776F" w:rsidP="003E2CC5">
      <w:pPr>
        <w:rPr>
          <w:rFonts w:ascii="Arial" w:hAnsi="Arial" w:cs="Arial"/>
        </w:rPr>
      </w:pPr>
    </w:p>
    <w:p w14:paraId="00FD9FDC" w14:textId="2DE89AF0" w:rsidR="003E2CC5" w:rsidRPr="00295105" w:rsidRDefault="003E2CC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5" w:name="_Toc129717890"/>
      <w:bookmarkStart w:id="166" w:name="_Toc145535656"/>
      <w:r w:rsidRPr="00640B37">
        <w:rPr>
          <w:rFonts w:eastAsia="SimSun" w:cstheme="majorHAnsi"/>
          <w:b/>
          <w:bCs/>
          <w:color w:val="323E4F" w:themeColor="text2" w:themeShade="BF"/>
          <w:sz w:val="24"/>
          <w:szCs w:val="24"/>
          <w:lang w:val="en-GB" w:eastAsia="zh-CN"/>
        </w:rPr>
        <w:t>Electrical Equipment</w:t>
      </w:r>
      <w:bookmarkEnd w:id="165"/>
      <w:bookmarkEnd w:id="166"/>
    </w:p>
    <w:p w14:paraId="1CEA688F" w14:textId="77777777" w:rsidR="003E2CC5" w:rsidRPr="00F0038F" w:rsidRDefault="003E2CC5" w:rsidP="003E2CC5">
      <w:pPr>
        <w:rPr>
          <w:rFonts w:ascii="Arial" w:hAnsi="Arial" w:cs="Arial"/>
          <w:lang w:val="en-GB" w:eastAsia="zh-CN"/>
        </w:rPr>
      </w:pPr>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637E8447"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67B9F1CF" w14:textId="77777777" w:rsidR="003E2CC5" w:rsidRPr="0021175C" w:rsidRDefault="003E2CC5" w:rsidP="00285F40">
            <w:pPr>
              <w:rPr>
                <w:rFonts w:cstheme="minorHAnsi"/>
                <w:b w:val="0"/>
              </w:rPr>
            </w:pPr>
            <w:r w:rsidRPr="0021175C">
              <w:rPr>
                <w:rFonts w:cstheme="minorHAnsi"/>
              </w:rPr>
              <w:t>El</w:t>
            </w:r>
            <w:r w:rsidRPr="00C60F75">
              <w:rPr>
                <w:rFonts w:cstheme="minorHAnsi"/>
                <w:shd w:val="clear" w:color="auto" w:fill="2F5496" w:themeFill="accent1" w:themeFillShade="BF"/>
              </w:rPr>
              <w:t xml:space="preserve">ectricals </w:t>
            </w:r>
          </w:p>
        </w:tc>
      </w:tr>
      <w:tr w:rsidR="003E2CC5" w:rsidRPr="0021175C" w14:paraId="7FDDE9E5" w14:textId="77777777" w:rsidTr="00C60F75">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07A57382" w14:textId="77777777" w:rsidR="003E2CC5" w:rsidRPr="0021175C" w:rsidRDefault="003E2CC5" w:rsidP="00285F40">
            <w:pPr>
              <w:rPr>
                <w:rFonts w:cstheme="minorHAnsi"/>
                <w:b w:val="0"/>
              </w:rPr>
            </w:pPr>
          </w:p>
          <w:p w14:paraId="714D024A" w14:textId="6D07549D" w:rsidR="003E2CC5" w:rsidRPr="0021175C" w:rsidRDefault="00F42BE6" w:rsidP="00285F40">
            <w:pPr>
              <w:rPr>
                <w:rFonts w:cstheme="minorHAnsi"/>
                <w:b w:val="0"/>
              </w:rPr>
            </w:pPr>
            <w:r>
              <w:rPr>
                <w:rFonts w:cstheme="minorHAnsi"/>
              </w:rPr>
              <w:t xml:space="preserve">   </w:t>
            </w:r>
            <w:r w:rsidR="003E2CC5" w:rsidRPr="0021175C">
              <w:rPr>
                <w:rFonts w:cstheme="minorHAnsi"/>
              </w:rPr>
              <w:t>1</w:t>
            </w:r>
          </w:p>
        </w:tc>
        <w:tc>
          <w:tcPr>
            <w:tcW w:w="682" w:type="dxa"/>
          </w:tcPr>
          <w:p w14:paraId="325DB65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5028D8FC"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4A1909EC"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3D9E7C6D"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0418255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2D5D0F8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6628E210"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497578F9"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Feedline Control Panels</w:t>
            </w:r>
          </w:p>
          <w:p w14:paraId="3AAEB748"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Sorter Drive Panels</w:t>
            </w:r>
          </w:p>
          <w:p w14:paraId="5BBA224A"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0EC2689F"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53345947"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1A51D781"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50C53A1E"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39536AF7"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p w14:paraId="503B45F1"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0CF721F2"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7F63041A" w14:textId="77777777" w:rsidR="003E2CC5" w:rsidRPr="00F0038F" w:rsidRDefault="003E2CC5" w:rsidP="003E2CC5">
      <w:pPr>
        <w:rPr>
          <w:rFonts w:ascii="Arial" w:hAnsi="Arial" w:cs="Arial"/>
          <w:lang w:val="en-GB" w:eastAsia="zh-CN"/>
        </w:rPr>
      </w:pPr>
    </w:p>
    <w:p w14:paraId="14A15AD9" w14:textId="5358F8B6" w:rsidR="003E2CC5" w:rsidRPr="00295105" w:rsidRDefault="003E2CC5"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67" w:name="_Toc129717891"/>
      <w:bookmarkStart w:id="168" w:name="_Toc145535657"/>
      <w:r w:rsidRPr="00640B37">
        <w:rPr>
          <w:rFonts w:eastAsia="SimSun" w:cstheme="majorHAnsi"/>
          <w:b/>
          <w:bCs/>
          <w:color w:val="323E4F" w:themeColor="text2" w:themeShade="BF"/>
          <w:sz w:val="24"/>
          <w:szCs w:val="24"/>
          <w:lang w:val="en-GB" w:eastAsia="zh-CN"/>
        </w:rPr>
        <w:t>Control System</w:t>
      </w:r>
      <w:bookmarkEnd w:id="167"/>
      <w:bookmarkEnd w:id="168"/>
    </w:p>
    <w:p w14:paraId="0D2704FC" w14:textId="77777777" w:rsidR="003E2CC5" w:rsidRPr="00F0038F" w:rsidRDefault="003E2CC5" w:rsidP="003E2CC5">
      <w:pPr>
        <w:rPr>
          <w:rFonts w:ascii="Arial" w:hAnsi="Arial" w:cs="Arial"/>
        </w:rPr>
      </w:pPr>
    </w:p>
    <w:tbl>
      <w:tblPr>
        <w:tblStyle w:val="GridTable4-Accent6"/>
        <w:tblW w:w="9634" w:type="dxa"/>
        <w:tblLook w:val="04A0" w:firstRow="1" w:lastRow="0" w:firstColumn="1" w:lastColumn="0" w:noHBand="0" w:noVBand="1"/>
      </w:tblPr>
      <w:tblGrid>
        <w:gridCol w:w="681"/>
        <w:gridCol w:w="682"/>
        <w:gridCol w:w="5578"/>
        <w:gridCol w:w="2693"/>
      </w:tblGrid>
      <w:tr w:rsidR="003E2CC5" w:rsidRPr="0021175C" w14:paraId="1A3B18FB" w14:textId="77777777" w:rsidTr="00C60F75">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2F5496" w:themeFill="accent1" w:themeFillShade="BF"/>
          </w:tcPr>
          <w:p w14:paraId="2CF6FC55" w14:textId="77777777" w:rsidR="003E2CC5" w:rsidRPr="0021175C" w:rsidRDefault="003E2CC5" w:rsidP="00285F40">
            <w:pPr>
              <w:rPr>
                <w:rFonts w:cstheme="minorHAnsi"/>
                <w:b w:val="0"/>
              </w:rPr>
            </w:pPr>
            <w:r w:rsidRPr="0021175C">
              <w:rPr>
                <w:rFonts w:cstheme="minorHAnsi"/>
              </w:rPr>
              <w:t>Components</w:t>
            </w:r>
          </w:p>
        </w:tc>
      </w:tr>
      <w:tr w:rsidR="003E2CC5" w:rsidRPr="0021175C" w14:paraId="08981DDA" w14:textId="77777777" w:rsidTr="00C60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683A0F53" w14:textId="77777777" w:rsidR="003E2CC5" w:rsidRPr="0021175C" w:rsidRDefault="003E2CC5" w:rsidP="00285F40">
            <w:pPr>
              <w:rPr>
                <w:rFonts w:cstheme="minorHAnsi"/>
                <w:b w:val="0"/>
              </w:rPr>
            </w:pPr>
          </w:p>
          <w:p w14:paraId="166AE18F" w14:textId="7B394B5B" w:rsidR="003E2CC5" w:rsidRPr="0021175C" w:rsidRDefault="00F42BE6" w:rsidP="00285F40">
            <w:pPr>
              <w:rPr>
                <w:rFonts w:cstheme="minorHAnsi"/>
                <w:b w:val="0"/>
              </w:rPr>
            </w:pPr>
            <w:r>
              <w:rPr>
                <w:rFonts w:cstheme="minorHAnsi"/>
              </w:rPr>
              <w:t xml:space="preserve">  </w:t>
            </w:r>
            <w:r w:rsidR="003E2CC5" w:rsidRPr="0021175C">
              <w:rPr>
                <w:rFonts w:cstheme="minorHAnsi"/>
              </w:rPr>
              <w:t>1</w:t>
            </w:r>
          </w:p>
        </w:tc>
        <w:tc>
          <w:tcPr>
            <w:tcW w:w="682" w:type="dxa"/>
          </w:tcPr>
          <w:p w14:paraId="1D5BEED6"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6AE650F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20BC3F8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p>
          <w:p w14:paraId="70DD582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68AFE7E"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p>
          <w:p w14:paraId="4D522893"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 PLC based Control System with SCADA</w:t>
            </w:r>
          </w:p>
          <w:p w14:paraId="63EB7288"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Industrial Switch</w:t>
            </w:r>
          </w:p>
        </w:tc>
        <w:tc>
          <w:tcPr>
            <w:tcW w:w="2693" w:type="dxa"/>
          </w:tcPr>
          <w:p w14:paraId="5A95B128"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3BBA3EFF"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730F92F4" w14:textId="77777777" w:rsidR="003E2CC5" w:rsidRPr="0021175C" w:rsidRDefault="003E2CC5" w:rsidP="00285F40">
            <w:pPr>
              <w:jc w:val="center"/>
              <w:cnfStyle w:val="000000100000" w:firstRow="0" w:lastRow="0" w:firstColumn="0" w:lastColumn="0" w:oddVBand="0" w:evenVBand="0" w:oddHBand="1" w:evenHBand="0" w:firstRowFirstColumn="0" w:firstRowLastColumn="0" w:lastRowFirstColumn="0" w:lastRowLastColumn="0"/>
              <w:rPr>
                <w:rFonts w:cstheme="minorHAnsi"/>
              </w:rPr>
            </w:pPr>
          </w:p>
          <w:p w14:paraId="37857E12" w14:textId="77777777" w:rsidR="003E2CC5" w:rsidRPr="0021175C" w:rsidRDefault="003E2CC5" w:rsidP="00340888">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174253E1"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6698A252" w14:textId="77777777" w:rsidR="003E2CC5" w:rsidRPr="0021175C" w:rsidRDefault="003E2CC5" w:rsidP="00285F40">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262423DF" w14:textId="77777777" w:rsidR="00822171" w:rsidRPr="00F0038F" w:rsidRDefault="00822171" w:rsidP="00822171">
      <w:pPr>
        <w:rPr>
          <w:rFonts w:ascii="Arial" w:hAnsi="Arial" w:cs="Arial"/>
          <w:lang w:val="en-GB" w:eastAsia="zh-CN"/>
        </w:rPr>
      </w:pPr>
    </w:p>
    <w:p w14:paraId="33C0E0C3" w14:textId="72AAB6B6" w:rsidR="008574E0" w:rsidRDefault="008574E0" w:rsidP="008574E0">
      <w:pPr>
        <w:rPr>
          <w:rFonts w:ascii="Arial" w:hAnsi="Arial" w:cs="Arial"/>
          <w:lang w:val="en-GB" w:eastAsia="zh-CN"/>
        </w:rPr>
      </w:pPr>
    </w:p>
    <w:p w14:paraId="4AC87765" w14:textId="77777777" w:rsidR="0021175C" w:rsidRDefault="0021175C" w:rsidP="008574E0">
      <w:pPr>
        <w:rPr>
          <w:rFonts w:ascii="Arial" w:hAnsi="Arial" w:cs="Arial"/>
          <w:lang w:val="en-GB" w:eastAsia="zh-CN"/>
        </w:rPr>
      </w:pPr>
    </w:p>
    <w:p w14:paraId="19DD8623" w14:textId="77777777" w:rsidR="0021175C" w:rsidRDefault="0021175C" w:rsidP="008574E0">
      <w:pPr>
        <w:rPr>
          <w:rFonts w:ascii="Arial" w:hAnsi="Arial" w:cs="Arial"/>
          <w:lang w:val="en-GB" w:eastAsia="zh-CN"/>
        </w:rPr>
      </w:pPr>
    </w:p>
    <w:p w14:paraId="171FA164" w14:textId="77777777" w:rsidR="0021175C" w:rsidRDefault="0021175C" w:rsidP="008574E0">
      <w:pPr>
        <w:rPr>
          <w:rFonts w:ascii="Arial" w:hAnsi="Arial" w:cs="Arial"/>
          <w:lang w:val="en-GB" w:eastAsia="zh-CN"/>
        </w:rPr>
      </w:pPr>
    </w:p>
    <w:p w14:paraId="3B135E28" w14:textId="77777777" w:rsidR="0021175C" w:rsidRDefault="0021175C" w:rsidP="008574E0">
      <w:pPr>
        <w:rPr>
          <w:rFonts w:ascii="Arial" w:hAnsi="Arial" w:cs="Arial"/>
          <w:lang w:val="en-GB" w:eastAsia="zh-CN"/>
        </w:rPr>
      </w:pPr>
    </w:p>
    <w:p w14:paraId="38897E93" w14:textId="77777777" w:rsidR="00C60F75" w:rsidRDefault="00C60F75" w:rsidP="008574E0">
      <w:pPr>
        <w:rPr>
          <w:rFonts w:ascii="Arial" w:hAnsi="Arial" w:cs="Arial"/>
          <w:lang w:val="en-GB" w:eastAsia="zh-CN"/>
        </w:rPr>
      </w:pPr>
    </w:p>
    <w:p w14:paraId="6A489A2D" w14:textId="77777777" w:rsidR="004B0E31" w:rsidRDefault="004B0E31" w:rsidP="008574E0">
      <w:pPr>
        <w:rPr>
          <w:rFonts w:ascii="Arial" w:hAnsi="Arial" w:cs="Arial"/>
          <w:lang w:val="en-GB" w:eastAsia="zh-CN"/>
        </w:rPr>
      </w:pPr>
    </w:p>
    <w:p w14:paraId="4FAE1FFE" w14:textId="77777777" w:rsidR="004B0E31" w:rsidRDefault="004B0E31" w:rsidP="008574E0">
      <w:pPr>
        <w:rPr>
          <w:rFonts w:ascii="Arial" w:hAnsi="Arial" w:cs="Arial"/>
          <w:lang w:val="en-GB" w:eastAsia="zh-CN"/>
        </w:rPr>
      </w:pPr>
    </w:p>
    <w:p w14:paraId="49D1389A" w14:textId="77777777" w:rsidR="004B0E31" w:rsidRDefault="004B0E31" w:rsidP="008574E0">
      <w:pPr>
        <w:rPr>
          <w:rFonts w:ascii="Arial" w:hAnsi="Arial" w:cs="Arial"/>
          <w:lang w:val="en-GB" w:eastAsia="zh-CN"/>
        </w:rPr>
      </w:pPr>
    </w:p>
    <w:p w14:paraId="010B75CC" w14:textId="77777777" w:rsidR="004B0E31" w:rsidRDefault="004B0E31" w:rsidP="008574E0">
      <w:pPr>
        <w:rPr>
          <w:rFonts w:ascii="Arial" w:hAnsi="Arial" w:cs="Arial"/>
          <w:lang w:val="en-GB" w:eastAsia="zh-CN"/>
        </w:rPr>
      </w:pPr>
    </w:p>
    <w:p w14:paraId="791A32EB" w14:textId="77777777" w:rsidR="004B0E31" w:rsidRDefault="004B0E31" w:rsidP="008574E0">
      <w:pPr>
        <w:rPr>
          <w:rFonts w:ascii="Arial" w:hAnsi="Arial" w:cs="Arial"/>
          <w:lang w:val="en-GB" w:eastAsia="zh-CN"/>
        </w:rPr>
      </w:pPr>
    </w:p>
    <w:p w14:paraId="5FDD1425" w14:textId="77777777" w:rsidR="004B0E31" w:rsidRDefault="004B0E31" w:rsidP="008574E0">
      <w:pPr>
        <w:rPr>
          <w:rFonts w:ascii="Arial" w:hAnsi="Arial" w:cs="Arial"/>
          <w:lang w:val="en-GB" w:eastAsia="zh-CN"/>
        </w:rPr>
      </w:pPr>
    </w:p>
    <w:p w14:paraId="58357C47" w14:textId="77777777" w:rsidR="00296086" w:rsidRDefault="00296086" w:rsidP="008574E0">
      <w:pPr>
        <w:rPr>
          <w:rFonts w:ascii="Arial" w:hAnsi="Arial" w:cs="Arial"/>
          <w:lang w:val="en-GB" w:eastAsia="zh-CN"/>
        </w:rPr>
      </w:pPr>
    </w:p>
    <w:p w14:paraId="47F8C199" w14:textId="77777777" w:rsidR="00296086" w:rsidRDefault="00296086" w:rsidP="008574E0">
      <w:pPr>
        <w:rPr>
          <w:rFonts w:ascii="Arial" w:hAnsi="Arial" w:cs="Arial"/>
          <w:lang w:val="en-GB" w:eastAsia="zh-CN"/>
        </w:rPr>
      </w:pPr>
    </w:p>
    <w:p w14:paraId="6EFCECD1" w14:textId="4ED304C7" w:rsidR="00A25C72" w:rsidRPr="00702309" w:rsidRDefault="00A25C72"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69" w:name="_Toc145535658"/>
      <w:bookmarkEnd w:id="0"/>
      <w:bookmarkEnd w:id="1"/>
      <w:bookmarkEnd w:id="163"/>
      <w:r w:rsidRPr="00702309">
        <w:rPr>
          <w:rFonts w:ascii="Calibri" w:eastAsia="SimSun" w:hAnsi="Calibri" w:cs="Calibri"/>
          <w:b/>
          <w:bCs/>
          <w:color w:val="323E4F" w:themeColor="text2" w:themeShade="BF"/>
          <w:sz w:val="28"/>
          <w:szCs w:val="28"/>
          <w:lang w:val="en-GB" w:eastAsia="zh-CN"/>
        </w:rPr>
        <w:lastRenderedPageBreak/>
        <w:t>Electrical System</w:t>
      </w:r>
      <w:bookmarkEnd w:id="169"/>
      <w:r w:rsidRPr="00702309">
        <w:rPr>
          <w:rFonts w:ascii="Calibri" w:eastAsia="SimSun" w:hAnsi="Calibri" w:cs="Calibri"/>
          <w:b/>
          <w:bCs/>
          <w:color w:val="323E4F" w:themeColor="text2" w:themeShade="BF"/>
          <w:sz w:val="28"/>
          <w:szCs w:val="28"/>
          <w:lang w:val="en-GB" w:eastAsia="zh-CN"/>
        </w:rPr>
        <w:t xml:space="preserve"> </w:t>
      </w:r>
    </w:p>
    <w:p w14:paraId="126AB76F" w14:textId="390C5C6B" w:rsidR="00A25C72" w:rsidRPr="0021175C" w:rsidRDefault="00CF5C66" w:rsidP="00702309">
      <w:pPr>
        <w:autoSpaceDE w:val="0"/>
        <w:autoSpaceDN w:val="0"/>
        <w:adjustRightInd w:val="0"/>
        <w:spacing w:after="0" w:line="240" w:lineRule="auto"/>
        <w:rPr>
          <w:rFonts w:cstheme="minorHAnsi"/>
        </w:rPr>
      </w:pPr>
      <w:r w:rsidRPr="0021175C">
        <w:rPr>
          <w:rFonts w:cstheme="minorHAnsi"/>
        </w:rPr>
        <w:t>M</w:t>
      </w:r>
      <w:r w:rsidR="00A25C72" w:rsidRPr="0021175C">
        <w:rPr>
          <w:rFonts w:cstheme="minorHAnsi"/>
        </w:rPr>
        <w:t>ain power supply will supply Falcon’s PDP (Power Distribution Panels) electrical cabinets.</w:t>
      </w:r>
    </w:p>
    <w:p w14:paraId="230BCA49" w14:textId="77777777" w:rsidR="00A25C72" w:rsidRPr="0021175C" w:rsidRDefault="00A25C72" w:rsidP="00702309">
      <w:pPr>
        <w:autoSpaceDE w:val="0"/>
        <w:autoSpaceDN w:val="0"/>
        <w:adjustRightInd w:val="0"/>
        <w:spacing w:after="0" w:line="240" w:lineRule="auto"/>
        <w:rPr>
          <w:rFonts w:cstheme="minorHAnsi"/>
        </w:rPr>
      </w:pPr>
      <w:r w:rsidRPr="0021175C">
        <w:rPr>
          <w:rFonts w:cstheme="minorHAnsi"/>
        </w:rPr>
        <w:t>PDP cabinets supply the entire system via secondary cabinets:</w:t>
      </w:r>
    </w:p>
    <w:p w14:paraId="165C056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Main Control Cabinet</w:t>
      </w:r>
    </w:p>
    <w:p w14:paraId="6347DA57" w14:textId="4085D01A" w:rsidR="00A25C72" w:rsidRPr="0021175C" w:rsidRDefault="00202C91">
      <w:pPr>
        <w:pStyle w:val="ListParagraph"/>
        <w:numPr>
          <w:ilvl w:val="0"/>
          <w:numId w:val="11"/>
        </w:numPr>
        <w:autoSpaceDE w:val="0"/>
        <w:autoSpaceDN w:val="0"/>
        <w:adjustRightInd w:val="0"/>
        <w:spacing w:after="0" w:line="240" w:lineRule="auto"/>
        <w:rPr>
          <w:rFonts w:cstheme="minorHAnsi"/>
        </w:rPr>
      </w:pPr>
      <w:r w:rsidRPr="0021175C">
        <w:rPr>
          <w:rFonts w:cstheme="minorHAnsi"/>
        </w:rPr>
        <w:t>Induct Control Panels</w:t>
      </w:r>
    </w:p>
    <w:p w14:paraId="569035F6" w14:textId="77777777" w:rsidR="00A25C72"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Remote Cabinets for Sorter I/O</w:t>
      </w:r>
    </w:p>
    <w:p w14:paraId="40AD1D47" w14:textId="34CAF936" w:rsidR="00202C91" w:rsidRPr="0021175C" w:rsidRDefault="00A25C72">
      <w:pPr>
        <w:pStyle w:val="ListParagraph"/>
        <w:numPr>
          <w:ilvl w:val="0"/>
          <w:numId w:val="11"/>
        </w:numPr>
        <w:autoSpaceDE w:val="0"/>
        <w:autoSpaceDN w:val="0"/>
        <w:adjustRightInd w:val="0"/>
        <w:spacing w:after="0" w:line="240" w:lineRule="auto"/>
        <w:rPr>
          <w:rFonts w:cstheme="minorHAnsi"/>
        </w:rPr>
      </w:pPr>
      <w:r w:rsidRPr="0021175C">
        <w:rPr>
          <w:rFonts w:cstheme="minorHAnsi"/>
        </w:rPr>
        <w:t>Scanner Control cabinets</w:t>
      </w:r>
    </w:p>
    <w:p w14:paraId="190A5D3A" w14:textId="77777777" w:rsidR="00202C91" w:rsidRPr="00F0038F" w:rsidRDefault="00202C91" w:rsidP="00202C91">
      <w:pPr>
        <w:autoSpaceDE w:val="0"/>
        <w:autoSpaceDN w:val="0"/>
        <w:adjustRightInd w:val="0"/>
        <w:spacing w:after="0" w:line="240" w:lineRule="auto"/>
        <w:rPr>
          <w:rFonts w:ascii="Arial" w:hAnsi="Arial" w:cs="Arial"/>
          <w:lang w:val="en-US"/>
        </w:rPr>
      </w:pPr>
    </w:p>
    <w:p w14:paraId="3DA741C7" w14:textId="456496A2" w:rsidR="00202C91" w:rsidRPr="00295105" w:rsidRDefault="00625D76"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0" w:name="_Toc41142231"/>
      <w:r w:rsidRPr="00295105">
        <w:rPr>
          <w:rFonts w:eastAsia="SimSun" w:cstheme="majorHAnsi"/>
          <w:b/>
          <w:bCs/>
          <w:color w:val="323E4F" w:themeColor="text2" w:themeShade="BF"/>
          <w:sz w:val="24"/>
          <w:szCs w:val="24"/>
          <w:lang w:val="en-GB" w:eastAsia="zh-CN"/>
        </w:rPr>
        <w:t xml:space="preserve"> </w:t>
      </w:r>
      <w:bookmarkStart w:id="171" w:name="_Toc145535659"/>
      <w:r w:rsidR="00202C91" w:rsidRPr="000F4F9F">
        <w:rPr>
          <w:rFonts w:eastAsia="SimSun" w:cstheme="majorHAnsi"/>
          <w:b/>
          <w:bCs/>
          <w:color w:val="323E4F" w:themeColor="text2" w:themeShade="BF"/>
          <w:sz w:val="24"/>
          <w:szCs w:val="24"/>
          <w:lang w:val="en-GB" w:eastAsia="zh-CN"/>
        </w:rPr>
        <w:t>Reference Picture of Power Distribution Panel</w:t>
      </w:r>
      <w:bookmarkEnd w:id="170"/>
      <w:bookmarkEnd w:id="171"/>
      <w:r w:rsidR="00202C91" w:rsidRPr="00295105">
        <w:rPr>
          <w:rFonts w:eastAsia="SimSun" w:cstheme="majorHAnsi"/>
          <w:b/>
          <w:bCs/>
          <w:color w:val="323E4F" w:themeColor="text2" w:themeShade="BF"/>
          <w:sz w:val="24"/>
          <w:szCs w:val="24"/>
          <w:lang w:val="en-GB" w:eastAsia="zh-CN"/>
        </w:rPr>
        <w:t xml:space="preserve"> </w:t>
      </w:r>
    </w:p>
    <w:p w14:paraId="5493429D" w14:textId="59EB21FF" w:rsidR="00202C91" w:rsidRPr="00F0038F" w:rsidRDefault="0021175C" w:rsidP="00202C91">
      <w:pPr>
        <w:rPr>
          <w:rFonts w:ascii="Arial" w:hAnsi="Arial" w:cs="Arial"/>
          <w:lang w:val="en-GB" w:eastAsia="zh-CN"/>
        </w:rPr>
      </w:pPr>
      <w:r w:rsidRPr="00F0038F">
        <w:rPr>
          <w:rFonts w:ascii="Arial" w:eastAsia="SimSun" w:hAnsi="Arial" w:cs="Arial"/>
          <w:b/>
          <w:bCs/>
          <w:noProof/>
          <w:color w:val="323E4F" w:themeColor="text2" w:themeShade="BF"/>
          <w:sz w:val="23"/>
          <w:szCs w:val="23"/>
          <w:lang w:eastAsia="en-IN"/>
        </w:rPr>
        <w:drawing>
          <wp:anchor distT="0" distB="0" distL="114300" distR="114300" simplePos="0" relativeHeight="251603456" behindDoc="0" locked="0" layoutInCell="1" allowOverlap="1" wp14:anchorId="42E3B09F" wp14:editId="3555CD7D">
            <wp:simplePos x="0" y="0"/>
            <wp:positionH relativeFrom="margin">
              <wp:posOffset>266700</wp:posOffset>
            </wp:positionH>
            <wp:positionV relativeFrom="paragraph">
              <wp:posOffset>259715</wp:posOffset>
            </wp:positionV>
            <wp:extent cx="5152390" cy="2228850"/>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extLst>
                        <a:ext uri="{28A0092B-C50C-407E-A947-70E740481C1C}">
                          <a14:useLocalDpi xmlns:a14="http://schemas.microsoft.com/office/drawing/2010/main" val="0"/>
                        </a:ext>
                      </a:extLst>
                    </a:blip>
                    <a:stretch>
                      <a:fillRect/>
                    </a:stretch>
                  </pic:blipFill>
                  <pic:spPr>
                    <a:xfrm>
                      <a:off x="0" y="0"/>
                      <a:ext cx="5152390" cy="2228850"/>
                    </a:xfrm>
                    <a:prstGeom prst="rect">
                      <a:avLst/>
                    </a:prstGeom>
                  </pic:spPr>
                </pic:pic>
              </a:graphicData>
            </a:graphic>
            <wp14:sizeRelH relativeFrom="margin">
              <wp14:pctWidth>0</wp14:pctWidth>
            </wp14:sizeRelH>
            <wp14:sizeRelV relativeFrom="margin">
              <wp14:pctHeight>0</wp14:pctHeight>
            </wp14:sizeRelV>
          </wp:anchor>
        </w:drawing>
      </w:r>
    </w:p>
    <w:p w14:paraId="306F5A47" w14:textId="383B66FF" w:rsidR="00202C91" w:rsidRPr="00F0038F" w:rsidRDefault="00202C91" w:rsidP="00202C91">
      <w:pPr>
        <w:rPr>
          <w:rFonts w:ascii="Arial" w:hAnsi="Arial" w:cs="Arial"/>
          <w:lang w:val="en-GB" w:eastAsia="zh-CN"/>
        </w:rPr>
      </w:pPr>
    </w:p>
    <w:p w14:paraId="3AE71615"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E46F79F"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1396805B"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0FC6E4A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C3D7F20"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3E42E6E3"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27A05A66"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DB8BCEB" w14:textId="2DA245E6"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4560591A" w14:textId="77777777" w:rsidR="00846D56" w:rsidRDefault="00846D56" w:rsidP="00202C91">
      <w:pPr>
        <w:autoSpaceDE w:val="0"/>
        <w:autoSpaceDN w:val="0"/>
        <w:adjustRightInd w:val="0"/>
        <w:spacing w:after="0" w:line="240" w:lineRule="auto"/>
        <w:rPr>
          <w:rFonts w:ascii="Arial" w:eastAsiaTheme="majorEastAsia" w:hAnsi="Arial" w:cs="Arial"/>
          <w:b/>
          <w:bCs/>
          <w:color w:val="FF0000"/>
          <w:sz w:val="24"/>
          <w:szCs w:val="24"/>
        </w:rPr>
      </w:pPr>
    </w:p>
    <w:p w14:paraId="747A6C93"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7FDC9CD1"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EEBB95" w14:textId="77777777" w:rsidR="0021175C"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3B9EDCA6" w14:textId="77777777" w:rsidR="0021175C" w:rsidRPr="00F0038F" w:rsidRDefault="0021175C" w:rsidP="00202C91">
      <w:pPr>
        <w:autoSpaceDE w:val="0"/>
        <w:autoSpaceDN w:val="0"/>
        <w:adjustRightInd w:val="0"/>
        <w:spacing w:after="0" w:line="240" w:lineRule="auto"/>
        <w:rPr>
          <w:rFonts w:ascii="Arial" w:eastAsiaTheme="majorEastAsia" w:hAnsi="Arial" w:cs="Arial"/>
          <w:b/>
          <w:bCs/>
          <w:color w:val="FF0000"/>
          <w:sz w:val="24"/>
          <w:szCs w:val="24"/>
        </w:rPr>
      </w:pPr>
    </w:p>
    <w:p w14:paraId="0FB427CD" w14:textId="16CB5AD8"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2" w:name="_Toc145535660"/>
      <w:r w:rsidRPr="000F4F9F">
        <w:rPr>
          <w:rFonts w:eastAsia="SimSun" w:cstheme="majorHAnsi"/>
          <w:b/>
          <w:bCs/>
          <w:color w:val="323E4F" w:themeColor="text2" w:themeShade="BF"/>
          <w:sz w:val="24"/>
          <w:szCs w:val="24"/>
          <w:lang w:val="en-GB" w:eastAsia="zh-CN"/>
        </w:rPr>
        <w:t>Main Control Panel (Reference)</w:t>
      </w:r>
      <w:bookmarkEnd w:id="172"/>
    </w:p>
    <w:p w14:paraId="55EF2C87" w14:textId="7CB1BF1D" w:rsidR="00202C91" w:rsidRPr="00F0038F" w:rsidRDefault="00202C91" w:rsidP="00202C91">
      <w:pPr>
        <w:autoSpaceDE w:val="0"/>
        <w:autoSpaceDN w:val="0"/>
        <w:adjustRightInd w:val="0"/>
        <w:spacing w:after="0" w:line="240" w:lineRule="auto"/>
        <w:rPr>
          <w:rFonts w:ascii="Arial" w:hAnsi="Arial" w:cs="Arial"/>
          <w:noProof/>
          <w:lang w:eastAsia="en-IN"/>
        </w:rPr>
      </w:pPr>
    </w:p>
    <w:p w14:paraId="49FDB046" w14:textId="300F57A5"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57A2111C" wp14:editId="2EF13D62">
            <wp:extent cx="6094264" cy="3686537"/>
            <wp:effectExtent l="0" t="0" r="1905"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101935" cy="3691177"/>
                    </a:xfrm>
                    <a:prstGeom prst="rect">
                      <a:avLst/>
                    </a:prstGeom>
                  </pic:spPr>
                </pic:pic>
              </a:graphicData>
            </a:graphic>
          </wp:inline>
        </w:drawing>
      </w:r>
    </w:p>
    <w:p w14:paraId="4A50B9CC" w14:textId="2AA49202" w:rsidR="00202C91" w:rsidRPr="000F4F9F" w:rsidRDefault="00202C91"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3" w:name="_Toc145535661"/>
      <w:r w:rsidRPr="000F4F9F">
        <w:rPr>
          <w:rFonts w:eastAsia="SimSun" w:cstheme="majorHAnsi"/>
          <w:b/>
          <w:bCs/>
          <w:color w:val="323E4F" w:themeColor="text2" w:themeShade="BF"/>
          <w:sz w:val="24"/>
          <w:szCs w:val="24"/>
          <w:lang w:val="en-GB" w:eastAsia="zh-CN"/>
        </w:rPr>
        <w:lastRenderedPageBreak/>
        <w:t>Induct Stations Control Panel (Reference)</w:t>
      </w:r>
      <w:bookmarkEnd w:id="173"/>
    </w:p>
    <w:p w14:paraId="15F4A1ED"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64F4BA44" w14:textId="77777777" w:rsidR="00202C91" w:rsidRPr="00F0038F" w:rsidRDefault="00202C91" w:rsidP="00202C91">
      <w:pPr>
        <w:autoSpaceDE w:val="0"/>
        <w:autoSpaceDN w:val="0"/>
        <w:adjustRightInd w:val="0"/>
        <w:spacing w:after="0" w:line="240" w:lineRule="auto"/>
        <w:rPr>
          <w:rFonts w:ascii="Arial" w:eastAsiaTheme="majorEastAsia" w:hAnsi="Arial" w:cs="Arial"/>
          <w:b/>
          <w:bCs/>
          <w:color w:val="FF0000"/>
          <w:sz w:val="24"/>
          <w:szCs w:val="24"/>
        </w:rPr>
      </w:pPr>
    </w:p>
    <w:p w14:paraId="597D3648" w14:textId="77CCAD44" w:rsidR="00202C91" w:rsidRPr="00702309" w:rsidRDefault="00202C91" w:rsidP="00202C91">
      <w:pPr>
        <w:autoSpaceDE w:val="0"/>
        <w:autoSpaceDN w:val="0"/>
        <w:adjustRightInd w:val="0"/>
        <w:spacing w:after="0" w:line="240" w:lineRule="auto"/>
        <w:rPr>
          <w:rFonts w:ascii="Arial" w:eastAsiaTheme="majorEastAsia" w:hAnsi="Arial" w:cs="Arial"/>
          <w:b/>
          <w:bCs/>
          <w:color w:val="FF0000"/>
          <w:sz w:val="24"/>
          <w:szCs w:val="24"/>
        </w:rPr>
      </w:pPr>
      <w:r w:rsidRPr="00F0038F">
        <w:rPr>
          <w:rFonts w:ascii="Arial" w:hAnsi="Arial" w:cs="Arial"/>
          <w:noProof/>
          <w:lang w:eastAsia="en-IN"/>
        </w:rPr>
        <w:drawing>
          <wp:inline distT="0" distB="0" distL="0" distR="0" wp14:anchorId="613315C9" wp14:editId="3F086189">
            <wp:extent cx="5731510" cy="3671570"/>
            <wp:effectExtent l="0" t="0" r="2540" b="508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1510" cy="3671570"/>
                    </a:xfrm>
                    <a:prstGeom prst="rect">
                      <a:avLst/>
                    </a:prstGeom>
                  </pic:spPr>
                </pic:pic>
              </a:graphicData>
            </a:graphic>
          </wp:inline>
        </w:drawing>
      </w:r>
    </w:p>
    <w:p w14:paraId="430A7095" w14:textId="77777777" w:rsidR="003F44EC" w:rsidRPr="00F0038F" w:rsidRDefault="003F44EC" w:rsidP="00202C91">
      <w:pPr>
        <w:autoSpaceDE w:val="0"/>
        <w:autoSpaceDN w:val="0"/>
        <w:adjustRightInd w:val="0"/>
        <w:spacing w:after="0" w:line="240" w:lineRule="auto"/>
        <w:rPr>
          <w:rFonts w:ascii="Arial" w:hAnsi="Arial" w:cs="Arial"/>
        </w:rPr>
      </w:pPr>
    </w:p>
    <w:p w14:paraId="2B4F8DAC" w14:textId="361A8193" w:rsidR="00A25C72" w:rsidRPr="0021175C" w:rsidRDefault="005D7467" w:rsidP="00454187">
      <w:pPr>
        <w:rPr>
          <w:rFonts w:cstheme="minorHAnsi"/>
          <w:b/>
          <w:bCs/>
          <w:lang w:val="en-GB" w:eastAsia="zh-CN"/>
        </w:rPr>
      </w:pPr>
      <w:r w:rsidRPr="0021175C">
        <w:rPr>
          <w:rFonts w:cstheme="minorHAnsi"/>
          <w:b/>
          <w:bCs/>
          <w:lang w:val="en-GB" w:eastAsia="zh-CN"/>
        </w:rPr>
        <w:t>Engines</w:t>
      </w:r>
    </w:p>
    <w:p w14:paraId="25FAC745" w14:textId="3042F91B"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Three-phase alternating current motors (Induction</w:t>
      </w:r>
      <w:r w:rsidR="00C834E1" w:rsidRPr="0021175C">
        <w:rPr>
          <w:rFonts w:cstheme="minorHAnsi"/>
          <w:lang w:val="en-US"/>
        </w:rPr>
        <w:t>)</w:t>
      </w:r>
      <w:r w:rsidRPr="0021175C">
        <w:rPr>
          <w:rFonts w:cstheme="minorHAnsi"/>
          <w:lang w:val="en-US"/>
        </w:rPr>
        <w:t xml:space="preserve"> will be used through a frequency converter.</w:t>
      </w:r>
    </w:p>
    <w:p w14:paraId="4DDEC664"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The engines will be coupled with a converter to improve consumption and reduce the carbon footprint.</w:t>
      </w:r>
    </w:p>
    <w:p w14:paraId="766DD15A" w14:textId="77777777" w:rsidR="00A25C72" w:rsidRPr="0021175C" w:rsidRDefault="00A25C72" w:rsidP="00454187">
      <w:pPr>
        <w:autoSpaceDE w:val="0"/>
        <w:autoSpaceDN w:val="0"/>
        <w:adjustRightInd w:val="0"/>
        <w:spacing w:after="0" w:line="240" w:lineRule="auto"/>
        <w:jc w:val="both"/>
        <w:rPr>
          <w:rFonts w:cstheme="minorHAnsi"/>
          <w:lang w:val="en-US"/>
        </w:rPr>
      </w:pPr>
      <w:r w:rsidRPr="0021175C">
        <w:rPr>
          <w:rFonts w:cstheme="minorHAnsi"/>
          <w:lang w:val="en-US"/>
        </w:rPr>
        <w:t>All motors will have appropriate IP ratings</w:t>
      </w:r>
    </w:p>
    <w:p w14:paraId="358CD750" w14:textId="77777777" w:rsidR="00916274" w:rsidRPr="0021175C" w:rsidRDefault="00916274" w:rsidP="00A25C72">
      <w:pPr>
        <w:autoSpaceDE w:val="0"/>
        <w:autoSpaceDN w:val="0"/>
        <w:adjustRightInd w:val="0"/>
        <w:spacing w:after="0" w:line="240" w:lineRule="auto"/>
        <w:rPr>
          <w:rFonts w:cstheme="minorHAnsi"/>
          <w:b/>
          <w:bCs/>
          <w:lang w:val="en-US"/>
        </w:rPr>
      </w:pPr>
    </w:p>
    <w:p w14:paraId="5F551E8A" w14:textId="4A2F8786" w:rsidR="00A25C72" w:rsidRPr="0021175C" w:rsidRDefault="005D7467" w:rsidP="00454187">
      <w:pPr>
        <w:rPr>
          <w:rFonts w:cstheme="minorHAnsi"/>
          <w:b/>
          <w:bCs/>
          <w:lang w:val="en-GB" w:eastAsia="zh-CN"/>
        </w:rPr>
      </w:pPr>
      <w:r w:rsidRPr="0021175C">
        <w:rPr>
          <w:rFonts w:cstheme="minorHAnsi"/>
          <w:b/>
          <w:bCs/>
          <w:lang w:val="en-GB" w:eastAsia="zh-CN"/>
        </w:rPr>
        <w:t>Sensors</w:t>
      </w:r>
    </w:p>
    <w:p w14:paraId="49173A92" w14:textId="5E941824" w:rsidR="00A25C72" w:rsidRPr="0021175C" w:rsidRDefault="00A25C72" w:rsidP="00293850">
      <w:pPr>
        <w:autoSpaceDE w:val="0"/>
        <w:autoSpaceDN w:val="0"/>
        <w:adjustRightInd w:val="0"/>
        <w:spacing w:after="0" w:line="240" w:lineRule="auto"/>
        <w:jc w:val="both"/>
        <w:rPr>
          <w:rFonts w:cstheme="minorHAnsi"/>
          <w:lang w:val="en-US"/>
        </w:rPr>
      </w:pPr>
      <w:r w:rsidRPr="0021175C">
        <w:rPr>
          <w:rFonts w:cstheme="minorHAnsi"/>
          <w:lang w:val="en-US"/>
        </w:rPr>
        <w:t>The sensors will be supplied, standardized by type, with connector, with a cable lengt</w:t>
      </w:r>
      <w:r w:rsidR="0067544A" w:rsidRPr="0021175C">
        <w:rPr>
          <w:rFonts w:cstheme="minorHAnsi"/>
          <w:lang w:val="en-US"/>
        </w:rPr>
        <w:t xml:space="preserve">h suitable for easy extraction, </w:t>
      </w:r>
      <w:r w:rsidRPr="0021175C">
        <w:rPr>
          <w:rFonts w:cstheme="minorHAnsi"/>
          <w:lang w:val="en-US"/>
        </w:rPr>
        <w:t>suitably protected from possible impacts.</w:t>
      </w:r>
    </w:p>
    <w:p w14:paraId="3E514982" w14:textId="6F9E889E" w:rsidR="00290CB3" w:rsidRPr="0021175C" w:rsidRDefault="00290CB3" w:rsidP="00293850">
      <w:pPr>
        <w:autoSpaceDE w:val="0"/>
        <w:autoSpaceDN w:val="0"/>
        <w:adjustRightInd w:val="0"/>
        <w:spacing w:after="0" w:line="240" w:lineRule="auto"/>
        <w:jc w:val="both"/>
        <w:rPr>
          <w:rFonts w:cstheme="minorHAnsi"/>
          <w:lang w:val="en-US"/>
        </w:rPr>
      </w:pPr>
    </w:p>
    <w:p w14:paraId="1B2EC995" w14:textId="4998EA45" w:rsidR="00A25C72" w:rsidRPr="0021175C" w:rsidRDefault="005D7467" w:rsidP="00454187">
      <w:pPr>
        <w:rPr>
          <w:rFonts w:cstheme="minorHAnsi"/>
          <w:b/>
          <w:bCs/>
          <w:lang w:val="en-GB" w:eastAsia="zh-CN"/>
        </w:rPr>
      </w:pPr>
      <w:r w:rsidRPr="0021175C">
        <w:rPr>
          <w:rFonts w:cstheme="minorHAnsi"/>
          <w:b/>
          <w:bCs/>
          <w:lang w:val="en-GB" w:eastAsia="zh-CN"/>
        </w:rPr>
        <w:t>Control command</w:t>
      </w:r>
    </w:p>
    <w:p w14:paraId="16DBE1FB" w14:textId="5A46C4E4" w:rsidR="00FD607A" w:rsidRPr="0021175C" w:rsidRDefault="00FD607A" w:rsidP="00FD607A">
      <w:pPr>
        <w:autoSpaceDE w:val="0"/>
        <w:autoSpaceDN w:val="0"/>
        <w:adjustRightInd w:val="0"/>
        <w:spacing w:after="0" w:line="240" w:lineRule="auto"/>
        <w:jc w:val="both"/>
        <w:rPr>
          <w:rFonts w:cstheme="minorHAnsi"/>
        </w:rPr>
      </w:pPr>
      <w:r w:rsidRPr="0021175C">
        <w:rPr>
          <w:rFonts w:cstheme="minorHAnsi"/>
        </w:rPr>
        <w:t xml:space="preserve">The proposed solution is based on SIEMENS Programmable Logic Controller technology (PLC) platform. The entire system will be logically divided into </w:t>
      </w:r>
      <w:r w:rsidR="00925704" w:rsidRPr="0021175C">
        <w:rPr>
          <w:rFonts w:cstheme="minorHAnsi"/>
        </w:rPr>
        <w:t>Zones</w:t>
      </w:r>
      <w:r w:rsidRPr="0021175C">
        <w:rPr>
          <w:rFonts w:cstheme="minorHAnsi"/>
        </w:rPr>
        <w:t xml:space="preserve"> (Sorter/ Feed Line/ Loop), each managed by a PLC. The planned primary communication protocol is going to be ProfiNet. </w:t>
      </w:r>
    </w:p>
    <w:p w14:paraId="727C239F" w14:textId="1C5D534B" w:rsidR="00A25C72" w:rsidRPr="0021175C" w:rsidRDefault="00A25C72" w:rsidP="00A25C72">
      <w:pPr>
        <w:autoSpaceDE w:val="0"/>
        <w:autoSpaceDN w:val="0"/>
        <w:adjustRightInd w:val="0"/>
        <w:spacing w:after="0" w:line="240" w:lineRule="auto"/>
        <w:rPr>
          <w:rFonts w:cstheme="minorHAnsi"/>
          <w:sz w:val="20"/>
          <w:szCs w:val="20"/>
        </w:rPr>
      </w:pPr>
    </w:p>
    <w:p w14:paraId="328349D9" w14:textId="71B4E3F8" w:rsidR="00454187" w:rsidRPr="0021175C" w:rsidRDefault="005D7467" w:rsidP="00454187">
      <w:pPr>
        <w:rPr>
          <w:rFonts w:cstheme="minorHAnsi"/>
          <w:b/>
          <w:bCs/>
        </w:rPr>
      </w:pPr>
      <w:r w:rsidRPr="0021175C">
        <w:rPr>
          <w:rFonts w:cstheme="minorHAnsi"/>
          <w:b/>
          <w:bCs/>
        </w:rPr>
        <w:t>Conveyor interface</w:t>
      </w:r>
    </w:p>
    <w:p w14:paraId="34B7B650" w14:textId="2648E315" w:rsidR="00202C91" w:rsidRPr="0021175C" w:rsidRDefault="00FD607A" w:rsidP="00F21941">
      <w:pPr>
        <w:autoSpaceDE w:val="0"/>
        <w:autoSpaceDN w:val="0"/>
        <w:adjustRightInd w:val="0"/>
        <w:spacing w:after="0" w:line="240" w:lineRule="auto"/>
        <w:jc w:val="both"/>
        <w:rPr>
          <w:rFonts w:cstheme="minorHAnsi"/>
        </w:rPr>
      </w:pPr>
      <w:r w:rsidRPr="0021175C">
        <w:rPr>
          <w:rFonts w:cstheme="minorHAnsi"/>
        </w:rPr>
        <w:t xml:space="preserve">The frequency converter of each conveyor allows the acquisition of the signals of the sensors/actuators/GIOs associated with it (e.g. conveyor end detection photocells, blockage detection photocells). Each frequency converter will be connected in series by </w:t>
      </w:r>
      <w:r w:rsidR="0045134B" w:rsidRPr="0021175C">
        <w:rPr>
          <w:rFonts w:cstheme="minorHAnsi"/>
        </w:rPr>
        <w:t>means of the ProfiNet field bus</w:t>
      </w:r>
    </w:p>
    <w:p w14:paraId="5E7D0303" w14:textId="7CE98365" w:rsidR="00FB612E" w:rsidRPr="00F0038F" w:rsidRDefault="00FB612E" w:rsidP="00F21941">
      <w:pPr>
        <w:autoSpaceDE w:val="0"/>
        <w:autoSpaceDN w:val="0"/>
        <w:adjustRightInd w:val="0"/>
        <w:spacing w:after="0" w:line="240" w:lineRule="auto"/>
        <w:jc w:val="both"/>
        <w:rPr>
          <w:rFonts w:ascii="Arial" w:hAnsi="Arial" w:cs="Arial"/>
        </w:rPr>
      </w:pPr>
    </w:p>
    <w:p w14:paraId="77AA12DE" w14:textId="77777777" w:rsidR="00F12ADA" w:rsidRPr="00F0038F" w:rsidRDefault="00F12ADA" w:rsidP="00F21941">
      <w:pPr>
        <w:autoSpaceDE w:val="0"/>
        <w:autoSpaceDN w:val="0"/>
        <w:adjustRightInd w:val="0"/>
        <w:spacing w:after="0" w:line="240" w:lineRule="auto"/>
        <w:jc w:val="both"/>
        <w:rPr>
          <w:rFonts w:ascii="Arial" w:hAnsi="Arial" w:cs="Arial"/>
        </w:rPr>
      </w:pPr>
    </w:p>
    <w:p w14:paraId="4925E71E" w14:textId="77777777" w:rsidR="00F12ADA" w:rsidRPr="00F0038F" w:rsidRDefault="00F12ADA" w:rsidP="00F21941">
      <w:pPr>
        <w:autoSpaceDE w:val="0"/>
        <w:autoSpaceDN w:val="0"/>
        <w:adjustRightInd w:val="0"/>
        <w:spacing w:after="0" w:line="240" w:lineRule="auto"/>
        <w:jc w:val="both"/>
        <w:rPr>
          <w:rFonts w:ascii="Arial" w:hAnsi="Arial" w:cs="Arial"/>
        </w:rPr>
      </w:pPr>
    </w:p>
    <w:p w14:paraId="48799ECA" w14:textId="77777777" w:rsidR="00F12ADA" w:rsidRPr="00F0038F" w:rsidRDefault="00F12ADA" w:rsidP="00F21941">
      <w:pPr>
        <w:autoSpaceDE w:val="0"/>
        <w:autoSpaceDN w:val="0"/>
        <w:adjustRightInd w:val="0"/>
        <w:spacing w:after="0" w:line="240" w:lineRule="auto"/>
        <w:jc w:val="both"/>
        <w:rPr>
          <w:rFonts w:ascii="Arial" w:hAnsi="Arial" w:cs="Arial"/>
        </w:rPr>
      </w:pPr>
    </w:p>
    <w:p w14:paraId="01BBF0B4" w14:textId="77777777" w:rsidR="00F12ADA" w:rsidRPr="00F0038F" w:rsidRDefault="00F12ADA" w:rsidP="00F21941">
      <w:pPr>
        <w:autoSpaceDE w:val="0"/>
        <w:autoSpaceDN w:val="0"/>
        <w:adjustRightInd w:val="0"/>
        <w:spacing w:after="0" w:line="240" w:lineRule="auto"/>
        <w:jc w:val="both"/>
        <w:rPr>
          <w:rFonts w:ascii="Arial" w:hAnsi="Arial" w:cs="Arial"/>
        </w:rPr>
      </w:pPr>
    </w:p>
    <w:p w14:paraId="03D3404D" w14:textId="70F3BC0D" w:rsidR="00202C91" w:rsidRPr="00702309" w:rsidRDefault="0021175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4" w:name="_Toc41142233"/>
      <w:r w:rsidRPr="00702309">
        <w:rPr>
          <w:rFonts w:ascii="Calibri" w:eastAsia="SimSun" w:hAnsi="Calibri" w:cs="Calibri"/>
          <w:b/>
          <w:bCs/>
          <w:color w:val="323E4F" w:themeColor="text2" w:themeShade="BF"/>
          <w:sz w:val="28"/>
          <w:szCs w:val="28"/>
          <w:lang w:val="en-GB" w:eastAsia="zh-CN"/>
        </w:rPr>
        <w:t xml:space="preserve"> </w:t>
      </w:r>
      <w:bookmarkStart w:id="175" w:name="_Toc145535662"/>
      <w:r w:rsidR="00C179F8" w:rsidRPr="00702309">
        <w:rPr>
          <w:rFonts w:ascii="Calibri" w:eastAsia="SimSun" w:hAnsi="Calibri" w:cs="Calibri"/>
          <w:b/>
          <w:bCs/>
          <w:color w:val="323E4F" w:themeColor="text2" w:themeShade="BF"/>
          <w:sz w:val="28"/>
          <w:szCs w:val="28"/>
          <w:lang w:val="en-GB" w:eastAsia="zh-CN"/>
        </w:rPr>
        <w:t>Controls</w:t>
      </w:r>
      <w:r w:rsidR="00202C91" w:rsidRPr="00702309">
        <w:rPr>
          <w:rFonts w:ascii="Calibri" w:eastAsia="SimSun" w:hAnsi="Calibri" w:cs="Calibri"/>
          <w:b/>
          <w:bCs/>
          <w:color w:val="323E4F" w:themeColor="text2" w:themeShade="BF"/>
          <w:sz w:val="28"/>
          <w:szCs w:val="28"/>
          <w:lang w:val="en-GB" w:eastAsia="zh-CN"/>
        </w:rPr>
        <w:t xml:space="preserve"> Architecture</w:t>
      </w:r>
      <w:bookmarkEnd w:id="174"/>
      <w:r w:rsidR="00B50915" w:rsidRPr="00702309">
        <w:rPr>
          <w:rFonts w:ascii="Calibri" w:eastAsia="SimSun" w:hAnsi="Calibri" w:cs="Calibri"/>
          <w:b/>
          <w:bCs/>
          <w:color w:val="323E4F" w:themeColor="text2" w:themeShade="BF"/>
          <w:sz w:val="28"/>
          <w:szCs w:val="28"/>
          <w:lang w:val="en-GB" w:eastAsia="zh-CN"/>
        </w:rPr>
        <w:t xml:space="preserve"> (Ref.)</w:t>
      </w:r>
      <w:bookmarkEnd w:id="175"/>
    </w:p>
    <w:p w14:paraId="33469031" w14:textId="23EC7F55" w:rsidR="00202C91" w:rsidRPr="00F0038F" w:rsidRDefault="00202C91" w:rsidP="00F21941">
      <w:pPr>
        <w:autoSpaceDE w:val="0"/>
        <w:autoSpaceDN w:val="0"/>
        <w:adjustRightInd w:val="0"/>
        <w:spacing w:after="0" w:line="240" w:lineRule="auto"/>
        <w:jc w:val="both"/>
        <w:rPr>
          <w:rFonts w:ascii="Arial" w:hAnsi="Arial" w:cs="Arial"/>
        </w:rPr>
      </w:pPr>
    </w:p>
    <w:p w14:paraId="6218D6A8" w14:textId="45CB25C6" w:rsidR="00202C91" w:rsidRPr="00F0038F" w:rsidRDefault="002D6759" w:rsidP="00F21941">
      <w:pPr>
        <w:autoSpaceDE w:val="0"/>
        <w:autoSpaceDN w:val="0"/>
        <w:adjustRightInd w:val="0"/>
        <w:spacing w:after="0" w:line="240" w:lineRule="auto"/>
        <w:jc w:val="both"/>
        <w:rPr>
          <w:rFonts w:ascii="Arial" w:hAnsi="Arial" w:cs="Arial"/>
        </w:rPr>
      </w:pPr>
      <w:r w:rsidRPr="00F0038F">
        <w:rPr>
          <w:rFonts w:ascii="Arial" w:hAnsi="Arial" w:cs="Arial"/>
          <w:noProof/>
        </w:rPr>
        <w:drawing>
          <wp:inline distT="0" distB="0" distL="0" distR="0" wp14:anchorId="72511176" wp14:editId="7EB56977">
            <wp:extent cx="5676900" cy="4224020"/>
            <wp:effectExtent l="0" t="0" r="0" b="5080"/>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7"/>
                    <a:srcRect r="953"/>
                    <a:stretch/>
                  </pic:blipFill>
                  <pic:spPr bwMode="auto">
                    <a:xfrm>
                      <a:off x="0" y="0"/>
                      <a:ext cx="5676900" cy="4224020"/>
                    </a:xfrm>
                    <a:prstGeom prst="rect">
                      <a:avLst/>
                    </a:prstGeom>
                    <a:ln>
                      <a:noFill/>
                    </a:ln>
                    <a:extLst>
                      <a:ext uri="{53640926-AAD7-44D8-BBD7-CCE9431645EC}">
                        <a14:shadowObscured xmlns:a14="http://schemas.microsoft.com/office/drawing/2010/main"/>
                      </a:ext>
                    </a:extLst>
                  </pic:spPr>
                </pic:pic>
              </a:graphicData>
            </a:graphic>
          </wp:inline>
        </w:drawing>
      </w:r>
    </w:p>
    <w:p w14:paraId="644003B1" w14:textId="171DBD29" w:rsidR="00C6122C" w:rsidRPr="00702309" w:rsidRDefault="00C6122C"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t xml:space="preserve">  </w:t>
      </w:r>
      <w:bookmarkStart w:id="176" w:name="_Toc145535663"/>
      <w:r w:rsidRPr="00702309">
        <w:rPr>
          <w:rFonts w:ascii="Calibri" w:eastAsia="SimSun" w:hAnsi="Calibri" w:cs="Calibri"/>
          <w:b/>
          <w:bCs/>
          <w:color w:val="323E4F" w:themeColor="text2" w:themeShade="BF"/>
          <w:sz w:val="28"/>
          <w:szCs w:val="28"/>
          <w:lang w:val="en-GB" w:eastAsia="zh-CN"/>
        </w:rPr>
        <w:t>IT Architecture (Ref.)</w:t>
      </w:r>
      <w:bookmarkEnd w:id="176"/>
    </w:p>
    <w:p w14:paraId="73B299CA" w14:textId="58017430" w:rsidR="00167D86" w:rsidRPr="00F0038F" w:rsidRDefault="00B563DE" w:rsidP="00F21941">
      <w:pPr>
        <w:autoSpaceDE w:val="0"/>
        <w:autoSpaceDN w:val="0"/>
        <w:adjustRightInd w:val="0"/>
        <w:spacing w:after="0" w:line="240" w:lineRule="auto"/>
        <w:jc w:val="both"/>
        <w:rPr>
          <w:rFonts w:ascii="Arial" w:hAnsi="Arial" w:cs="Arial"/>
        </w:rPr>
      </w:pPr>
      <w:r w:rsidRPr="00F0038F">
        <w:rPr>
          <w:rFonts w:ascii="Arial" w:hAnsi="Arial" w:cs="Arial"/>
          <w:noProof/>
          <w:lang w:eastAsia="en-IN"/>
        </w:rPr>
        <w:drawing>
          <wp:anchor distT="0" distB="0" distL="114300" distR="114300" simplePos="0" relativeHeight="251604480" behindDoc="0" locked="0" layoutInCell="1" allowOverlap="1" wp14:anchorId="28E2A553" wp14:editId="37B913A5">
            <wp:simplePos x="0" y="0"/>
            <wp:positionH relativeFrom="margin">
              <wp:align>center</wp:align>
            </wp:positionH>
            <wp:positionV relativeFrom="paragraph">
              <wp:posOffset>11546</wp:posOffset>
            </wp:positionV>
            <wp:extent cx="4267200" cy="2700005"/>
            <wp:effectExtent l="0" t="0" r="0" b="5715"/>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4267200" cy="2700005"/>
                    </a:xfrm>
                    <a:prstGeom prst="rect">
                      <a:avLst/>
                    </a:prstGeom>
                  </pic:spPr>
                </pic:pic>
              </a:graphicData>
            </a:graphic>
            <wp14:sizeRelH relativeFrom="margin">
              <wp14:pctWidth>0</wp14:pctWidth>
            </wp14:sizeRelH>
            <wp14:sizeRelV relativeFrom="margin">
              <wp14:pctHeight>0</wp14:pctHeight>
            </wp14:sizeRelV>
          </wp:anchor>
        </w:drawing>
      </w:r>
    </w:p>
    <w:p w14:paraId="5BFD046A" w14:textId="1615A902" w:rsidR="00167D86" w:rsidRPr="00F0038F" w:rsidRDefault="00167D86" w:rsidP="00F21941">
      <w:pPr>
        <w:autoSpaceDE w:val="0"/>
        <w:autoSpaceDN w:val="0"/>
        <w:adjustRightInd w:val="0"/>
        <w:spacing w:after="0" w:line="240" w:lineRule="auto"/>
        <w:jc w:val="both"/>
        <w:rPr>
          <w:rFonts w:ascii="Arial" w:hAnsi="Arial" w:cs="Arial"/>
        </w:rPr>
      </w:pPr>
    </w:p>
    <w:p w14:paraId="5A91E9B5" w14:textId="71ABEFAE" w:rsidR="00167D86" w:rsidRPr="00F0038F" w:rsidRDefault="00167D86" w:rsidP="00F21941">
      <w:pPr>
        <w:autoSpaceDE w:val="0"/>
        <w:autoSpaceDN w:val="0"/>
        <w:adjustRightInd w:val="0"/>
        <w:spacing w:after="0" w:line="240" w:lineRule="auto"/>
        <w:jc w:val="both"/>
        <w:rPr>
          <w:rFonts w:ascii="Arial" w:hAnsi="Arial" w:cs="Arial"/>
        </w:rPr>
      </w:pPr>
    </w:p>
    <w:p w14:paraId="09994BC1" w14:textId="3BB8A538" w:rsidR="00167D86" w:rsidRPr="00F0038F" w:rsidRDefault="00167D86" w:rsidP="00F21941">
      <w:pPr>
        <w:autoSpaceDE w:val="0"/>
        <w:autoSpaceDN w:val="0"/>
        <w:adjustRightInd w:val="0"/>
        <w:spacing w:after="0" w:line="240" w:lineRule="auto"/>
        <w:jc w:val="both"/>
        <w:rPr>
          <w:rFonts w:ascii="Arial" w:hAnsi="Arial" w:cs="Arial"/>
        </w:rPr>
      </w:pPr>
    </w:p>
    <w:p w14:paraId="52B1B76B" w14:textId="62A7AF7F" w:rsidR="00167D86" w:rsidRPr="00F0038F" w:rsidRDefault="00167D86" w:rsidP="00F21941">
      <w:pPr>
        <w:autoSpaceDE w:val="0"/>
        <w:autoSpaceDN w:val="0"/>
        <w:adjustRightInd w:val="0"/>
        <w:spacing w:after="0" w:line="240" w:lineRule="auto"/>
        <w:jc w:val="both"/>
        <w:rPr>
          <w:rFonts w:ascii="Arial" w:hAnsi="Arial" w:cs="Arial"/>
        </w:rPr>
      </w:pPr>
    </w:p>
    <w:p w14:paraId="027140F5" w14:textId="5D977915" w:rsidR="00167D86" w:rsidRPr="00F0038F" w:rsidRDefault="00167D86" w:rsidP="00F21941">
      <w:pPr>
        <w:autoSpaceDE w:val="0"/>
        <w:autoSpaceDN w:val="0"/>
        <w:adjustRightInd w:val="0"/>
        <w:spacing w:after="0" w:line="240" w:lineRule="auto"/>
        <w:jc w:val="both"/>
        <w:rPr>
          <w:rFonts w:ascii="Arial" w:hAnsi="Arial" w:cs="Arial"/>
        </w:rPr>
      </w:pPr>
    </w:p>
    <w:p w14:paraId="170D0E65" w14:textId="1418C2A0" w:rsidR="00C6122C" w:rsidRPr="00F0038F" w:rsidRDefault="00C6122C" w:rsidP="00F21941">
      <w:pPr>
        <w:autoSpaceDE w:val="0"/>
        <w:autoSpaceDN w:val="0"/>
        <w:adjustRightInd w:val="0"/>
        <w:spacing w:after="0" w:line="240" w:lineRule="auto"/>
        <w:jc w:val="both"/>
        <w:rPr>
          <w:rFonts w:ascii="Arial" w:hAnsi="Arial" w:cs="Arial"/>
        </w:rPr>
      </w:pPr>
    </w:p>
    <w:p w14:paraId="14EF2355" w14:textId="2CB7A783" w:rsidR="00C6122C" w:rsidRPr="00F0038F" w:rsidRDefault="00C6122C" w:rsidP="00F21941">
      <w:pPr>
        <w:autoSpaceDE w:val="0"/>
        <w:autoSpaceDN w:val="0"/>
        <w:adjustRightInd w:val="0"/>
        <w:spacing w:after="0" w:line="240" w:lineRule="auto"/>
        <w:jc w:val="both"/>
        <w:rPr>
          <w:rFonts w:ascii="Arial" w:hAnsi="Arial" w:cs="Arial"/>
        </w:rPr>
      </w:pPr>
    </w:p>
    <w:p w14:paraId="1CA229A7" w14:textId="7E2223B5" w:rsidR="00C6122C" w:rsidRPr="00F0038F" w:rsidRDefault="00C6122C" w:rsidP="00F21941">
      <w:pPr>
        <w:autoSpaceDE w:val="0"/>
        <w:autoSpaceDN w:val="0"/>
        <w:adjustRightInd w:val="0"/>
        <w:spacing w:after="0" w:line="240" w:lineRule="auto"/>
        <w:jc w:val="both"/>
        <w:rPr>
          <w:rFonts w:ascii="Arial" w:hAnsi="Arial" w:cs="Arial"/>
        </w:rPr>
      </w:pPr>
    </w:p>
    <w:p w14:paraId="7EC0D8C0" w14:textId="56A73CEF" w:rsidR="00C6122C" w:rsidRPr="00F0038F" w:rsidRDefault="00C6122C" w:rsidP="00F21941">
      <w:pPr>
        <w:autoSpaceDE w:val="0"/>
        <w:autoSpaceDN w:val="0"/>
        <w:adjustRightInd w:val="0"/>
        <w:spacing w:after="0" w:line="240" w:lineRule="auto"/>
        <w:jc w:val="both"/>
        <w:rPr>
          <w:rFonts w:ascii="Arial" w:hAnsi="Arial" w:cs="Arial"/>
        </w:rPr>
      </w:pPr>
    </w:p>
    <w:p w14:paraId="68D988B8" w14:textId="7445AFC7" w:rsidR="00C6122C" w:rsidRPr="00F0038F" w:rsidRDefault="00C6122C" w:rsidP="00F21941">
      <w:pPr>
        <w:autoSpaceDE w:val="0"/>
        <w:autoSpaceDN w:val="0"/>
        <w:adjustRightInd w:val="0"/>
        <w:spacing w:after="0" w:line="240" w:lineRule="auto"/>
        <w:jc w:val="both"/>
        <w:rPr>
          <w:rFonts w:ascii="Arial" w:hAnsi="Arial" w:cs="Arial"/>
        </w:rPr>
      </w:pPr>
    </w:p>
    <w:p w14:paraId="30755B88" w14:textId="2D63F131" w:rsidR="00C6122C" w:rsidRPr="00F0038F" w:rsidRDefault="00C6122C" w:rsidP="00F21941">
      <w:pPr>
        <w:autoSpaceDE w:val="0"/>
        <w:autoSpaceDN w:val="0"/>
        <w:adjustRightInd w:val="0"/>
        <w:spacing w:after="0" w:line="240" w:lineRule="auto"/>
        <w:jc w:val="both"/>
        <w:rPr>
          <w:rFonts w:ascii="Arial" w:hAnsi="Arial" w:cs="Arial"/>
        </w:rPr>
      </w:pPr>
    </w:p>
    <w:p w14:paraId="6E28B3B3" w14:textId="77777777" w:rsidR="00C6122C" w:rsidRPr="00F0038F" w:rsidRDefault="00C6122C" w:rsidP="00F21941">
      <w:pPr>
        <w:autoSpaceDE w:val="0"/>
        <w:autoSpaceDN w:val="0"/>
        <w:adjustRightInd w:val="0"/>
        <w:spacing w:after="0" w:line="240" w:lineRule="auto"/>
        <w:jc w:val="both"/>
        <w:rPr>
          <w:rFonts w:ascii="Arial" w:hAnsi="Arial" w:cs="Arial"/>
        </w:rPr>
      </w:pPr>
    </w:p>
    <w:p w14:paraId="4676AB7F" w14:textId="4A49B523" w:rsidR="00167D86" w:rsidRPr="00F0038F" w:rsidRDefault="00167D86" w:rsidP="00F21941">
      <w:pPr>
        <w:autoSpaceDE w:val="0"/>
        <w:autoSpaceDN w:val="0"/>
        <w:adjustRightInd w:val="0"/>
        <w:spacing w:after="0" w:line="240" w:lineRule="auto"/>
        <w:jc w:val="both"/>
        <w:rPr>
          <w:rFonts w:ascii="Arial" w:hAnsi="Arial" w:cs="Arial"/>
        </w:rPr>
      </w:pPr>
    </w:p>
    <w:p w14:paraId="222A1D57" w14:textId="77777777" w:rsidR="00167D86" w:rsidRPr="00F0038F" w:rsidRDefault="00167D86" w:rsidP="00F21941">
      <w:pPr>
        <w:autoSpaceDE w:val="0"/>
        <w:autoSpaceDN w:val="0"/>
        <w:adjustRightInd w:val="0"/>
        <w:spacing w:after="0" w:line="240" w:lineRule="auto"/>
        <w:jc w:val="both"/>
        <w:rPr>
          <w:rFonts w:ascii="Arial" w:hAnsi="Arial" w:cs="Arial"/>
        </w:rPr>
      </w:pPr>
    </w:p>
    <w:p w14:paraId="74201F1B" w14:textId="75F731B9" w:rsidR="00167D86" w:rsidRPr="00F0038F" w:rsidRDefault="00167D86" w:rsidP="00F21941">
      <w:pPr>
        <w:autoSpaceDE w:val="0"/>
        <w:autoSpaceDN w:val="0"/>
        <w:adjustRightInd w:val="0"/>
        <w:spacing w:after="0" w:line="240" w:lineRule="auto"/>
        <w:jc w:val="both"/>
        <w:rPr>
          <w:rFonts w:ascii="Arial" w:hAnsi="Arial" w:cs="Arial"/>
        </w:rPr>
      </w:pPr>
    </w:p>
    <w:p w14:paraId="273B764D" w14:textId="46765B02" w:rsidR="00167D86" w:rsidRPr="00F0038F" w:rsidRDefault="00167D86" w:rsidP="00F21941">
      <w:pPr>
        <w:autoSpaceDE w:val="0"/>
        <w:autoSpaceDN w:val="0"/>
        <w:adjustRightInd w:val="0"/>
        <w:spacing w:after="0" w:line="240" w:lineRule="auto"/>
        <w:jc w:val="both"/>
        <w:rPr>
          <w:rFonts w:ascii="Arial" w:hAnsi="Arial" w:cs="Arial"/>
        </w:rPr>
      </w:pPr>
    </w:p>
    <w:p w14:paraId="65E056EF" w14:textId="77777777" w:rsidR="00495566" w:rsidRPr="00F0038F" w:rsidRDefault="00495566" w:rsidP="00F21941">
      <w:pPr>
        <w:autoSpaceDE w:val="0"/>
        <w:autoSpaceDN w:val="0"/>
        <w:adjustRightInd w:val="0"/>
        <w:spacing w:after="0" w:line="240" w:lineRule="auto"/>
        <w:jc w:val="both"/>
        <w:rPr>
          <w:rFonts w:ascii="Arial" w:hAnsi="Arial" w:cs="Arial"/>
        </w:rPr>
      </w:pPr>
    </w:p>
    <w:p w14:paraId="7FAE0584" w14:textId="77777777" w:rsidR="00495566" w:rsidRPr="00F0038F" w:rsidRDefault="00495566" w:rsidP="00F21941">
      <w:pPr>
        <w:autoSpaceDE w:val="0"/>
        <w:autoSpaceDN w:val="0"/>
        <w:adjustRightInd w:val="0"/>
        <w:spacing w:after="0" w:line="240" w:lineRule="auto"/>
        <w:jc w:val="both"/>
        <w:rPr>
          <w:rFonts w:ascii="Arial" w:hAnsi="Arial" w:cs="Arial"/>
        </w:rPr>
      </w:pPr>
    </w:p>
    <w:p w14:paraId="3CE1FA2D" w14:textId="77777777" w:rsidR="00495566" w:rsidRDefault="00495566" w:rsidP="00F21941">
      <w:pPr>
        <w:autoSpaceDE w:val="0"/>
        <w:autoSpaceDN w:val="0"/>
        <w:adjustRightInd w:val="0"/>
        <w:spacing w:after="0" w:line="240" w:lineRule="auto"/>
        <w:jc w:val="both"/>
        <w:rPr>
          <w:rFonts w:ascii="Arial" w:hAnsi="Arial" w:cs="Arial"/>
        </w:rPr>
      </w:pPr>
    </w:p>
    <w:p w14:paraId="5031E17E" w14:textId="77777777" w:rsidR="009F2A20" w:rsidRDefault="009F2A20" w:rsidP="00F21941">
      <w:pPr>
        <w:autoSpaceDE w:val="0"/>
        <w:autoSpaceDN w:val="0"/>
        <w:adjustRightInd w:val="0"/>
        <w:spacing w:after="0" w:line="240" w:lineRule="auto"/>
        <w:jc w:val="both"/>
        <w:rPr>
          <w:rFonts w:ascii="Arial" w:hAnsi="Arial" w:cs="Arial"/>
        </w:rPr>
      </w:pPr>
    </w:p>
    <w:p w14:paraId="53833E6A" w14:textId="77777777" w:rsidR="009F2A20" w:rsidRDefault="009F2A20" w:rsidP="00F21941">
      <w:pPr>
        <w:autoSpaceDE w:val="0"/>
        <w:autoSpaceDN w:val="0"/>
        <w:adjustRightInd w:val="0"/>
        <w:spacing w:after="0" w:line="240" w:lineRule="auto"/>
        <w:jc w:val="both"/>
        <w:rPr>
          <w:rFonts w:ascii="Arial" w:hAnsi="Arial" w:cs="Arial"/>
        </w:rPr>
      </w:pPr>
    </w:p>
    <w:p w14:paraId="12A8C4EA" w14:textId="6398C9B6" w:rsidR="009F2A20" w:rsidRPr="000F4F9F" w:rsidRDefault="009F2A20"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77" w:name="_Toc143347945"/>
      <w:bookmarkStart w:id="178" w:name="_Toc145535664"/>
      <w:r w:rsidRPr="000F4F9F">
        <w:rPr>
          <w:rFonts w:eastAsia="SimSun" w:cstheme="majorHAnsi"/>
          <w:b/>
          <w:bCs/>
          <w:color w:val="323E4F" w:themeColor="text2" w:themeShade="BF"/>
          <w:sz w:val="24"/>
          <w:szCs w:val="24"/>
          <w:lang w:val="en-GB" w:eastAsia="zh-CN"/>
        </w:rPr>
        <w:lastRenderedPageBreak/>
        <w:t xml:space="preserve">HAA Server (In </w:t>
      </w:r>
      <w:r w:rsidR="00A47077" w:rsidRPr="000F4F9F">
        <w:rPr>
          <w:rFonts w:eastAsia="SimSun" w:cstheme="majorHAnsi"/>
          <w:b/>
          <w:bCs/>
          <w:color w:val="323E4F" w:themeColor="text2" w:themeShade="BF"/>
          <w:sz w:val="24"/>
          <w:szCs w:val="24"/>
          <w:lang w:val="en-GB" w:eastAsia="zh-CN"/>
        </w:rPr>
        <w:t>Flipkart</w:t>
      </w:r>
      <w:r w:rsidRPr="000F4F9F">
        <w:rPr>
          <w:rFonts w:eastAsia="SimSun" w:cstheme="majorHAnsi"/>
          <w:b/>
          <w:bCs/>
          <w:color w:val="323E4F" w:themeColor="text2" w:themeShade="BF"/>
          <w:sz w:val="24"/>
          <w:szCs w:val="24"/>
          <w:lang w:val="en-GB" w:eastAsia="zh-CN"/>
        </w:rPr>
        <w:t xml:space="preserve"> Scope)</w:t>
      </w:r>
      <w:bookmarkEnd w:id="177"/>
      <w:bookmarkEnd w:id="178"/>
    </w:p>
    <w:p w14:paraId="6F96F615" w14:textId="77777777" w:rsidR="009F2A20" w:rsidRDefault="009F2A20" w:rsidP="009F2A20">
      <w:pPr>
        <w:autoSpaceDE w:val="0"/>
        <w:autoSpaceDN w:val="0"/>
        <w:adjustRightInd w:val="0"/>
        <w:spacing w:after="0" w:line="240" w:lineRule="auto"/>
        <w:jc w:val="both"/>
        <w:rPr>
          <w:rFonts w:ascii="Arial" w:hAnsi="Arial" w:cs="Arial"/>
        </w:rPr>
      </w:pPr>
    </w:p>
    <w:tbl>
      <w:tblPr>
        <w:tblStyle w:val="GridTable4-Accent6"/>
        <w:tblW w:w="8854" w:type="dxa"/>
        <w:tblLook w:val="04A0" w:firstRow="1" w:lastRow="0" w:firstColumn="1" w:lastColumn="0" w:noHBand="0" w:noVBand="1"/>
      </w:tblPr>
      <w:tblGrid>
        <w:gridCol w:w="1180"/>
        <w:gridCol w:w="6490"/>
        <w:gridCol w:w="1184"/>
      </w:tblGrid>
      <w:tr w:rsidR="009F2A20" w:rsidRPr="002C4BF3" w14:paraId="6E80F80E" w14:textId="77777777" w:rsidTr="00FF67A2">
        <w:trPr>
          <w:cnfStyle w:val="100000000000" w:firstRow="1" w:lastRow="0" w:firstColumn="0" w:lastColumn="0" w:oddVBand="0" w:evenVBand="0" w:oddHBand="0"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shd w:val="clear" w:color="auto" w:fill="2F5496" w:themeFill="accent1" w:themeFillShade="BF"/>
            <w:noWrap/>
            <w:hideMark/>
          </w:tcPr>
          <w:p w14:paraId="0D6B82DC" w14:textId="77777777" w:rsidR="009F2A20" w:rsidRPr="002C4BF3" w:rsidRDefault="009F2A20" w:rsidP="00FF67A2">
            <w:pPr>
              <w:jc w:val="center"/>
              <w:rPr>
                <w:rFonts w:ascii="Calibri" w:eastAsia="Times New Roman" w:hAnsi="Calibri" w:cs="Calibri"/>
                <w:lang w:val="en-US"/>
              </w:rPr>
            </w:pPr>
            <w:r w:rsidRPr="002C4BF3">
              <w:rPr>
                <w:rFonts w:ascii="Calibri" w:eastAsia="Times New Roman" w:hAnsi="Calibri" w:cs="Calibri"/>
                <w:lang w:val="en-US"/>
              </w:rPr>
              <w:t>S.no</w:t>
            </w:r>
          </w:p>
        </w:tc>
        <w:tc>
          <w:tcPr>
            <w:tcW w:w="6490" w:type="dxa"/>
            <w:shd w:val="clear" w:color="auto" w:fill="2F5496" w:themeFill="accent1" w:themeFillShade="BF"/>
            <w:hideMark/>
          </w:tcPr>
          <w:p w14:paraId="7087F5E1"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Description</w:t>
            </w:r>
          </w:p>
        </w:tc>
        <w:tc>
          <w:tcPr>
            <w:tcW w:w="1184" w:type="dxa"/>
            <w:shd w:val="clear" w:color="auto" w:fill="2F5496" w:themeFill="accent1" w:themeFillShade="BF"/>
            <w:noWrap/>
            <w:hideMark/>
          </w:tcPr>
          <w:p w14:paraId="2AF0AF47" w14:textId="77777777" w:rsidR="009F2A20" w:rsidRPr="002C4BF3" w:rsidRDefault="009F2A20" w:rsidP="00FF67A2">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lang w:val="en-US"/>
              </w:rPr>
            </w:pPr>
            <w:r w:rsidRPr="002C4BF3">
              <w:rPr>
                <w:rFonts w:ascii="Calibri" w:eastAsia="Times New Roman" w:hAnsi="Calibri" w:cs="Calibri"/>
                <w:lang w:val="en-US"/>
              </w:rPr>
              <w:t>Qty</w:t>
            </w:r>
          </w:p>
        </w:tc>
      </w:tr>
      <w:tr w:rsidR="009F2A20" w:rsidRPr="002C4BF3" w14:paraId="2B188A15" w14:textId="77777777" w:rsidTr="00FF67A2">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val="restart"/>
            <w:hideMark/>
          </w:tcPr>
          <w:p w14:paraId="64B912F1"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20Core Config with 128 GB RAM in T440 and 64 GB RAM in T40</w:t>
            </w:r>
          </w:p>
        </w:tc>
      </w:tr>
      <w:tr w:rsidR="009F2A20" w:rsidRPr="002C4BF3" w14:paraId="391CF3B5" w14:textId="77777777" w:rsidTr="00FF67A2">
        <w:trPr>
          <w:trHeight w:val="450"/>
        </w:trPr>
        <w:tc>
          <w:tcPr>
            <w:cnfStyle w:val="001000000000" w:firstRow="0" w:lastRow="0" w:firstColumn="1" w:lastColumn="0" w:oddVBand="0" w:evenVBand="0" w:oddHBand="0" w:evenHBand="0" w:firstRowFirstColumn="0" w:firstRowLastColumn="0" w:lastRowFirstColumn="0" w:lastRowLastColumn="0"/>
            <w:tcW w:w="8854" w:type="dxa"/>
            <w:gridSpan w:val="3"/>
            <w:vMerge/>
            <w:hideMark/>
          </w:tcPr>
          <w:p w14:paraId="67761BFF" w14:textId="77777777" w:rsidR="009F2A20" w:rsidRPr="002C4BF3" w:rsidRDefault="009F2A20" w:rsidP="00FF67A2">
            <w:pPr>
              <w:rPr>
                <w:rFonts w:ascii="Calibri" w:eastAsia="Times New Roman" w:hAnsi="Calibri" w:cs="Calibri"/>
                <w:color w:val="000000"/>
                <w:lang w:val="en-US"/>
              </w:rPr>
            </w:pPr>
          </w:p>
        </w:tc>
      </w:tr>
      <w:tr w:rsidR="009F2A20" w:rsidRPr="002C4BF3" w14:paraId="78B3FD13" w14:textId="77777777" w:rsidTr="00FF67A2">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26BE3A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w:t>
            </w:r>
          </w:p>
        </w:tc>
        <w:tc>
          <w:tcPr>
            <w:tcW w:w="6490" w:type="dxa"/>
            <w:hideMark/>
          </w:tcPr>
          <w:p w14:paraId="6AC6C42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Synology_storage_DS723+</w:t>
            </w:r>
            <w:r w:rsidRPr="002C4BF3">
              <w:rPr>
                <w:rFonts w:ascii="Calibri" w:eastAsia="Times New Roman" w:hAnsi="Calibri" w:cs="Calibri"/>
                <w:color w:val="000000"/>
                <w:lang w:val="en-US"/>
              </w:rPr>
              <w:t xml:space="preserve"> 2.6 GHz AMD Ryzen R1600 Dual-Core, 2 x Gigabit Ethernet Ports,</w:t>
            </w:r>
          </w:p>
        </w:tc>
        <w:tc>
          <w:tcPr>
            <w:tcW w:w="1184" w:type="dxa"/>
            <w:vMerge w:val="restart"/>
            <w:noWrap/>
            <w:hideMark/>
          </w:tcPr>
          <w:p w14:paraId="665F7FBA"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48F52015"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C00C16F" w14:textId="77777777" w:rsidR="009F2A20" w:rsidRPr="002C4BF3" w:rsidRDefault="009F2A20" w:rsidP="00FF67A2">
            <w:pPr>
              <w:rPr>
                <w:rFonts w:ascii="Calibri" w:eastAsia="Times New Roman" w:hAnsi="Calibri" w:cs="Calibri"/>
                <w:color w:val="000000"/>
                <w:lang w:val="en-US"/>
              </w:rPr>
            </w:pPr>
          </w:p>
        </w:tc>
        <w:tc>
          <w:tcPr>
            <w:tcW w:w="6490" w:type="dxa"/>
            <w:hideMark/>
          </w:tcPr>
          <w:p w14:paraId="340978C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2GB ECC DDR4 RAM, 2 x 3.5/2.5" Bays | 2 x M.2 2280 Slots E10G22-T1-Mini 10GbE RJ-45 network upgrade module for compact Synology servers</w:t>
            </w:r>
          </w:p>
        </w:tc>
        <w:tc>
          <w:tcPr>
            <w:tcW w:w="1184" w:type="dxa"/>
            <w:vMerge/>
            <w:hideMark/>
          </w:tcPr>
          <w:p w14:paraId="6A6BE9CC"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6505BA91" w14:textId="77777777" w:rsidTr="00FF67A2">
        <w:trPr>
          <w:cnfStyle w:val="000000100000" w:firstRow="0" w:lastRow="0" w:firstColumn="0" w:lastColumn="0" w:oddVBand="0" w:evenVBand="0" w:oddHBand="1" w:evenHBand="0" w:firstRowFirstColumn="0" w:firstRowLastColumn="0" w:lastRowFirstColumn="0" w:lastRowLastColumn="0"/>
          <w:trHeight w:val="1228"/>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7EDCB1D2"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2</w:t>
            </w:r>
          </w:p>
        </w:tc>
        <w:tc>
          <w:tcPr>
            <w:tcW w:w="6490" w:type="dxa"/>
            <w:hideMark/>
          </w:tcPr>
          <w:p w14:paraId="739ED094"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Tower Model T440</w:t>
            </w:r>
            <w:r w:rsidRPr="002C4BF3">
              <w:rPr>
                <w:rFonts w:ascii="Calibri" w:eastAsia="Times New Roman" w:hAnsi="Calibri" w:cs="Calibri"/>
                <w:color w:val="000000"/>
                <w:lang w:val="en-US"/>
              </w:rPr>
              <w:t xml:space="preserve"> -PowerEdge T440 Xeon Gold 6148 2.4GHz/20C/27.5MB/150 W 16 DIMMS 4 x32GB RDIMM Up to 8 3.5"" Hot Plug Hard Drives Tower Configuration 2 x 1.2TB 10K RPM SAS 12Gbps 512n 2.5in</w:t>
            </w:r>
          </w:p>
        </w:tc>
        <w:tc>
          <w:tcPr>
            <w:tcW w:w="1184" w:type="dxa"/>
            <w:vMerge w:val="restart"/>
            <w:noWrap/>
            <w:hideMark/>
          </w:tcPr>
          <w:p w14:paraId="2EB4B16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046E2AF" w14:textId="77777777" w:rsidTr="00FF67A2">
        <w:trPr>
          <w:trHeight w:val="936"/>
        </w:trPr>
        <w:tc>
          <w:tcPr>
            <w:cnfStyle w:val="001000000000" w:firstRow="0" w:lastRow="0" w:firstColumn="1" w:lastColumn="0" w:oddVBand="0" w:evenVBand="0" w:oddHBand="0" w:evenHBand="0" w:firstRowFirstColumn="0" w:firstRowLastColumn="0" w:lastRowFirstColumn="0" w:lastRowLastColumn="0"/>
            <w:tcW w:w="1180" w:type="dxa"/>
            <w:vMerge/>
            <w:hideMark/>
          </w:tcPr>
          <w:p w14:paraId="27D32ED5" w14:textId="77777777" w:rsidR="009F2A20" w:rsidRPr="002C4BF3" w:rsidRDefault="009F2A20" w:rsidP="00FF67A2">
            <w:pPr>
              <w:rPr>
                <w:rFonts w:ascii="Calibri" w:eastAsia="Times New Roman" w:hAnsi="Calibri" w:cs="Calibri"/>
                <w:color w:val="000000"/>
                <w:lang w:val="en-US"/>
              </w:rPr>
            </w:pPr>
          </w:p>
        </w:tc>
        <w:tc>
          <w:tcPr>
            <w:tcW w:w="6490" w:type="dxa"/>
            <w:hideMark/>
          </w:tcPr>
          <w:p w14:paraId="6BB8794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Hot-plug Hard Drive PERC H750 Adapter Full Height 8GB Cache Dual Hot-plug PS495W iDRAC9Enterprise 3YR ProSupport Next Business Day Onsite/Dual Port Lan</w:t>
            </w:r>
          </w:p>
        </w:tc>
        <w:tc>
          <w:tcPr>
            <w:tcW w:w="1184" w:type="dxa"/>
            <w:vMerge/>
            <w:hideMark/>
          </w:tcPr>
          <w:p w14:paraId="1F112861"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157DE07C" w14:textId="77777777" w:rsidTr="00FF67A2">
        <w:trPr>
          <w:cnfStyle w:val="000000100000" w:firstRow="0" w:lastRow="0" w:firstColumn="0" w:lastColumn="0" w:oddVBand="0" w:evenVBand="0" w:oddHBand="1" w:evenHBand="0" w:firstRowFirstColumn="0" w:firstRowLastColumn="0" w:lastRowFirstColumn="0" w:lastRowLastColumn="0"/>
          <w:trHeight w:val="1535"/>
        </w:trPr>
        <w:tc>
          <w:tcPr>
            <w:cnfStyle w:val="001000000000" w:firstRow="0" w:lastRow="0" w:firstColumn="1" w:lastColumn="0" w:oddVBand="0" w:evenVBand="0" w:oddHBand="0" w:evenHBand="0" w:firstRowFirstColumn="0" w:firstRowLastColumn="0" w:lastRowFirstColumn="0" w:lastRowLastColumn="0"/>
            <w:tcW w:w="1180" w:type="dxa"/>
            <w:vMerge w:val="restart"/>
            <w:noWrap/>
            <w:hideMark/>
          </w:tcPr>
          <w:p w14:paraId="6A733E6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3</w:t>
            </w:r>
          </w:p>
        </w:tc>
        <w:tc>
          <w:tcPr>
            <w:tcW w:w="6490" w:type="dxa"/>
            <w:hideMark/>
          </w:tcPr>
          <w:p w14:paraId="622E8FF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lang w:val="en-US"/>
              </w:rPr>
            </w:pPr>
            <w:r w:rsidRPr="002C4BF3">
              <w:rPr>
                <w:rFonts w:ascii="Calibri" w:eastAsia="Times New Roman" w:hAnsi="Calibri" w:cs="Calibri"/>
                <w:b/>
                <w:bCs/>
                <w:color w:val="000000"/>
                <w:lang w:val="en-US"/>
              </w:rPr>
              <w:t>Dell PowerEdge T40</w:t>
            </w:r>
            <w:r w:rsidRPr="002C4BF3">
              <w:rPr>
                <w:rFonts w:ascii="Calibri" w:eastAsia="Times New Roman" w:hAnsi="Calibri" w:cs="Calibri"/>
                <w:color w:val="000000"/>
                <w:lang w:val="en-US"/>
              </w:rPr>
              <w:t xml:space="preserve"> Intel Xeon E-2224G Processor 3.5GHz 8M Cache,4C/4T,Turbo,71W,TPM, 4*16 GB RAM (4 DIMM), 2x1TB SATA 3.5" 7.2k rpm HDD (3 Bay), 1Gbe LOM ,DVD Writer, Onboard RAID 01, Inbuilt PSU Standard (Max 1), 3</w:t>
            </w:r>
          </w:p>
        </w:tc>
        <w:tc>
          <w:tcPr>
            <w:tcW w:w="1184" w:type="dxa"/>
            <w:vMerge w:val="restart"/>
            <w:noWrap/>
            <w:hideMark/>
          </w:tcPr>
          <w:p w14:paraId="2F561C0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47672F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vMerge/>
            <w:hideMark/>
          </w:tcPr>
          <w:p w14:paraId="1919A168" w14:textId="77777777" w:rsidR="009F2A20" w:rsidRPr="002C4BF3" w:rsidRDefault="009F2A20" w:rsidP="00FF67A2">
            <w:pPr>
              <w:rPr>
                <w:rFonts w:ascii="Calibri" w:eastAsia="Times New Roman" w:hAnsi="Calibri" w:cs="Calibri"/>
                <w:color w:val="000000"/>
                <w:lang w:val="en-US"/>
              </w:rPr>
            </w:pPr>
          </w:p>
        </w:tc>
        <w:tc>
          <w:tcPr>
            <w:tcW w:w="6490" w:type="dxa"/>
            <w:hideMark/>
          </w:tcPr>
          <w:p w14:paraId="0751DAA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Year Onsite NBD,480 GB SSD,1 Gbe Dual Lan Card Extra</w:t>
            </w:r>
          </w:p>
        </w:tc>
        <w:tc>
          <w:tcPr>
            <w:tcW w:w="1184" w:type="dxa"/>
            <w:vMerge/>
            <w:hideMark/>
          </w:tcPr>
          <w:p w14:paraId="6A3D8078" w14:textId="77777777" w:rsidR="009F2A20" w:rsidRPr="002C4BF3" w:rsidRDefault="009F2A20" w:rsidP="00FF67A2">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p>
        </w:tc>
      </w:tr>
      <w:tr w:rsidR="009F2A20" w:rsidRPr="002C4BF3" w14:paraId="323B2EB4"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F24E20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4</w:t>
            </w:r>
          </w:p>
        </w:tc>
        <w:tc>
          <w:tcPr>
            <w:tcW w:w="6490" w:type="dxa"/>
            <w:hideMark/>
          </w:tcPr>
          <w:p w14:paraId="25008CF3"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Windows Server 2019</w:t>
            </w:r>
          </w:p>
        </w:tc>
        <w:tc>
          <w:tcPr>
            <w:tcW w:w="1184" w:type="dxa"/>
            <w:noWrap/>
            <w:hideMark/>
          </w:tcPr>
          <w:p w14:paraId="212C0EA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3</w:t>
            </w:r>
          </w:p>
        </w:tc>
      </w:tr>
      <w:tr w:rsidR="009F2A20" w:rsidRPr="002C4BF3" w14:paraId="081CD39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37B89E8"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5</w:t>
            </w:r>
          </w:p>
        </w:tc>
        <w:tc>
          <w:tcPr>
            <w:tcW w:w="6490" w:type="dxa"/>
            <w:hideMark/>
          </w:tcPr>
          <w:p w14:paraId="55664CF1"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Monitor</w:t>
            </w:r>
          </w:p>
        </w:tc>
        <w:tc>
          <w:tcPr>
            <w:tcW w:w="1184" w:type="dxa"/>
            <w:noWrap/>
            <w:hideMark/>
          </w:tcPr>
          <w:p w14:paraId="50A2943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1678B88E"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4EDA73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6</w:t>
            </w:r>
          </w:p>
        </w:tc>
        <w:tc>
          <w:tcPr>
            <w:tcW w:w="6490" w:type="dxa"/>
            <w:hideMark/>
          </w:tcPr>
          <w:p w14:paraId="3C33AEC9"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KVM Switch</w:t>
            </w:r>
          </w:p>
        </w:tc>
        <w:tc>
          <w:tcPr>
            <w:tcW w:w="1184" w:type="dxa"/>
            <w:noWrap/>
            <w:hideMark/>
          </w:tcPr>
          <w:p w14:paraId="25C520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3C175BC"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04CEEB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7</w:t>
            </w:r>
          </w:p>
        </w:tc>
        <w:tc>
          <w:tcPr>
            <w:tcW w:w="6490" w:type="dxa"/>
            <w:hideMark/>
          </w:tcPr>
          <w:p w14:paraId="126E8EC4"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Mouse</w:t>
            </w:r>
          </w:p>
        </w:tc>
        <w:tc>
          <w:tcPr>
            <w:tcW w:w="1184" w:type="dxa"/>
            <w:noWrap/>
            <w:hideMark/>
          </w:tcPr>
          <w:p w14:paraId="3667B61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4EFA8E37"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6FCE7DEB"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8</w:t>
            </w:r>
          </w:p>
        </w:tc>
        <w:tc>
          <w:tcPr>
            <w:tcW w:w="6490" w:type="dxa"/>
            <w:hideMark/>
          </w:tcPr>
          <w:p w14:paraId="5FC18B4B"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Keyboard</w:t>
            </w:r>
          </w:p>
        </w:tc>
        <w:tc>
          <w:tcPr>
            <w:tcW w:w="1184" w:type="dxa"/>
            <w:noWrap/>
            <w:hideMark/>
          </w:tcPr>
          <w:p w14:paraId="1F099DE1"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25F33DA5"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D2EA6C6"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9</w:t>
            </w:r>
          </w:p>
        </w:tc>
        <w:tc>
          <w:tcPr>
            <w:tcW w:w="6490" w:type="dxa"/>
            <w:hideMark/>
          </w:tcPr>
          <w:p w14:paraId="01C0EF1F"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Lan Cable</w:t>
            </w:r>
          </w:p>
        </w:tc>
        <w:tc>
          <w:tcPr>
            <w:tcW w:w="1184" w:type="dxa"/>
            <w:noWrap/>
            <w:hideMark/>
          </w:tcPr>
          <w:p w14:paraId="61A22F08"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10</w:t>
            </w:r>
          </w:p>
        </w:tc>
      </w:tr>
      <w:tr w:rsidR="009F2A20" w:rsidRPr="002C4BF3" w14:paraId="762DCD0D"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7F90B775"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10</w:t>
            </w:r>
          </w:p>
        </w:tc>
        <w:tc>
          <w:tcPr>
            <w:tcW w:w="6490" w:type="dxa"/>
            <w:hideMark/>
          </w:tcPr>
          <w:p w14:paraId="6DDAFF82"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Power Cable </w:t>
            </w:r>
          </w:p>
        </w:tc>
        <w:tc>
          <w:tcPr>
            <w:tcW w:w="1184" w:type="dxa"/>
            <w:noWrap/>
            <w:hideMark/>
          </w:tcPr>
          <w:p w14:paraId="05890FBF"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8</w:t>
            </w:r>
          </w:p>
        </w:tc>
      </w:tr>
      <w:tr w:rsidR="009F2A20" w:rsidRPr="002C4BF3" w14:paraId="414C5A54"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5620748A"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11</w:t>
            </w:r>
          </w:p>
        </w:tc>
        <w:tc>
          <w:tcPr>
            <w:tcW w:w="6490" w:type="dxa"/>
            <w:hideMark/>
          </w:tcPr>
          <w:p w14:paraId="3623C60C"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 xml:space="preserve">VGA Cable </w:t>
            </w:r>
          </w:p>
        </w:tc>
        <w:tc>
          <w:tcPr>
            <w:tcW w:w="1184" w:type="dxa"/>
            <w:noWrap/>
            <w:hideMark/>
          </w:tcPr>
          <w:p w14:paraId="15719420"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059B5951"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29322607"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12</w:t>
            </w:r>
          </w:p>
        </w:tc>
        <w:tc>
          <w:tcPr>
            <w:tcW w:w="6490" w:type="dxa"/>
            <w:hideMark/>
          </w:tcPr>
          <w:p w14:paraId="03E9A86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42 AC Server Rack</w:t>
            </w:r>
          </w:p>
        </w:tc>
        <w:tc>
          <w:tcPr>
            <w:tcW w:w="1184" w:type="dxa"/>
            <w:noWrap/>
            <w:hideMark/>
          </w:tcPr>
          <w:p w14:paraId="35EDF9F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r w:rsidR="009F2A20" w:rsidRPr="002C4BF3" w14:paraId="52272D1A"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3BE3113"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13</w:t>
            </w:r>
          </w:p>
        </w:tc>
        <w:tc>
          <w:tcPr>
            <w:tcW w:w="6490" w:type="dxa"/>
            <w:hideMark/>
          </w:tcPr>
          <w:p w14:paraId="226D65AB"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Netgear 24 Port Giga Switch</w:t>
            </w:r>
          </w:p>
        </w:tc>
        <w:tc>
          <w:tcPr>
            <w:tcW w:w="1184" w:type="dxa"/>
            <w:noWrap/>
            <w:hideMark/>
          </w:tcPr>
          <w:p w14:paraId="59E21AB3"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w:t>
            </w:r>
          </w:p>
        </w:tc>
      </w:tr>
      <w:tr w:rsidR="009F2A20" w:rsidRPr="002C4BF3" w14:paraId="75CFAC32" w14:textId="77777777" w:rsidTr="00FF67A2">
        <w:trPr>
          <w:cnfStyle w:val="000000100000" w:firstRow="0" w:lastRow="0" w:firstColumn="0" w:lastColumn="0" w:oddVBand="0" w:evenVBand="0" w:oddHBand="1" w:evenHBand="0" w:firstRowFirstColumn="0" w:firstRowLastColumn="0" w:lastRowFirstColumn="0" w:lastRowLastColumn="0"/>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43FA23C0"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14</w:t>
            </w:r>
          </w:p>
        </w:tc>
        <w:tc>
          <w:tcPr>
            <w:tcW w:w="6490" w:type="dxa"/>
            <w:hideMark/>
          </w:tcPr>
          <w:p w14:paraId="6E3A4667"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2 TB SSD Micron</w:t>
            </w:r>
          </w:p>
        </w:tc>
        <w:tc>
          <w:tcPr>
            <w:tcW w:w="1184" w:type="dxa"/>
            <w:noWrap/>
            <w:hideMark/>
          </w:tcPr>
          <w:p w14:paraId="4CABCC76" w14:textId="77777777" w:rsidR="009F2A20" w:rsidRPr="002C4BF3" w:rsidRDefault="009F2A20" w:rsidP="00FF67A2">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4</w:t>
            </w:r>
          </w:p>
        </w:tc>
      </w:tr>
      <w:tr w:rsidR="009F2A20" w:rsidRPr="002C4BF3" w14:paraId="369F8E26" w14:textId="77777777" w:rsidTr="00FF67A2">
        <w:trPr>
          <w:trHeight w:val="322"/>
        </w:trPr>
        <w:tc>
          <w:tcPr>
            <w:cnfStyle w:val="001000000000" w:firstRow="0" w:lastRow="0" w:firstColumn="1" w:lastColumn="0" w:oddVBand="0" w:evenVBand="0" w:oddHBand="0" w:evenHBand="0" w:firstRowFirstColumn="0" w:firstRowLastColumn="0" w:lastRowFirstColumn="0" w:lastRowLastColumn="0"/>
            <w:tcW w:w="1180" w:type="dxa"/>
            <w:noWrap/>
            <w:hideMark/>
          </w:tcPr>
          <w:p w14:paraId="3B0DF87E" w14:textId="77777777" w:rsidR="009F2A20" w:rsidRPr="002C4BF3" w:rsidRDefault="009F2A20" w:rsidP="00FF67A2">
            <w:pPr>
              <w:jc w:val="center"/>
              <w:rPr>
                <w:rFonts w:ascii="Calibri" w:eastAsia="Times New Roman" w:hAnsi="Calibri" w:cs="Calibri"/>
                <w:color w:val="000000"/>
                <w:lang w:val="en-US"/>
              </w:rPr>
            </w:pPr>
            <w:r w:rsidRPr="002C4BF3">
              <w:rPr>
                <w:rFonts w:ascii="Calibri" w:eastAsia="Times New Roman" w:hAnsi="Calibri" w:cs="Calibri"/>
                <w:color w:val="000000"/>
                <w:lang w:val="en-US"/>
              </w:rPr>
              <w:t> 15</w:t>
            </w:r>
          </w:p>
        </w:tc>
        <w:tc>
          <w:tcPr>
            <w:tcW w:w="6490" w:type="dxa"/>
            <w:hideMark/>
          </w:tcPr>
          <w:p w14:paraId="2202DD35"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DP to VGA Convertor Cadyce Brand</w:t>
            </w:r>
          </w:p>
        </w:tc>
        <w:tc>
          <w:tcPr>
            <w:tcW w:w="1184" w:type="dxa"/>
            <w:noWrap/>
            <w:hideMark/>
          </w:tcPr>
          <w:p w14:paraId="62ECEF27" w14:textId="77777777" w:rsidR="009F2A20" w:rsidRPr="002C4BF3" w:rsidRDefault="009F2A20" w:rsidP="00FF67A2">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lang w:val="en-US"/>
              </w:rPr>
            </w:pPr>
            <w:r w:rsidRPr="002C4BF3">
              <w:rPr>
                <w:rFonts w:ascii="Calibri" w:eastAsia="Times New Roman" w:hAnsi="Calibri" w:cs="Calibri"/>
                <w:color w:val="000000"/>
                <w:lang w:val="en-US"/>
              </w:rPr>
              <w:t>1</w:t>
            </w:r>
          </w:p>
        </w:tc>
      </w:tr>
    </w:tbl>
    <w:p w14:paraId="221D1F9F" w14:textId="77777777" w:rsidR="009F2A20" w:rsidRPr="00F0038F" w:rsidRDefault="009F2A20" w:rsidP="009F2A20">
      <w:pPr>
        <w:autoSpaceDE w:val="0"/>
        <w:autoSpaceDN w:val="0"/>
        <w:adjustRightInd w:val="0"/>
        <w:spacing w:after="0" w:line="240" w:lineRule="auto"/>
        <w:jc w:val="both"/>
        <w:rPr>
          <w:rFonts w:ascii="Arial" w:hAnsi="Arial" w:cs="Arial"/>
        </w:rPr>
      </w:pPr>
    </w:p>
    <w:p w14:paraId="5252EC1B" w14:textId="77777777" w:rsidR="009F2A20" w:rsidRPr="00F0038F" w:rsidRDefault="009F2A20" w:rsidP="009F2A20">
      <w:pPr>
        <w:autoSpaceDE w:val="0"/>
        <w:autoSpaceDN w:val="0"/>
        <w:adjustRightInd w:val="0"/>
        <w:spacing w:after="0" w:line="240" w:lineRule="auto"/>
        <w:jc w:val="both"/>
        <w:rPr>
          <w:rFonts w:ascii="Arial" w:hAnsi="Arial" w:cs="Arial"/>
        </w:rPr>
      </w:pPr>
    </w:p>
    <w:p w14:paraId="52389D60" w14:textId="77777777" w:rsidR="009F2A20" w:rsidRDefault="009F2A20" w:rsidP="009F2A20">
      <w:pPr>
        <w:autoSpaceDE w:val="0"/>
        <w:autoSpaceDN w:val="0"/>
        <w:adjustRightInd w:val="0"/>
        <w:spacing w:after="0" w:line="240" w:lineRule="auto"/>
        <w:jc w:val="both"/>
        <w:rPr>
          <w:rFonts w:ascii="Arial" w:hAnsi="Arial" w:cs="Arial"/>
        </w:rPr>
      </w:pPr>
    </w:p>
    <w:p w14:paraId="60FA5659" w14:textId="77777777" w:rsidR="009F2A20" w:rsidRDefault="009F2A20" w:rsidP="009F2A20">
      <w:pPr>
        <w:autoSpaceDE w:val="0"/>
        <w:autoSpaceDN w:val="0"/>
        <w:adjustRightInd w:val="0"/>
        <w:spacing w:after="0" w:line="240" w:lineRule="auto"/>
        <w:jc w:val="both"/>
        <w:rPr>
          <w:rFonts w:ascii="Arial" w:hAnsi="Arial" w:cs="Arial"/>
        </w:rPr>
      </w:pPr>
    </w:p>
    <w:p w14:paraId="7ECF7270" w14:textId="77777777" w:rsidR="009F2A20" w:rsidRDefault="009F2A20" w:rsidP="009F2A20">
      <w:pPr>
        <w:autoSpaceDE w:val="0"/>
        <w:autoSpaceDN w:val="0"/>
        <w:adjustRightInd w:val="0"/>
        <w:spacing w:after="0" w:line="240" w:lineRule="auto"/>
        <w:jc w:val="both"/>
        <w:rPr>
          <w:rFonts w:ascii="Arial" w:hAnsi="Arial" w:cs="Arial"/>
        </w:rPr>
      </w:pPr>
    </w:p>
    <w:p w14:paraId="77663848" w14:textId="77777777" w:rsidR="009F2A20" w:rsidRDefault="009F2A20" w:rsidP="009F2A20">
      <w:pPr>
        <w:autoSpaceDE w:val="0"/>
        <w:autoSpaceDN w:val="0"/>
        <w:adjustRightInd w:val="0"/>
        <w:spacing w:after="0" w:line="240" w:lineRule="auto"/>
        <w:jc w:val="both"/>
        <w:rPr>
          <w:rFonts w:ascii="Arial" w:hAnsi="Arial" w:cs="Arial"/>
        </w:rPr>
      </w:pPr>
    </w:p>
    <w:p w14:paraId="278A1D44" w14:textId="77777777" w:rsidR="009F2A20" w:rsidRDefault="009F2A20" w:rsidP="009F2A20">
      <w:pPr>
        <w:autoSpaceDE w:val="0"/>
        <w:autoSpaceDN w:val="0"/>
        <w:adjustRightInd w:val="0"/>
        <w:spacing w:after="0" w:line="240" w:lineRule="auto"/>
        <w:jc w:val="both"/>
        <w:rPr>
          <w:rFonts w:ascii="Arial" w:hAnsi="Arial" w:cs="Arial"/>
        </w:rPr>
      </w:pPr>
    </w:p>
    <w:p w14:paraId="78917DF6" w14:textId="77777777" w:rsidR="009F2A20" w:rsidRPr="00F0038F" w:rsidRDefault="009F2A20" w:rsidP="009F2A20">
      <w:pPr>
        <w:autoSpaceDE w:val="0"/>
        <w:autoSpaceDN w:val="0"/>
        <w:adjustRightInd w:val="0"/>
        <w:spacing w:after="0" w:line="240" w:lineRule="auto"/>
        <w:jc w:val="both"/>
        <w:rPr>
          <w:rFonts w:ascii="Arial" w:hAnsi="Arial" w:cs="Arial"/>
        </w:rPr>
      </w:pPr>
    </w:p>
    <w:p w14:paraId="0D766C9C" w14:textId="77777777" w:rsidR="00495566" w:rsidRDefault="00495566" w:rsidP="00F21941">
      <w:pPr>
        <w:autoSpaceDE w:val="0"/>
        <w:autoSpaceDN w:val="0"/>
        <w:adjustRightInd w:val="0"/>
        <w:spacing w:after="0" w:line="240" w:lineRule="auto"/>
        <w:jc w:val="both"/>
        <w:rPr>
          <w:rFonts w:ascii="Arial" w:hAnsi="Arial" w:cs="Arial"/>
        </w:rPr>
      </w:pPr>
    </w:p>
    <w:p w14:paraId="10ECEEFF" w14:textId="77777777" w:rsidR="004B0E31" w:rsidRPr="00A12893" w:rsidRDefault="004B0E31"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79" w:name="_Toc122079901"/>
      <w:bookmarkStart w:id="180" w:name="_Toc143427655"/>
      <w:bookmarkStart w:id="181" w:name="_Toc145535665"/>
      <w:r w:rsidRPr="00A12893">
        <w:rPr>
          <w:rFonts w:ascii="Calibri" w:eastAsia="SimSun" w:hAnsi="Calibri" w:cs="Calibri"/>
          <w:b/>
          <w:bCs/>
          <w:color w:val="323E4F" w:themeColor="text2" w:themeShade="BF"/>
          <w:sz w:val="28"/>
          <w:szCs w:val="28"/>
          <w:lang w:val="en-GB" w:eastAsia="zh-CN"/>
        </w:rPr>
        <w:lastRenderedPageBreak/>
        <w:t>Falcon’s WCS CONTROLIT</w:t>
      </w:r>
      <w:bookmarkEnd w:id="179"/>
      <w:bookmarkEnd w:id="180"/>
      <w:bookmarkEnd w:id="181"/>
    </w:p>
    <w:p w14:paraId="6C996D39" w14:textId="77777777" w:rsidR="004B0E31" w:rsidRPr="004D3BFD" w:rsidRDefault="004B0E31" w:rsidP="004B0E31">
      <w:pPr>
        <w:autoSpaceDE w:val="0"/>
        <w:autoSpaceDN w:val="0"/>
        <w:adjustRightInd w:val="0"/>
        <w:spacing w:after="0" w:line="240" w:lineRule="auto"/>
        <w:jc w:val="both"/>
        <w:rPr>
          <w:rFonts w:ascii="Arial" w:hAnsi="Arial" w:cs="Arial"/>
        </w:rPr>
      </w:pPr>
    </w:p>
    <w:p w14:paraId="55001F13"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1584" behindDoc="0" locked="0" layoutInCell="1" allowOverlap="1" wp14:anchorId="66B0EAF4" wp14:editId="546A4699">
            <wp:simplePos x="0" y="0"/>
            <wp:positionH relativeFrom="column">
              <wp:posOffset>1409700</wp:posOffset>
            </wp:positionH>
            <wp:positionV relativeFrom="paragraph">
              <wp:posOffset>5080</wp:posOffset>
            </wp:positionV>
            <wp:extent cx="2055495" cy="3028950"/>
            <wp:effectExtent l="0" t="0" r="1905" b="0"/>
            <wp:wrapNone/>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99" cstate="print">
                      <a:extLst>
                        <a:ext uri="{28A0092B-C50C-407E-A947-70E740481C1C}">
                          <a14:useLocalDpi xmlns:a14="http://schemas.microsoft.com/office/drawing/2010/main" val="0"/>
                        </a:ext>
                      </a:extLst>
                    </a:blip>
                    <a:srcRect l="8751" r="5613"/>
                    <a:stretch/>
                  </pic:blipFill>
                  <pic:spPr>
                    <a:xfrm>
                      <a:off x="0" y="0"/>
                      <a:ext cx="2055495" cy="3028950"/>
                    </a:xfrm>
                    <a:prstGeom prst="rect">
                      <a:avLst/>
                    </a:prstGeom>
                  </pic:spPr>
                </pic:pic>
              </a:graphicData>
            </a:graphic>
            <wp14:sizeRelH relativeFrom="margin">
              <wp14:pctWidth>0</wp14:pctWidth>
            </wp14:sizeRelH>
            <wp14:sizeRelV relativeFrom="margin">
              <wp14:pctHeight>0</wp14:pctHeight>
            </wp14:sizeRelV>
          </wp:anchor>
        </w:drawing>
      </w:r>
    </w:p>
    <w:p w14:paraId="00B50BC6" w14:textId="77777777" w:rsidR="004B0E31" w:rsidRPr="004D3BFD" w:rsidRDefault="004B0E31" w:rsidP="004B0E31">
      <w:pPr>
        <w:autoSpaceDE w:val="0"/>
        <w:autoSpaceDN w:val="0"/>
        <w:adjustRightInd w:val="0"/>
        <w:spacing w:after="0" w:line="240" w:lineRule="auto"/>
        <w:jc w:val="both"/>
        <w:rPr>
          <w:rFonts w:ascii="Arial" w:hAnsi="Arial" w:cs="Arial"/>
        </w:rPr>
      </w:pPr>
    </w:p>
    <w:p w14:paraId="3C9165AD" w14:textId="77777777" w:rsidR="004B0E31" w:rsidRPr="004D3BFD" w:rsidRDefault="004B0E31" w:rsidP="004B0E31">
      <w:pPr>
        <w:autoSpaceDE w:val="0"/>
        <w:autoSpaceDN w:val="0"/>
        <w:adjustRightInd w:val="0"/>
        <w:spacing w:after="0" w:line="240" w:lineRule="auto"/>
        <w:jc w:val="both"/>
        <w:rPr>
          <w:rFonts w:ascii="Arial" w:hAnsi="Arial" w:cs="Arial"/>
        </w:rPr>
      </w:pPr>
    </w:p>
    <w:p w14:paraId="30F660E9" w14:textId="77777777" w:rsidR="004B0E31" w:rsidRPr="004D3BFD" w:rsidRDefault="004B0E31" w:rsidP="004B0E31">
      <w:pPr>
        <w:autoSpaceDE w:val="0"/>
        <w:autoSpaceDN w:val="0"/>
        <w:adjustRightInd w:val="0"/>
        <w:spacing w:after="0" w:line="240" w:lineRule="auto"/>
        <w:jc w:val="both"/>
        <w:rPr>
          <w:rFonts w:ascii="Arial" w:hAnsi="Arial" w:cs="Arial"/>
        </w:rPr>
      </w:pPr>
    </w:p>
    <w:p w14:paraId="76F09F63" w14:textId="77777777" w:rsidR="004B0E31" w:rsidRPr="004D3BFD" w:rsidRDefault="004B0E31" w:rsidP="004B0E31">
      <w:pPr>
        <w:autoSpaceDE w:val="0"/>
        <w:autoSpaceDN w:val="0"/>
        <w:adjustRightInd w:val="0"/>
        <w:spacing w:after="0" w:line="240" w:lineRule="auto"/>
        <w:jc w:val="both"/>
        <w:rPr>
          <w:rFonts w:ascii="Arial" w:hAnsi="Arial" w:cs="Arial"/>
        </w:rPr>
      </w:pPr>
    </w:p>
    <w:p w14:paraId="081F8384" w14:textId="77777777" w:rsidR="004B0E31" w:rsidRPr="004D3BFD" w:rsidRDefault="004B0E31" w:rsidP="004B0E31">
      <w:pPr>
        <w:autoSpaceDE w:val="0"/>
        <w:autoSpaceDN w:val="0"/>
        <w:adjustRightInd w:val="0"/>
        <w:spacing w:after="0" w:line="240" w:lineRule="auto"/>
        <w:jc w:val="both"/>
        <w:rPr>
          <w:rFonts w:ascii="Arial" w:hAnsi="Arial" w:cs="Arial"/>
        </w:rPr>
      </w:pPr>
    </w:p>
    <w:p w14:paraId="3C051DD2" w14:textId="77777777" w:rsidR="004B0E31" w:rsidRPr="004D3BFD" w:rsidRDefault="004B0E31" w:rsidP="004B0E31">
      <w:pPr>
        <w:autoSpaceDE w:val="0"/>
        <w:autoSpaceDN w:val="0"/>
        <w:adjustRightInd w:val="0"/>
        <w:spacing w:after="0" w:line="240" w:lineRule="auto"/>
        <w:jc w:val="both"/>
        <w:rPr>
          <w:rFonts w:ascii="Arial" w:hAnsi="Arial" w:cs="Arial"/>
        </w:rPr>
      </w:pPr>
    </w:p>
    <w:p w14:paraId="2B55C3FA" w14:textId="77777777" w:rsidR="004B0E31" w:rsidRPr="004D3BFD" w:rsidRDefault="004B0E31" w:rsidP="004B0E31">
      <w:pPr>
        <w:autoSpaceDE w:val="0"/>
        <w:autoSpaceDN w:val="0"/>
        <w:adjustRightInd w:val="0"/>
        <w:spacing w:after="0" w:line="240" w:lineRule="auto"/>
        <w:jc w:val="both"/>
        <w:rPr>
          <w:rFonts w:ascii="Arial" w:hAnsi="Arial" w:cs="Arial"/>
        </w:rPr>
      </w:pPr>
    </w:p>
    <w:p w14:paraId="144C1AA0" w14:textId="77777777" w:rsidR="004B0E31" w:rsidRPr="004D3BFD" w:rsidRDefault="004B0E31" w:rsidP="004B0E31">
      <w:pPr>
        <w:autoSpaceDE w:val="0"/>
        <w:autoSpaceDN w:val="0"/>
        <w:adjustRightInd w:val="0"/>
        <w:spacing w:after="0" w:line="240" w:lineRule="auto"/>
        <w:jc w:val="both"/>
        <w:rPr>
          <w:rFonts w:ascii="Arial" w:hAnsi="Arial" w:cs="Arial"/>
        </w:rPr>
      </w:pPr>
    </w:p>
    <w:p w14:paraId="46A62692" w14:textId="77777777" w:rsidR="004B0E31" w:rsidRPr="004D3BFD" w:rsidRDefault="004B0E31" w:rsidP="004B0E31">
      <w:pPr>
        <w:autoSpaceDE w:val="0"/>
        <w:autoSpaceDN w:val="0"/>
        <w:adjustRightInd w:val="0"/>
        <w:spacing w:after="0" w:line="240" w:lineRule="auto"/>
        <w:jc w:val="both"/>
        <w:rPr>
          <w:rFonts w:ascii="Arial" w:hAnsi="Arial" w:cs="Arial"/>
        </w:rPr>
      </w:pPr>
    </w:p>
    <w:p w14:paraId="6F227C96" w14:textId="77777777" w:rsidR="004B0E31" w:rsidRPr="004D3BFD" w:rsidRDefault="004B0E31" w:rsidP="004B0E31">
      <w:pPr>
        <w:autoSpaceDE w:val="0"/>
        <w:autoSpaceDN w:val="0"/>
        <w:adjustRightInd w:val="0"/>
        <w:spacing w:after="0" w:line="240" w:lineRule="auto"/>
        <w:jc w:val="both"/>
        <w:rPr>
          <w:rFonts w:ascii="Arial" w:hAnsi="Arial" w:cs="Arial"/>
        </w:rPr>
      </w:pPr>
    </w:p>
    <w:p w14:paraId="1912869F" w14:textId="77777777" w:rsidR="004B0E31" w:rsidRPr="004D3BFD" w:rsidRDefault="004B0E31" w:rsidP="004B0E31">
      <w:pPr>
        <w:autoSpaceDE w:val="0"/>
        <w:autoSpaceDN w:val="0"/>
        <w:adjustRightInd w:val="0"/>
        <w:spacing w:after="0" w:line="240" w:lineRule="auto"/>
        <w:jc w:val="both"/>
        <w:rPr>
          <w:rFonts w:ascii="Arial" w:hAnsi="Arial" w:cs="Arial"/>
        </w:rPr>
      </w:pPr>
    </w:p>
    <w:p w14:paraId="76C34C9D" w14:textId="77777777" w:rsidR="004B0E31" w:rsidRPr="004D3BFD" w:rsidRDefault="004B0E31" w:rsidP="004B0E31">
      <w:pPr>
        <w:autoSpaceDE w:val="0"/>
        <w:autoSpaceDN w:val="0"/>
        <w:adjustRightInd w:val="0"/>
        <w:spacing w:after="0" w:line="240" w:lineRule="auto"/>
        <w:jc w:val="both"/>
        <w:rPr>
          <w:rFonts w:ascii="Arial" w:hAnsi="Arial" w:cs="Arial"/>
        </w:rPr>
      </w:pPr>
    </w:p>
    <w:p w14:paraId="3D5F0E7C" w14:textId="77777777" w:rsidR="004B0E31" w:rsidRPr="004D3BFD" w:rsidRDefault="004B0E31" w:rsidP="004B0E31">
      <w:pPr>
        <w:autoSpaceDE w:val="0"/>
        <w:autoSpaceDN w:val="0"/>
        <w:adjustRightInd w:val="0"/>
        <w:spacing w:after="0" w:line="240" w:lineRule="auto"/>
        <w:jc w:val="both"/>
        <w:rPr>
          <w:rFonts w:ascii="Arial" w:hAnsi="Arial" w:cs="Arial"/>
        </w:rPr>
      </w:pPr>
    </w:p>
    <w:p w14:paraId="02BB70CF" w14:textId="77777777" w:rsidR="004B0E31" w:rsidRPr="004D3BFD" w:rsidRDefault="004B0E31" w:rsidP="004B0E31">
      <w:pPr>
        <w:autoSpaceDE w:val="0"/>
        <w:autoSpaceDN w:val="0"/>
        <w:adjustRightInd w:val="0"/>
        <w:spacing w:after="0" w:line="240" w:lineRule="auto"/>
        <w:jc w:val="both"/>
        <w:rPr>
          <w:rFonts w:ascii="Arial" w:hAnsi="Arial" w:cs="Arial"/>
        </w:rPr>
      </w:pPr>
    </w:p>
    <w:p w14:paraId="6BE36CCB" w14:textId="77777777" w:rsidR="004B0E31" w:rsidRPr="004D3BFD" w:rsidRDefault="004B0E31" w:rsidP="004B0E31">
      <w:pPr>
        <w:autoSpaceDE w:val="0"/>
        <w:autoSpaceDN w:val="0"/>
        <w:adjustRightInd w:val="0"/>
        <w:spacing w:after="0" w:line="240" w:lineRule="auto"/>
        <w:jc w:val="both"/>
        <w:rPr>
          <w:rFonts w:ascii="Arial" w:hAnsi="Arial" w:cs="Arial"/>
        </w:rPr>
      </w:pPr>
    </w:p>
    <w:p w14:paraId="0ED19F6A" w14:textId="77777777" w:rsidR="004B0E31" w:rsidRPr="004D3BFD" w:rsidRDefault="004B0E31" w:rsidP="004B0E31">
      <w:pPr>
        <w:autoSpaceDE w:val="0"/>
        <w:autoSpaceDN w:val="0"/>
        <w:adjustRightInd w:val="0"/>
        <w:spacing w:after="0" w:line="240" w:lineRule="auto"/>
        <w:jc w:val="both"/>
        <w:rPr>
          <w:rFonts w:ascii="Arial" w:hAnsi="Arial" w:cs="Arial"/>
        </w:rPr>
      </w:pPr>
    </w:p>
    <w:p w14:paraId="1ADD4CB3" w14:textId="77777777" w:rsidR="004B0E31" w:rsidRPr="004D3BFD" w:rsidRDefault="004B0E31" w:rsidP="004B0E31">
      <w:pPr>
        <w:autoSpaceDE w:val="0"/>
        <w:autoSpaceDN w:val="0"/>
        <w:adjustRightInd w:val="0"/>
        <w:spacing w:after="0" w:line="240" w:lineRule="auto"/>
        <w:jc w:val="both"/>
        <w:rPr>
          <w:rFonts w:ascii="Arial" w:hAnsi="Arial" w:cs="Arial"/>
        </w:rPr>
      </w:pPr>
    </w:p>
    <w:p w14:paraId="36D4226E"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Key Values</w:t>
      </w:r>
    </w:p>
    <w:p w14:paraId="0339A0AB" w14:textId="77777777" w:rsidR="004B0E31" w:rsidRPr="004D3BFD" w:rsidRDefault="004B0E31" w:rsidP="004B0E31">
      <w:pPr>
        <w:autoSpaceDE w:val="0"/>
        <w:autoSpaceDN w:val="0"/>
        <w:adjustRightInd w:val="0"/>
        <w:spacing w:after="0" w:line="240" w:lineRule="auto"/>
        <w:jc w:val="both"/>
        <w:rPr>
          <w:rFonts w:ascii="Arial" w:hAnsi="Arial" w:cs="Arial"/>
        </w:rPr>
      </w:pPr>
    </w:p>
    <w:p w14:paraId="54D57744"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inline distT="0" distB="0" distL="0" distR="0" wp14:anchorId="2A5AE41A" wp14:editId="7BED76E2">
            <wp:extent cx="5685806" cy="2367890"/>
            <wp:effectExtent l="38100" t="19050" r="10160" b="52070"/>
            <wp:docPr id="62" name="Diagram 62">
              <a:extLst xmlns:a="http://schemas.openxmlformats.org/drawingml/2006/main">
                <a:ext uri="{FF2B5EF4-FFF2-40B4-BE49-F238E27FC236}">
                  <a16:creationId xmlns:a16="http://schemas.microsoft.com/office/drawing/2014/main" id="{21351FD6-1513-45A8-8CFF-23C0B76E47B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0" r:lo="rId101" r:qs="rId102" r:cs="rId103"/>
              </a:graphicData>
            </a:graphic>
          </wp:inline>
        </w:drawing>
      </w:r>
    </w:p>
    <w:p w14:paraId="1C4D5FEC" w14:textId="77777777" w:rsidR="004B0E31" w:rsidRPr="004D3BFD" w:rsidRDefault="004B0E31" w:rsidP="004B0E31">
      <w:pPr>
        <w:autoSpaceDE w:val="0"/>
        <w:autoSpaceDN w:val="0"/>
        <w:adjustRightInd w:val="0"/>
        <w:spacing w:after="0" w:line="240" w:lineRule="auto"/>
        <w:jc w:val="both"/>
        <w:rPr>
          <w:rFonts w:ascii="Arial" w:hAnsi="Arial" w:cs="Arial"/>
        </w:rPr>
      </w:pPr>
    </w:p>
    <w:p w14:paraId="5F65A0A6" w14:textId="77777777" w:rsidR="004B0E31" w:rsidRPr="004D3BFD" w:rsidRDefault="004B0E31" w:rsidP="004B0E31">
      <w:pPr>
        <w:autoSpaceDE w:val="0"/>
        <w:autoSpaceDN w:val="0"/>
        <w:adjustRightInd w:val="0"/>
        <w:spacing w:after="0" w:line="240" w:lineRule="auto"/>
        <w:jc w:val="both"/>
        <w:rPr>
          <w:rFonts w:ascii="Arial" w:hAnsi="Arial" w:cs="Arial"/>
          <w:b/>
        </w:rPr>
      </w:pPr>
      <w:r w:rsidRPr="004D3BFD">
        <w:rPr>
          <w:rFonts w:ascii="Arial" w:hAnsi="Arial" w:cs="Arial"/>
          <w:b/>
        </w:rPr>
        <w:t>Supported Protocols</w:t>
      </w:r>
    </w:p>
    <w:p w14:paraId="58D0D7D2" w14:textId="77777777" w:rsidR="004B0E31" w:rsidRPr="004D3BFD" w:rsidRDefault="004B0E31" w:rsidP="004B0E31">
      <w:pPr>
        <w:autoSpaceDE w:val="0"/>
        <w:autoSpaceDN w:val="0"/>
        <w:adjustRightInd w:val="0"/>
        <w:spacing w:after="0" w:line="240" w:lineRule="auto"/>
        <w:jc w:val="both"/>
        <w:rPr>
          <w:rFonts w:ascii="Arial" w:hAnsi="Arial" w:cs="Arial"/>
        </w:rPr>
      </w:pPr>
    </w:p>
    <w:p w14:paraId="5EF4731F" w14:textId="77777777" w:rsidR="004B0E31" w:rsidRPr="004D3BFD" w:rsidRDefault="004B0E31" w:rsidP="004B0E31">
      <w:pPr>
        <w:autoSpaceDE w:val="0"/>
        <w:autoSpaceDN w:val="0"/>
        <w:adjustRightInd w:val="0"/>
        <w:spacing w:after="0" w:line="240" w:lineRule="auto"/>
        <w:jc w:val="both"/>
        <w:rPr>
          <w:rFonts w:ascii="Arial" w:hAnsi="Arial" w:cs="Arial"/>
        </w:rPr>
      </w:pPr>
    </w:p>
    <w:p w14:paraId="62F15250" w14:textId="77777777" w:rsidR="004B0E31" w:rsidRPr="004D3BFD" w:rsidRDefault="004B0E31" w:rsidP="004B0E31">
      <w:pPr>
        <w:autoSpaceDE w:val="0"/>
        <w:autoSpaceDN w:val="0"/>
        <w:adjustRightInd w:val="0"/>
        <w:spacing w:after="0" w:line="240" w:lineRule="auto"/>
        <w:jc w:val="both"/>
        <w:rPr>
          <w:rFonts w:ascii="Arial" w:hAnsi="Arial" w:cs="Arial"/>
        </w:rPr>
      </w:pPr>
      <w:r w:rsidRPr="004D3BFD">
        <w:rPr>
          <w:rFonts w:ascii="Arial" w:hAnsi="Arial" w:cs="Arial"/>
          <w:noProof/>
          <w:lang w:eastAsia="en-IN"/>
        </w:rPr>
        <w:drawing>
          <wp:anchor distT="0" distB="0" distL="114300" distR="114300" simplePos="0" relativeHeight="251652608" behindDoc="0" locked="0" layoutInCell="1" allowOverlap="1" wp14:anchorId="5FF6BA34" wp14:editId="0C235100">
            <wp:simplePos x="0" y="0"/>
            <wp:positionH relativeFrom="margin">
              <wp:posOffset>323850</wp:posOffset>
            </wp:positionH>
            <wp:positionV relativeFrom="paragraph">
              <wp:posOffset>10160</wp:posOffset>
            </wp:positionV>
            <wp:extent cx="4311650" cy="1390650"/>
            <wp:effectExtent l="0" t="0" r="0" b="0"/>
            <wp:wrapNone/>
            <wp:docPr id="461" name="Picture 4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Picture 461" descr="A screenshot of a computer&#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4311650" cy="1390650"/>
                    </a:xfrm>
                    <a:prstGeom prst="rect">
                      <a:avLst/>
                    </a:prstGeom>
                  </pic:spPr>
                </pic:pic>
              </a:graphicData>
            </a:graphic>
            <wp14:sizeRelH relativeFrom="margin">
              <wp14:pctWidth>0</wp14:pctWidth>
            </wp14:sizeRelH>
            <wp14:sizeRelV relativeFrom="margin">
              <wp14:pctHeight>0</wp14:pctHeight>
            </wp14:sizeRelV>
          </wp:anchor>
        </w:drawing>
      </w:r>
    </w:p>
    <w:p w14:paraId="5EEFB009" w14:textId="77777777" w:rsidR="004B0E31" w:rsidRPr="004D3BFD" w:rsidRDefault="004B0E31" w:rsidP="004B0E31">
      <w:pPr>
        <w:autoSpaceDE w:val="0"/>
        <w:autoSpaceDN w:val="0"/>
        <w:adjustRightInd w:val="0"/>
        <w:spacing w:after="0" w:line="240" w:lineRule="auto"/>
        <w:jc w:val="both"/>
        <w:rPr>
          <w:rFonts w:ascii="Arial" w:hAnsi="Arial" w:cs="Arial"/>
        </w:rPr>
      </w:pPr>
    </w:p>
    <w:p w14:paraId="2C413578" w14:textId="77777777" w:rsidR="004B0E31" w:rsidRPr="004D3BFD" w:rsidRDefault="004B0E31" w:rsidP="004B0E31">
      <w:pPr>
        <w:rPr>
          <w:rFonts w:ascii="Arial" w:hAnsi="Arial" w:cs="Arial"/>
        </w:rPr>
      </w:pPr>
    </w:p>
    <w:p w14:paraId="5CACFB28" w14:textId="77777777" w:rsidR="004B0E31" w:rsidRPr="004D3BFD" w:rsidRDefault="004B0E31" w:rsidP="004B0E31">
      <w:pPr>
        <w:rPr>
          <w:rFonts w:ascii="Arial" w:hAnsi="Arial" w:cs="Arial"/>
        </w:rPr>
      </w:pPr>
    </w:p>
    <w:p w14:paraId="732C2111" w14:textId="77777777" w:rsidR="004B0E31" w:rsidRPr="004D3BFD" w:rsidRDefault="004B0E31" w:rsidP="004B0E31">
      <w:pPr>
        <w:rPr>
          <w:rFonts w:ascii="Arial" w:hAnsi="Arial" w:cs="Arial"/>
        </w:rPr>
      </w:pPr>
    </w:p>
    <w:p w14:paraId="7EFD8CD2" w14:textId="77777777" w:rsidR="004B0E31" w:rsidRDefault="004B0E31" w:rsidP="004B0E31">
      <w:pPr>
        <w:rPr>
          <w:rFonts w:ascii="Arial" w:hAnsi="Arial" w:cs="Arial"/>
        </w:rPr>
      </w:pPr>
    </w:p>
    <w:p w14:paraId="60105A09" w14:textId="77777777" w:rsidR="004B0E31" w:rsidRDefault="004B0E31" w:rsidP="004B0E31">
      <w:pPr>
        <w:rPr>
          <w:rFonts w:ascii="Arial" w:hAnsi="Arial" w:cs="Arial"/>
        </w:rPr>
      </w:pPr>
    </w:p>
    <w:p w14:paraId="6E5AEDF3" w14:textId="77777777" w:rsidR="004B0E31" w:rsidRPr="004D3BFD" w:rsidRDefault="004B0E31" w:rsidP="004B0E31">
      <w:pPr>
        <w:rPr>
          <w:rFonts w:ascii="Arial" w:hAnsi="Arial" w:cs="Arial"/>
        </w:rPr>
      </w:pPr>
    </w:p>
    <w:p w14:paraId="31676596" w14:textId="77777777" w:rsidR="004B0E31" w:rsidRPr="00F0038F" w:rsidRDefault="004B0E31" w:rsidP="004B0E31">
      <w:pPr>
        <w:autoSpaceDE w:val="0"/>
        <w:autoSpaceDN w:val="0"/>
        <w:adjustRightInd w:val="0"/>
        <w:spacing w:after="0" w:line="240" w:lineRule="auto"/>
        <w:jc w:val="both"/>
        <w:rPr>
          <w:rFonts w:ascii="Arial" w:hAnsi="Arial" w:cs="Arial"/>
        </w:rPr>
      </w:pPr>
    </w:p>
    <w:p w14:paraId="7B340AA8" w14:textId="56293FC2" w:rsidR="00167D86" w:rsidRDefault="00167D8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182" w:name="_Toc55688907"/>
      <w:bookmarkStart w:id="183" w:name="_Toc145535666"/>
      <w:r w:rsidRPr="00702309">
        <w:rPr>
          <w:rFonts w:ascii="Calibri" w:eastAsia="SimSun" w:hAnsi="Calibri" w:cs="Calibri"/>
          <w:b/>
          <w:bCs/>
          <w:color w:val="323E4F" w:themeColor="text2" w:themeShade="BF"/>
          <w:sz w:val="28"/>
          <w:szCs w:val="28"/>
          <w:lang w:val="en-GB" w:eastAsia="zh-CN"/>
        </w:rPr>
        <w:lastRenderedPageBreak/>
        <w:t xml:space="preserve">Falcon’s </w:t>
      </w:r>
      <w:bookmarkEnd w:id="182"/>
      <w:r w:rsidR="003A2238">
        <w:rPr>
          <w:rFonts w:ascii="Calibri" w:eastAsia="SimSun" w:hAnsi="Calibri" w:cs="Calibri"/>
          <w:b/>
          <w:bCs/>
          <w:color w:val="323E4F" w:themeColor="text2" w:themeShade="BF"/>
          <w:sz w:val="28"/>
          <w:szCs w:val="28"/>
          <w:lang w:val="en-GB" w:eastAsia="zh-CN"/>
        </w:rPr>
        <w:t>Visual Inspection System (</w:t>
      </w:r>
      <w:r w:rsidR="00C54CBB">
        <w:rPr>
          <w:rFonts w:ascii="Calibri" w:eastAsia="SimSun" w:hAnsi="Calibri" w:cs="Calibri"/>
          <w:b/>
          <w:bCs/>
          <w:color w:val="323E4F" w:themeColor="text2" w:themeShade="BF"/>
          <w:sz w:val="28"/>
          <w:szCs w:val="28"/>
          <w:lang w:val="en-GB" w:eastAsia="zh-CN"/>
        </w:rPr>
        <w:t>SCADA</w:t>
      </w:r>
      <w:r w:rsidR="003A2238">
        <w:rPr>
          <w:rFonts w:ascii="Calibri" w:eastAsia="SimSun" w:hAnsi="Calibri" w:cs="Calibri"/>
          <w:b/>
          <w:bCs/>
          <w:color w:val="323E4F" w:themeColor="text2" w:themeShade="BF"/>
          <w:sz w:val="28"/>
          <w:szCs w:val="28"/>
          <w:lang w:val="en-GB" w:eastAsia="zh-CN"/>
        </w:rPr>
        <w:t>)</w:t>
      </w:r>
      <w:bookmarkEnd w:id="183"/>
    </w:p>
    <w:p w14:paraId="6C6692D9" w14:textId="77777777" w:rsidR="00C54CBB" w:rsidRPr="00C54CBB" w:rsidRDefault="00C54CBB" w:rsidP="00C54CBB">
      <w:pPr>
        <w:rPr>
          <w:lang w:val="en-GB" w:eastAsia="zh-CN"/>
        </w:rPr>
      </w:pPr>
    </w:p>
    <w:p w14:paraId="1689C1D3" w14:textId="08F9958B" w:rsidR="00167D86" w:rsidRPr="00C54CBB" w:rsidRDefault="00C54CBB" w:rsidP="00167D86">
      <w:pPr>
        <w:autoSpaceDE w:val="0"/>
        <w:autoSpaceDN w:val="0"/>
        <w:adjustRightInd w:val="0"/>
        <w:spacing w:after="0" w:line="240" w:lineRule="auto"/>
        <w:jc w:val="both"/>
        <w:rPr>
          <w:rFonts w:cstheme="minorHAnsi"/>
        </w:rPr>
      </w:pPr>
      <w:r w:rsidRPr="00C54CBB">
        <w:rPr>
          <w:rFonts w:cstheme="minorHAnsi"/>
        </w:rPr>
        <w:t>SCADA stands for Supervisory Control and Data Acquisition. It is a system of hardware and software components that allows for remote monitoring, control, and data acquisition of industrial processes or facilities</w:t>
      </w:r>
    </w:p>
    <w:p w14:paraId="3DDD799E" w14:textId="155EA9BE" w:rsidR="00167D86" w:rsidRPr="00C54CBB" w:rsidRDefault="00167D86" w:rsidP="00167D86">
      <w:pPr>
        <w:autoSpaceDE w:val="0"/>
        <w:autoSpaceDN w:val="0"/>
        <w:adjustRightInd w:val="0"/>
        <w:spacing w:after="0" w:line="240" w:lineRule="auto"/>
        <w:jc w:val="both"/>
        <w:rPr>
          <w:rFonts w:cstheme="minorHAnsi"/>
        </w:rPr>
      </w:pPr>
    </w:p>
    <w:p w14:paraId="1FCE092A" w14:textId="2FD2D75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The Visualization system provided by </w:t>
      </w:r>
      <w:r w:rsidR="005121FB">
        <w:rPr>
          <w:rFonts w:cstheme="minorHAnsi"/>
        </w:rPr>
        <w:t xml:space="preserve">FALCON </w:t>
      </w:r>
      <w:r w:rsidRPr="00C54CBB">
        <w:rPr>
          <w:rFonts w:cstheme="minorHAnsi"/>
        </w:rPr>
        <w:t xml:space="preserve">(or SCADA) allows the monitoring and control of the different systems delivered for the </w:t>
      </w:r>
      <w:r w:rsidR="00A47077">
        <w:rPr>
          <w:rFonts w:cstheme="minorHAnsi"/>
        </w:rPr>
        <w:t>Flipkart</w:t>
      </w:r>
      <w:r w:rsidR="00CC0788">
        <w:rPr>
          <w:rFonts w:cstheme="minorHAnsi"/>
        </w:rPr>
        <w:t xml:space="preserve"> Riyadh</w:t>
      </w:r>
      <w:r w:rsidRPr="00C54CBB">
        <w:rPr>
          <w:rFonts w:cstheme="minorHAnsi"/>
        </w:rPr>
        <w:t xml:space="preserve"> Hub. This SCADA system receives from each monitored sub-system all information on their operating status in real time.</w:t>
      </w:r>
    </w:p>
    <w:p w14:paraId="3E425079" w14:textId="4EE6F18F" w:rsidR="00C54CBB" w:rsidRPr="00C54CBB" w:rsidRDefault="00C54CBB" w:rsidP="00C54CBB">
      <w:pPr>
        <w:autoSpaceDE w:val="0"/>
        <w:autoSpaceDN w:val="0"/>
        <w:adjustRightInd w:val="0"/>
        <w:spacing w:after="0" w:line="240" w:lineRule="auto"/>
        <w:jc w:val="both"/>
        <w:rPr>
          <w:rFonts w:cstheme="minorHAnsi"/>
        </w:rPr>
      </w:pPr>
      <w:r w:rsidRPr="00C54CBB">
        <w:rPr>
          <w:rFonts w:cstheme="minorHAnsi"/>
        </w:rPr>
        <w:t xml:space="preserve">At the system monitoring level, the functions performed </w:t>
      </w:r>
      <w:r w:rsidR="00500B7B" w:rsidRPr="00C54CBB">
        <w:rPr>
          <w:rFonts w:cstheme="minorHAnsi"/>
        </w:rPr>
        <w:t>are:</w:t>
      </w:r>
    </w:p>
    <w:p w14:paraId="1115FEFD" w14:textId="27800FEA"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Field data acquisition.</w:t>
      </w:r>
    </w:p>
    <w:p w14:paraId="13E3D8E6" w14:textId="2A57B15F" w:rsidR="00C54CBB" w:rsidRPr="00C54CBB" w:rsidRDefault="00C54CBB">
      <w:pPr>
        <w:pStyle w:val="ListParagraph"/>
        <w:numPr>
          <w:ilvl w:val="0"/>
          <w:numId w:val="34"/>
        </w:numPr>
        <w:autoSpaceDE w:val="0"/>
        <w:autoSpaceDN w:val="0"/>
        <w:adjustRightInd w:val="0"/>
        <w:spacing w:after="0" w:line="240" w:lineRule="auto"/>
        <w:jc w:val="both"/>
        <w:rPr>
          <w:rFonts w:cstheme="minorHAnsi"/>
        </w:rPr>
      </w:pPr>
      <w:r w:rsidRPr="00C54CBB">
        <w:rPr>
          <w:rFonts w:cstheme="minorHAnsi"/>
        </w:rPr>
        <w:t>Animated visualization of equipment.</w:t>
      </w:r>
    </w:p>
    <w:p w14:paraId="2704B0BF" w14:textId="0DB29138"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Representation of the operating mode of the system (nominal, contingency, etc.).</w:t>
      </w:r>
    </w:p>
    <w:p w14:paraId="79FD43E9" w14:textId="5F1E614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management.</w:t>
      </w:r>
    </w:p>
    <w:p w14:paraId="04232827" w14:textId="15CEEA99"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Alarm history management.</w:t>
      </w:r>
    </w:p>
    <w:p w14:paraId="53C7FFDD" w14:textId="000A039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Diagnostic help.</w:t>
      </w:r>
    </w:p>
    <w:p w14:paraId="3AAF94C2" w14:textId="33AEEFF7"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Failure detection.</w:t>
      </w:r>
    </w:p>
    <w:p w14:paraId="7CEA9749" w14:textId="63A2774F"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Equipment control.</w:t>
      </w:r>
    </w:p>
    <w:p w14:paraId="4EBAD04B" w14:textId="279AFA53"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Statistics on equipment operation.</w:t>
      </w:r>
    </w:p>
    <w:p w14:paraId="6FD5A1FD" w14:textId="5347030B"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Historical Statistical Report.</w:t>
      </w:r>
    </w:p>
    <w:p w14:paraId="71B45175" w14:textId="142CEDE1"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Recording and archiving.</w:t>
      </w:r>
    </w:p>
    <w:p w14:paraId="2DA5DABC" w14:textId="618EAF8A" w:rsidR="00C54CBB" w:rsidRPr="00C54CBB" w:rsidRDefault="00C54CBB">
      <w:pPr>
        <w:pStyle w:val="ListParagraph"/>
        <w:numPr>
          <w:ilvl w:val="0"/>
          <w:numId w:val="33"/>
        </w:numPr>
        <w:autoSpaceDE w:val="0"/>
        <w:autoSpaceDN w:val="0"/>
        <w:adjustRightInd w:val="0"/>
        <w:spacing w:after="0" w:line="240" w:lineRule="auto"/>
        <w:jc w:val="both"/>
        <w:rPr>
          <w:rFonts w:cstheme="minorHAnsi"/>
        </w:rPr>
      </w:pPr>
      <w:r>
        <w:rPr>
          <w:rFonts w:cstheme="minorHAnsi"/>
        </w:rPr>
        <w:t xml:space="preserve">      </w:t>
      </w:r>
      <w:r w:rsidRPr="00C54CBB">
        <w:rPr>
          <w:rFonts w:cstheme="minorHAnsi"/>
        </w:rPr>
        <w:t>Safety operator interface.</w:t>
      </w:r>
    </w:p>
    <w:p w14:paraId="4EC5210F" w14:textId="77777777" w:rsidR="00C54CBB" w:rsidRPr="00C54CBB" w:rsidRDefault="00C54CBB" w:rsidP="00C54CBB">
      <w:pPr>
        <w:autoSpaceDE w:val="0"/>
        <w:autoSpaceDN w:val="0"/>
        <w:adjustRightInd w:val="0"/>
        <w:spacing w:after="0" w:line="240" w:lineRule="auto"/>
        <w:jc w:val="both"/>
        <w:rPr>
          <w:rFonts w:cstheme="minorHAnsi"/>
        </w:rPr>
      </w:pPr>
    </w:p>
    <w:p w14:paraId="7B921037" w14:textId="596603B1"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4" w:name="_Toc145535667"/>
      <w:r w:rsidRPr="000F4F9F">
        <w:rPr>
          <w:rFonts w:eastAsia="SimSun" w:cstheme="majorHAnsi"/>
          <w:b/>
          <w:bCs/>
          <w:color w:val="323E4F" w:themeColor="text2" w:themeShade="BF"/>
          <w:sz w:val="24"/>
          <w:szCs w:val="24"/>
          <w:lang w:val="en-GB" w:eastAsia="zh-CN"/>
        </w:rPr>
        <w:t>FIELD DATA ACQUISITION</w:t>
      </w:r>
      <w:bookmarkEnd w:id="184"/>
    </w:p>
    <w:p w14:paraId="2B54EB2A"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rPr>
      </w:pPr>
    </w:p>
    <w:p w14:paraId="2D851108"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field data acquisition function is performed by the SCADA system connected to the sorters' PLCs.</w:t>
      </w:r>
    </w:p>
    <w:p w14:paraId="1736144C" w14:textId="31CFA633" w:rsidR="00C54CBB" w:rsidRPr="00C54CBB" w:rsidRDefault="00C54CBB" w:rsidP="0037462D">
      <w:pPr>
        <w:autoSpaceDE w:val="0"/>
        <w:autoSpaceDN w:val="0"/>
        <w:adjustRightInd w:val="0"/>
        <w:spacing w:after="0" w:line="240" w:lineRule="auto"/>
        <w:ind w:left="360" w:firstLine="45"/>
        <w:jc w:val="both"/>
        <w:rPr>
          <w:rFonts w:cstheme="minorHAnsi"/>
        </w:rPr>
      </w:pPr>
      <w:r w:rsidRPr="00C54CBB">
        <w:rPr>
          <w:rFonts w:cstheme="minorHAnsi"/>
        </w:rPr>
        <w:t>The communication with the PLCs is done using equipped CPU cards that are able to manage the communication with the PLC on the Industrial Ethernet network, without overloading the server.</w:t>
      </w:r>
    </w:p>
    <w:p w14:paraId="10B5607C" w14:textId="1B6B86C4" w:rsidR="00C54CBB" w:rsidRDefault="00C54CBB" w:rsidP="0037462D">
      <w:pPr>
        <w:autoSpaceDE w:val="0"/>
        <w:autoSpaceDN w:val="0"/>
        <w:adjustRightInd w:val="0"/>
        <w:spacing w:after="0" w:line="240" w:lineRule="auto"/>
        <w:ind w:firstLine="360"/>
        <w:jc w:val="both"/>
        <w:rPr>
          <w:rFonts w:cstheme="minorHAnsi"/>
        </w:rPr>
      </w:pPr>
      <w:r w:rsidRPr="00C54CBB">
        <w:rPr>
          <w:rFonts w:cstheme="minorHAnsi"/>
        </w:rPr>
        <w:t xml:space="preserve">The acquisition of signals from external systems is carried out via the PLC, using dry contacts. </w:t>
      </w:r>
    </w:p>
    <w:p w14:paraId="45F2FB7A" w14:textId="2D2242DD" w:rsidR="008622D1" w:rsidRDefault="008622D1" w:rsidP="00C54CBB">
      <w:pPr>
        <w:autoSpaceDE w:val="0"/>
        <w:autoSpaceDN w:val="0"/>
        <w:adjustRightInd w:val="0"/>
        <w:spacing w:after="0" w:line="240" w:lineRule="auto"/>
        <w:jc w:val="both"/>
        <w:rPr>
          <w:rFonts w:cstheme="minorHAnsi"/>
        </w:rPr>
      </w:pPr>
    </w:p>
    <w:p w14:paraId="2725B359" w14:textId="166BDE59" w:rsidR="008622D1" w:rsidRDefault="0037462D" w:rsidP="00C54CBB">
      <w:pPr>
        <w:autoSpaceDE w:val="0"/>
        <w:autoSpaceDN w:val="0"/>
        <w:adjustRightInd w:val="0"/>
        <w:spacing w:after="0" w:line="240" w:lineRule="auto"/>
        <w:jc w:val="both"/>
        <w:rPr>
          <w:rFonts w:cstheme="minorHAnsi"/>
        </w:rPr>
      </w:pPr>
      <w:r w:rsidRPr="008622D1">
        <w:rPr>
          <w:rFonts w:cstheme="minorHAnsi"/>
          <w:noProof/>
        </w:rPr>
        <w:drawing>
          <wp:anchor distT="0" distB="0" distL="114300" distR="114300" simplePos="0" relativeHeight="251632128" behindDoc="1" locked="0" layoutInCell="1" allowOverlap="1" wp14:anchorId="2AE349C7" wp14:editId="1385509A">
            <wp:simplePos x="0" y="0"/>
            <wp:positionH relativeFrom="column">
              <wp:posOffset>334928</wp:posOffset>
            </wp:positionH>
            <wp:positionV relativeFrom="paragraph">
              <wp:posOffset>62865</wp:posOffset>
            </wp:positionV>
            <wp:extent cx="4991100" cy="2817378"/>
            <wp:effectExtent l="0" t="0" r="0" b="2540"/>
            <wp:wrapTight wrapText="bothSides">
              <wp:wrapPolygon edited="0">
                <wp:start x="0" y="0"/>
                <wp:lineTo x="0" y="21473"/>
                <wp:lineTo x="21518" y="21473"/>
                <wp:lineTo x="21518" y="0"/>
                <wp:lineTo x="0" y="0"/>
              </wp:wrapPolygon>
            </wp:wrapTight>
            <wp:docPr id="45355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848" name=""/>
                    <pic:cNvPicPr/>
                  </pic:nvPicPr>
                  <pic:blipFill>
                    <a:blip r:embed="rId106">
                      <a:extLst>
                        <a:ext uri="{28A0092B-C50C-407E-A947-70E740481C1C}">
                          <a14:useLocalDpi xmlns:a14="http://schemas.microsoft.com/office/drawing/2010/main" val="0"/>
                        </a:ext>
                      </a:extLst>
                    </a:blip>
                    <a:stretch>
                      <a:fillRect/>
                    </a:stretch>
                  </pic:blipFill>
                  <pic:spPr>
                    <a:xfrm>
                      <a:off x="0" y="0"/>
                      <a:ext cx="4991100" cy="2817378"/>
                    </a:xfrm>
                    <a:prstGeom prst="rect">
                      <a:avLst/>
                    </a:prstGeom>
                  </pic:spPr>
                </pic:pic>
              </a:graphicData>
            </a:graphic>
          </wp:anchor>
        </w:drawing>
      </w:r>
    </w:p>
    <w:p w14:paraId="202A0EB3" w14:textId="77777777" w:rsidR="00C54CBB" w:rsidRPr="00C54CBB" w:rsidRDefault="00C54CBB" w:rsidP="00C54CBB">
      <w:pPr>
        <w:autoSpaceDE w:val="0"/>
        <w:autoSpaceDN w:val="0"/>
        <w:adjustRightInd w:val="0"/>
        <w:spacing w:after="0" w:line="240" w:lineRule="auto"/>
        <w:jc w:val="both"/>
        <w:rPr>
          <w:rFonts w:cstheme="minorHAnsi"/>
        </w:rPr>
      </w:pPr>
    </w:p>
    <w:p w14:paraId="1943235B" w14:textId="52DD4EBA" w:rsidR="00C54CBB" w:rsidRPr="000F4F9F" w:rsidRDefault="00C54CBB"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5" w:name="_Toc145535668"/>
      <w:r w:rsidRPr="000F4F9F">
        <w:rPr>
          <w:rFonts w:eastAsia="SimSun" w:cstheme="majorHAnsi"/>
          <w:b/>
          <w:bCs/>
          <w:color w:val="323E4F" w:themeColor="text2" w:themeShade="BF"/>
          <w:sz w:val="24"/>
          <w:szCs w:val="24"/>
          <w:lang w:val="en-GB" w:eastAsia="zh-CN"/>
        </w:rPr>
        <w:lastRenderedPageBreak/>
        <w:t>ANIMATED SYSTEM VISUALIZATION</w:t>
      </w:r>
      <w:bookmarkEnd w:id="185"/>
    </w:p>
    <w:p w14:paraId="175E8BD3" w14:textId="77777777" w:rsidR="00C54CBB" w:rsidRPr="00C54CBB" w:rsidRDefault="00C54CBB" w:rsidP="00C54CBB">
      <w:pPr>
        <w:pStyle w:val="ListParagraph"/>
        <w:autoSpaceDE w:val="0"/>
        <w:autoSpaceDN w:val="0"/>
        <w:adjustRightInd w:val="0"/>
        <w:spacing w:after="0" w:line="240" w:lineRule="auto"/>
        <w:jc w:val="both"/>
        <w:rPr>
          <w:rFonts w:asciiTheme="majorHAnsi" w:hAnsiTheme="majorHAnsi" w:cstheme="majorHAnsi"/>
          <w:b/>
          <w:bCs/>
        </w:rPr>
      </w:pPr>
    </w:p>
    <w:p w14:paraId="3FB01746" w14:textId="77777777" w:rsidR="00C54CBB" w:rsidRPr="00C54CBB" w:rsidRDefault="00C54CBB" w:rsidP="0037462D">
      <w:pPr>
        <w:autoSpaceDE w:val="0"/>
        <w:autoSpaceDN w:val="0"/>
        <w:adjustRightInd w:val="0"/>
        <w:spacing w:after="0" w:line="240" w:lineRule="auto"/>
        <w:ind w:left="360"/>
        <w:jc w:val="both"/>
        <w:rPr>
          <w:rFonts w:cstheme="minorHAnsi"/>
        </w:rPr>
      </w:pPr>
      <w:r w:rsidRPr="00C54CBB">
        <w:rPr>
          <w:rFonts w:cstheme="minorHAnsi"/>
        </w:rPr>
        <w:t>The animated view represents the dynamic graphical user interface that allows real-time monitoring of the controlled systems and the execution of their control procedures.</w:t>
      </w:r>
    </w:p>
    <w:p w14:paraId="748F848D" w14:textId="75ECDE5F" w:rsidR="00167D86" w:rsidRDefault="00C54CBB" w:rsidP="0037462D">
      <w:pPr>
        <w:autoSpaceDE w:val="0"/>
        <w:autoSpaceDN w:val="0"/>
        <w:adjustRightInd w:val="0"/>
        <w:spacing w:after="0" w:line="240" w:lineRule="auto"/>
        <w:ind w:left="360"/>
        <w:jc w:val="both"/>
        <w:rPr>
          <w:rFonts w:cstheme="minorHAnsi"/>
        </w:rPr>
      </w:pPr>
      <w:r w:rsidRPr="00C54CBB">
        <w:rPr>
          <w:rFonts w:cstheme="minorHAnsi"/>
        </w:rPr>
        <w:t>The various states of the digital signals are displayed on the screen by graphic symbols. All views are web based with responsive capabilities when required so that various devices can be used to display status and information</w:t>
      </w:r>
      <w:r w:rsidR="00500B7B">
        <w:rPr>
          <w:rFonts w:cstheme="minorHAnsi"/>
        </w:rPr>
        <w:t xml:space="preserve"> on PC</w:t>
      </w:r>
      <w:r w:rsidRPr="00C54CBB">
        <w:rPr>
          <w:rFonts w:cstheme="minorHAnsi"/>
        </w:rPr>
        <w:t>. The types of information that can be displayed on each type of device will be discussed during the design phase of the project.</w:t>
      </w:r>
    </w:p>
    <w:p w14:paraId="4D72C92F" w14:textId="1B1BE21E" w:rsidR="00C54CBB" w:rsidRDefault="0037462D" w:rsidP="00C54CBB">
      <w:pPr>
        <w:autoSpaceDE w:val="0"/>
        <w:autoSpaceDN w:val="0"/>
        <w:adjustRightInd w:val="0"/>
        <w:spacing w:after="0" w:line="240" w:lineRule="auto"/>
        <w:jc w:val="both"/>
        <w:rPr>
          <w:rFonts w:cstheme="minorHAnsi"/>
        </w:rPr>
      </w:pPr>
      <w:r>
        <w:rPr>
          <w:rFonts w:cstheme="minorHAnsi"/>
          <w:noProof/>
        </w:rPr>
        <w:drawing>
          <wp:anchor distT="0" distB="0" distL="114300" distR="114300" simplePos="0" relativeHeight="251633152" behindDoc="1" locked="0" layoutInCell="1" allowOverlap="1" wp14:anchorId="783D8D59" wp14:editId="7C71E880">
            <wp:simplePos x="0" y="0"/>
            <wp:positionH relativeFrom="column">
              <wp:posOffset>333375</wp:posOffset>
            </wp:positionH>
            <wp:positionV relativeFrom="paragraph">
              <wp:posOffset>262890</wp:posOffset>
            </wp:positionV>
            <wp:extent cx="5124450" cy="2881630"/>
            <wp:effectExtent l="0" t="0" r="0" b="0"/>
            <wp:wrapTight wrapText="bothSides">
              <wp:wrapPolygon edited="0">
                <wp:start x="0" y="0"/>
                <wp:lineTo x="0" y="21419"/>
                <wp:lineTo x="21520" y="21419"/>
                <wp:lineTo x="21520" y="0"/>
                <wp:lineTo x="0" y="0"/>
              </wp:wrapPolygon>
            </wp:wrapTight>
            <wp:docPr id="10511727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124450" cy="2881630"/>
                    </a:xfrm>
                    <a:prstGeom prst="rect">
                      <a:avLst/>
                    </a:prstGeom>
                    <a:noFill/>
                    <a:ln>
                      <a:noFill/>
                    </a:ln>
                  </pic:spPr>
                </pic:pic>
              </a:graphicData>
            </a:graphic>
          </wp:anchor>
        </w:drawing>
      </w:r>
    </w:p>
    <w:p w14:paraId="6BBD910C" w14:textId="558790D7" w:rsidR="00C54CBB" w:rsidRPr="00C54CBB" w:rsidRDefault="00C54CBB" w:rsidP="00C54CBB">
      <w:pPr>
        <w:autoSpaceDE w:val="0"/>
        <w:autoSpaceDN w:val="0"/>
        <w:adjustRightInd w:val="0"/>
        <w:spacing w:after="0" w:line="240" w:lineRule="auto"/>
        <w:jc w:val="both"/>
        <w:rPr>
          <w:rFonts w:cstheme="minorHAnsi"/>
        </w:rPr>
      </w:pPr>
    </w:p>
    <w:p w14:paraId="40DD137A" w14:textId="08FAE58E" w:rsidR="00167D86" w:rsidRPr="00176EEE" w:rsidRDefault="00C54CBB" w:rsidP="00176EEE">
      <w:pPr>
        <w:autoSpaceDE w:val="0"/>
        <w:autoSpaceDN w:val="0"/>
        <w:adjustRightInd w:val="0"/>
        <w:spacing w:after="0" w:line="240" w:lineRule="auto"/>
        <w:jc w:val="center"/>
        <w:rPr>
          <w:rFonts w:cstheme="minorHAnsi"/>
        </w:rPr>
      </w:pPr>
      <w:r w:rsidRPr="00176EEE">
        <w:rPr>
          <w:rFonts w:cstheme="minorHAnsi"/>
          <w:b/>
          <w:sz w:val="20"/>
        </w:rPr>
        <w:t>Example</w:t>
      </w:r>
      <w:r w:rsidRPr="00176EEE">
        <w:rPr>
          <w:rFonts w:cstheme="minorHAnsi"/>
          <w:b/>
          <w:spacing w:val="-2"/>
          <w:sz w:val="20"/>
        </w:rPr>
        <w:t xml:space="preserve"> </w:t>
      </w:r>
      <w:r w:rsidRPr="00176EEE">
        <w:rPr>
          <w:rFonts w:cstheme="minorHAnsi"/>
          <w:b/>
          <w:sz w:val="20"/>
        </w:rPr>
        <w:t>of</w:t>
      </w:r>
      <w:r w:rsidRPr="00176EEE">
        <w:rPr>
          <w:rFonts w:cstheme="minorHAnsi"/>
          <w:b/>
          <w:spacing w:val="-2"/>
          <w:sz w:val="20"/>
        </w:rPr>
        <w:t xml:space="preserve"> </w:t>
      </w:r>
      <w:r w:rsidRPr="00176EEE">
        <w:rPr>
          <w:rFonts w:cstheme="minorHAnsi"/>
          <w:b/>
          <w:sz w:val="20"/>
        </w:rPr>
        <w:t>a</w:t>
      </w:r>
      <w:r w:rsidRPr="00176EEE">
        <w:rPr>
          <w:rFonts w:cstheme="minorHAnsi"/>
          <w:b/>
          <w:spacing w:val="-2"/>
          <w:sz w:val="20"/>
        </w:rPr>
        <w:t xml:space="preserve"> </w:t>
      </w:r>
      <w:r w:rsidRPr="00176EEE">
        <w:rPr>
          <w:rFonts w:cstheme="minorHAnsi"/>
          <w:b/>
          <w:sz w:val="20"/>
        </w:rPr>
        <w:t>synoptic</w:t>
      </w:r>
      <w:r w:rsidRPr="00176EEE">
        <w:rPr>
          <w:rFonts w:cstheme="minorHAnsi"/>
          <w:b/>
          <w:spacing w:val="-2"/>
          <w:sz w:val="20"/>
        </w:rPr>
        <w:t xml:space="preserve"> </w:t>
      </w:r>
      <w:r w:rsidRPr="00176EEE">
        <w:rPr>
          <w:rFonts w:cstheme="minorHAnsi"/>
          <w:b/>
          <w:sz w:val="20"/>
        </w:rPr>
        <w:t>view</w:t>
      </w:r>
    </w:p>
    <w:p w14:paraId="7C410BB4" w14:textId="33442A9B" w:rsidR="00167D86" w:rsidRDefault="0037462D" w:rsidP="00167D86">
      <w:pPr>
        <w:autoSpaceDE w:val="0"/>
        <w:autoSpaceDN w:val="0"/>
        <w:adjustRightInd w:val="0"/>
        <w:spacing w:after="0" w:line="240" w:lineRule="auto"/>
        <w:jc w:val="both"/>
        <w:rPr>
          <w:rFonts w:ascii="Arial" w:hAnsi="Arial" w:cs="Arial"/>
        </w:rPr>
      </w:pPr>
      <w:r>
        <w:rPr>
          <w:rFonts w:ascii="Arial" w:hAnsi="Arial" w:cs="Arial"/>
          <w:noProof/>
        </w:rPr>
        <w:drawing>
          <wp:anchor distT="0" distB="0" distL="114300" distR="114300" simplePos="0" relativeHeight="251634176" behindDoc="1" locked="0" layoutInCell="1" allowOverlap="1" wp14:anchorId="333FAABC" wp14:editId="38F17E6C">
            <wp:simplePos x="0" y="0"/>
            <wp:positionH relativeFrom="column">
              <wp:posOffset>457200</wp:posOffset>
            </wp:positionH>
            <wp:positionV relativeFrom="paragraph">
              <wp:posOffset>164465</wp:posOffset>
            </wp:positionV>
            <wp:extent cx="5000625" cy="2811780"/>
            <wp:effectExtent l="0" t="0" r="9525" b="7620"/>
            <wp:wrapTight wrapText="bothSides">
              <wp:wrapPolygon edited="0">
                <wp:start x="0" y="0"/>
                <wp:lineTo x="0" y="21512"/>
                <wp:lineTo x="21559" y="21512"/>
                <wp:lineTo x="21559" y="0"/>
                <wp:lineTo x="0" y="0"/>
              </wp:wrapPolygon>
            </wp:wrapTight>
            <wp:docPr id="1221170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000625" cy="2811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D5AE6D" w14:textId="200D24A9" w:rsidR="00176EEE" w:rsidRPr="00F0038F" w:rsidRDefault="00176EEE" w:rsidP="00167D86">
      <w:pPr>
        <w:autoSpaceDE w:val="0"/>
        <w:autoSpaceDN w:val="0"/>
        <w:adjustRightInd w:val="0"/>
        <w:spacing w:after="0" w:line="240" w:lineRule="auto"/>
        <w:jc w:val="both"/>
        <w:rPr>
          <w:rFonts w:ascii="Arial" w:hAnsi="Arial" w:cs="Arial"/>
        </w:rPr>
      </w:pPr>
    </w:p>
    <w:p w14:paraId="666AF72B" w14:textId="77777777" w:rsidR="00167D86" w:rsidRDefault="00167D86" w:rsidP="00167D86">
      <w:pPr>
        <w:autoSpaceDE w:val="0"/>
        <w:autoSpaceDN w:val="0"/>
        <w:adjustRightInd w:val="0"/>
        <w:spacing w:after="0" w:line="240" w:lineRule="auto"/>
        <w:jc w:val="both"/>
        <w:rPr>
          <w:rFonts w:ascii="Arial" w:hAnsi="Arial" w:cs="Arial"/>
        </w:rPr>
      </w:pPr>
    </w:p>
    <w:p w14:paraId="22F59C6E" w14:textId="77777777" w:rsidR="0037462D" w:rsidRDefault="0037462D" w:rsidP="00167D86">
      <w:pPr>
        <w:autoSpaceDE w:val="0"/>
        <w:autoSpaceDN w:val="0"/>
        <w:adjustRightInd w:val="0"/>
        <w:spacing w:after="0" w:line="240" w:lineRule="auto"/>
        <w:jc w:val="both"/>
        <w:rPr>
          <w:rFonts w:ascii="Arial" w:hAnsi="Arial" w:cs="Arial"/>
        </w:rPr>
      </w:pPr>
    </w:p>
    <w:p w14:paraId="74DD678C" w14:textId="77777777" w:rsidR="0037462D" w:rsidRDefault="0037462D" w:rsidP="00167D86">
      <w:pPr>
        <w:autoSpaceDE w:val="0"/>
        <w:autoSpaceDN w:val="0"/>
        <w:adjustRightInd w:val="0"/>
        <w:spacing w:after="0" w:line="240" w:lineRule="auto"/>
        <w:jc w:val="both"/>
        <w:rPr>
          <w:rFonts w:ascii="Arial" w:hAnsi="Arial" w:cs="Arial"/>
        </w:rPr>
      </w:pPr>
    </w:p>
    <w:p w14:paraId="55D85A2A" w14:textId="77777777" w:rsidR="0037462D" w:rsidRDefault="0037462D" w:rsidP="00167D86">
      <w:pPr>
        <w:autoSpaceDE w:val="0"/>
        <w:autoSpaceDN w:val="0"/>
        <w:adjustRightInd w:val="0"/>
        <w:spacing w:after="0" w:line="240" w:lineRule="auto"/>
        <w:jc w:val="both"/>
        <w:rPr>
          <w:rFonts w:ascii="Arial" w:hAnsi="Arial" w:cs="Arial"/>
        </w:rPr>
      </w:pPr>
    </w:p>
    <w:p w14:paraId="724382F4" w14:textId="77777777" w:rsidR="0037462D" w:rsidRDefault="0037462D" w:rsidP="00167D86">
      <w:pPr>
        <w:autoSpaceDE w:val="0"/>
        <w:autoSpaceDN w:val="0"/>
        <w:adjustRightInd w:val="0"/>
        <w:spacing w:after="0" w:line="240" w:lineRule="auto"/>
        <w:jc w:val="both"/>
        <w:rPr>
          <w:rFonts w:ascii="Arial" w:hAnsi="Arial" w:cs="Arial"/>
        </w:rPr>
      </w:pPr>
    </w:p>
    <w:p w14:paraId="35F46A87" w14:textId="77777777" w:rsidR="0037462D" w:rsidRDefault="0037462D" w:rsidP="00167D86">
      <w:pPr>
        <w:autoSpaceDE w:val="0"/>
        <w:autoSpaceDN w:val="0"/>
        <w:adjustRightInd w:val="0"/>
        <w:spacing w:after="0" w:line="240" w:lineRule="auto"/>
        <w:jc w:val="both"/>
        <w:rPr>
          <w:rFonts w:ascii="Arial" w:hAnsi="Arial" w:cs="Arial"/>
        </w:rPr>
      </w:pPr>
    </w:p>
    <w:p w14:paraId="78831AFC" w14:textId="77777777" w:rsidR="0037462D" w:rsidRDefault="0037462D" w:rsidP="00167D86">
      <w:pPr>
        <w:autoSpaceDE w:val="0"/>
        <w:autoSpaceDN w:val="0"/>
        <w:adjustRightInd w:val="0"/>
        <w:spacing w:after="0" w:line="240" w:lineRule="auto"/>
        <w:jc w:val="both"/>
        <w:rPr>
          <w:rFonts w:ascii="Arial" w:hAnsi="Arial" w:cs="Arial"/>
        </w:rPr>
      </w:pPr>
    </w:p>
    <w:p w14:paraId="52FDF46F" w14:textId="77777777" w:rsidR="0037462D" w:rsidRDefault="0037462D" w:rsidP="00167D86">
      <w:pPr>
        <w:autoSpaceDE w:val="0"/>
        <w:autoSpaceDN w:val="0"/>
        <w:adjustRightInd w:val="0"/>
        <w:spacing w:after="0" w:line="240" w:lineRule="auto"/>
        <w:jc w:val="both"/>
        <w:rPr>
          <w:rFonts w:ascii="Arial" w:hAnsi="Arial" w:cs="Arial"/>
        </w:rPr>
      </w:pPr>
    </w:p>
    <w:p w14:paraId="6B1ECA21" w14:textId="77777777" w:rsidR="0037462D" w:rsidRDefault="0037462D" w:rsidP="00167D86">
      <w:pPr>
        <w:autoSpaceDE w:val="0"/>
        <w:autoSpaceDN w:val="0"/>
        <w:adjustRightInd w:val="0"/>
        <w:spacing w:after="0" w:line="240" w:lineRule="auto"/>
        <w:jc w:val="both"/>
        <w:rPr>
          <w:rFonts w:ascii="Arial" w:hAnsi="Arial" w:cs="Arial"/>
        </w:rPr>
      </w:pPr>
    </w:p>
    <w:p w14:paraId="2917AC47" w14:textId="77777777" w:rsidR="0037462D" w:rsidRDefault="0037462D" w:rsidP="00167D86">
      <w:pPr>
        <w:autoSpaceDE w:val="0"/>
        <w:autoSpaceDN w:val="0"/>
        <w:adjustRightInd w:val="0"/>
        <w:spacing w:after="0" w:line="240" w:lineRule="auto"/>
        <w:jc w:val="both"/>
        <w:rPr>
          <w:rFonts w:ascii="Arial" w:hAnsi="Arial" w:cs="Arial"/>
        </w:rPr>
      </w:pPr>
    </w:p>
    <w:p w14:paraId="78F05DEE" w14:textId="77777777" w:rsidR="0037462D" w:rsidRDefault="0037462D" w:rsidP="00167D86">
      <w:pPr>
        <w:autoSpaceDE w:val="0"/>
        <w:autoSpaceDN w:val="0"/>
        <w:adjustRightInd w:val="0"/>
        <w:spacing w:after="0" w:line="240" w:lineRule="auto"/>
        <w:jc w:val="both"/>
        <w:rPr>
          <w:rFonts w:ascii="Arial" w:hAnsi="Arial" w:cs="Arial"/>
        </w:rPr>
      </w:pPr>
    </w:p>
    <w:p w14:paraId="380A4167" w14:textId="77777777" w:rsidR="0037462D" w:rsidRDefault="0037462D" w:rsidP="00167D86">
      <w:pPr>
        <w:autoSpaceDE w:val="0"/>
        <w:autoSpaceDN w:val="0"/>
        <w:adjustRightInd w:val="0"/>
        <w:spacing w:after="0" w:line="240" w:lineRule="auto"/>
        <w:jc w:val="both"/>
        <w:rPr>
          <w:rFonts w:ascii="Arial" w:hAnsi="Arial" w:cs="Arial"/>
        </w:rPr>
      </w:pPr>
    </w:p>
    <w:p w14:paraId="20CA28DC" w14:textId="77777777" w:rsidR="0037462D" w:rsidRDefault="0037462D" w:rsidP="00167D86">
      <w:pPr>
        <w:autoSpaceDE w:val="0"/>
        <w:autoSpaceDN w:val="0"/>
        <w:adjustRightInd w:val="0"/>
        <w:spacing w:after="0" w:line="240" w:lineRule="auto"/>
        <w:jc w:val="both"/>
        <w:rPr>
          <w:rFonts w:ascii="Arial" w:hAnsi="Arial" w:cs="Arial"/>
        </w:rPr>
      </w:pPr>
    </w:p>
    <w:p w14:paraId="3B961226" w14:textId="77777777" w:rsidR="0037462D" w:rsidRDefault="0037462D" w:rsidP="00167D86">
      <w:pPr>
        <w:autoSpaceDE w:val="0"/>
        <w:autoSpaceDN w:val="0"/>
        <w:adjustRightInd w:val="0"/>
        <w:spacing w:after="0" w:line="240" w:lineRule="auto"/>
        <w:jc w:val="both"/>
        <w:rPr>
          <w:rFonts w:ascii="Arial" w:hAnsi="Arial" w:cs="Arial"/>
        </w:rPr>
      </w:pPr>
    </w:p>
    <w:p w14:paraId="6749592B" w14:textId="77777777" w:rsidR="0037462D" w:rsidRDefault="0037462D" w:rsidP="00167D86">
      <w:pPr>
        <w:autoSpaceDE w:val="0"/>
        <w:autoSpaceDN w:val="0"/>
        <w:adjustRightInd w:val="0"/>
        <w:spacing w:after="0" w:line="240" w:lineRule="auto"/>
        <w:jc w:val="both"/>
        <w:rPr>
          <w:rFonts w:ascii="Arial" w:hAnsi="Arial" w:cs="Arial"/>
        </w:rPr>
      </w:pPr>
    </w:p>
    <w:p w14:paraId="4BC9B966" w14:textId="77777777" w:rsidR="0037462D" w:rsidRDefault="0037462D" w:rsidP="00167D86">
      <w:pPr>
        <w:autoSpaceDE w:val="0"/>
        <w:autoSpaceDN w:val="0"/>
        <w:adjustRightInd w:val="0"/>
        <w:spacing w:after="0" w:line="240" w:lineRule="auto"/>
        <w:jc w:val="both"/>
        <w:rPr>
          <w:rFonts w:ascii="Arial" w:hAnsi="Arial" w:cs="Arial"/>
        </w:rPr>
      </w:pPr>
    </w:p>
    <w:p w14:paraId="13D9DEA7" w14:textId="77777777" w:rsidR="0037462D" w:rsidRDefault="0037462D" w:rsidP="00167D86">
      <w:pPr>
        <w:autoSpaceDE w:val="0"/>
        <w:autoSpaceDN w:val="0"/>
        <w:adjustRightInd w:val="0"/>
        <w:spacing w:after="0" w:line="240" w:lineRule="auto"/>
        <w:jc w:val="both"/>
        <w:rPr>
          <w:rFonts w:ascii="Arial" w:hAnsi="Arial" w:cs="Arial"/>
        </w:rPr>
      </w:pPr>
    </w:p>
    <w:p w14:paraId="74A14F6C" w14:textId="77777777" w:rsidR="0037462D" w:rsidRDefault="0037462D" w:rsidP="00167D86">
      <w:pPr>
        <w:autoSpaceDE w:val="0"/>
        <w:autoSpaceDN w:val="0"/>
        <w:adjustRightInd w:val="0"/>
        <w:spacing w:after="0" w:line="240" w:lineRule="auto"/>
        <w:jc w:val="both"/>
        <w:rPr>
          <w:rFonts w:ascii="Arial" w:hAnsi="Arial" w:cs="Arial"/>
        </w:rPr>
      </w:pPr>
    </w:p>
    <w:p w14:paraId="484E3BC5" w14:textId="77777777" w:rsidR="0037462D" w:rsidRDefault="0037462D" w:rsidP="00167D86">
      <w:pPr>
        <w:autoSpaceDE w:val="0"/>
        <w:autoSpaceDN w:val="0"/>
        <w:adjustRightInd w:val="0"/>
        <w:spacing w:after="0" w:line="240" w:lineRule="auto"/>
        <w:jc w:val="both"/>
        <w:rPr>
          <w:rFonts w:ascii="Arial" w:hAnsi="Arial" w:cs="Arial"/>
        </w:rPr>
      </w:pPr>
    </w:p>
    <w:p w14:paraId="7769E37B" w14:textId="77777777" w:rsidR="0037462D" w:rsidRDefault="0037462D" w:rsidP="00167D86">
      <w:pPr>
        <w:autoSpaceDE w:val="0"/>
        <w:autoSpaceDN w:val="0"/>
        <w:adjustRightInd w:val="0"/>
        <w:spacing w:after="0" w:line="240" w:lineRule="auto"/>
        <w:jc w:val="both"/>
        <w:rPr>
          <w:rFonts w:ascii="Arial" w:hAnsi="Arial" w:cs="Arial"/>
        </w:rPr>
      </w:pPr>
    </w:p>
    <w:p w14:paraId="6C85D942" w14:textId="77777777" w:rsidR="0037462D" w:rsidRPr="00F0038F" w:rsidRDefault="0037462D" w:rsidP="00167D86">
      <w:pPr>
        <w:autoSpaceDE w:val="0"/>
        <w:autoSpaceDN w:val="0"/>
        <w:adjustRightInd w:val="0"/>
        <w:spacing w:after="0" w:line="240" w:lineRule="auto"/>
        <w:jc w:val="both"/>
        <w:rPr>
          <w:rFonts w:ascii="Arial" w:hAnsi="Arial" w:cs="Arial"/>
        </w:rPr>
      </w:pPr>
    </w:p>
    <w:p w14:paraId="4E42870D" w14:textId="302A10EC" w:rsidR="00176EEE" w:rsidRPr="000F4F9F" w:rsidRDefault="00176EEE" w:rsidP="00295105">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86" w:name="_Toc145535669"/>
      <w:r w:rsidRPr="000F4F9F">
        <w:rPr>
          <w:rFonts w:eastAsia="SimSun" w:cstheme="majorHAnsi"/>
          <w:b/>
          <w:bCs/>
          <w:color w:val="323E4F" w:themeColor="text2" w:themeShade="BF"/>
          <w:sz w:val="24"/>
          <w:szCs w:val="24"/>
          <w:lang w:val="en-GB" w:eastAsia="zh-CN"/>
        </w:rPr>
        <w:lastRenderedPageBreak/>
        <w:t>ALARM MANAGEMENT</w:t>
      </w:r>
      <w:bookmarkEnd w:id="186"/>
    </w:p>
    <w:p w14:paraId="72754CC7" w14:textId="77777777" w:rsidR="00176EEE" w:rsidRPr="00176EEE" w:rsidRDefault="00176EEE" w:rsidP="0037462D">
      <w:pPr>
        <w:widowControl w:val="0"/>
        <w:autoSpaceDE w:val="0"/>
        <w:autoSpaceDN w:val="0"/>
        <w:spacing w:before="122" w:after="0" w:line="240" w:lineRule="auto"/>
        <w:ind w:left="360" w:right="707"/>
        <w:jc w:val="both"/>
        <w:rPr>
          <w:rFonts w:eastAsia="Calibri" w:cstheme="minorHAnsi"/>
          <w:lang w:val="en-US"/>
        </w:rPr>
      </w:pPr>
      <w:r w:rsidRPr="00176EEE">
        <w:rPr>
          <w:rFonts w:eastAsia="Calibri" w:cstheme="minorHAnsi"/>
          <w:lang w:val="en-US"/>
        </w:rPr>
        <w:t>The alarm pages display a series of information to identify the nature of the alarm or event, the elements involved</w:t>
      </w:r>
      <w:r w:rsidRPr="00176EEE">
        <w:rPr>
          <w:rFonts w:eastAsia="Calibri" w:cstheme="minorHAnsi"/>
          <w:spacing w:val="1"/>
          <w:lang w:val="en-US"/>
        </w:rPr>
        <w:t xml:space="preserve"> </w:t>
      </w:r>
      <w:r w:rsidRPr="00176EEE">
        <w:rPr>
          <w:rFonts w:eastAsia="Calibri" w:cstheme="minorHAnsi"/>
          <w:lang w:val="en-US"/>
        </w:rPr>
        <w:t>and the</w:t>
      </w:r>
      <w:r w:rsidRPr="00176EEE">
        <w:rPr>
          <w:rFonts w:eastAsia="Calibri" w:cstheme="minorHAnsi"/>
          <w:spacing w:val="-1"/>
          <w:lang w:val="en-US"/>
        </w:rPr>
        <w:t xml:space="preserve"> </w:t>
      </w:r>
      <w:r w:rsidRPr="00176EEE">
        <w:rPr>
          <w:rFonts w:eastAsia="Calibri" w:cstheme="minorHAnsi"/>
          <w:lang w:val="en-US"/>
        </w:rPr>
        <w:t>time.</w:t>
      </w:r>
    </w:p>
    <w:p w14:paraId="190F661B" w14:textId="0C4DC0FE" w:rsidR="00176EEE" w:rsidRPr="00176EEE" w:rsidRDefault="00176EEE" w:rsidP="0037462D">
      <w:pPr>
        <w:widowControl w:val="0"/>
        <w:autoSpaceDE w:val="0"/>
        <w:autoSpaceDN w:val="0"/>
        <w:spacing w:before="119" w:after="0" w:line="240" w:lineRule="auto"/>
        <w:ind w:left="218" w:firstLine="142"/>
        <w:jc w:val="both"/>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2"/>
          <w:lang w:val="en-US"/>
        </w:rPr>
        <w:t xml:space="preserve"> </w:t>
      </w:r>
      <w:r w:rsidRPr="00176EEE">
        <w:rPr>
          <w:rFonts w:eastAsia="Calibri" w:cstheme="minorHAnsi"/>
          <w:lang w:val="en-US"/>
        </w:rPr>
        <w:t>management</w:t>
      </w:r>
      <w:r w:rsidRPr="00176EEE">
        <w:rPr>
          <w:rFonts w:eastAsia="Calibri" w:cstheme="minorHAnsi"/>
          <w:spacing w:val="-3"/>
          <w:lang w:val="en-US"/>
        </w:rPr>
        <w:t xml:space="preserve"> </w:t>
      </w:r>
      <w:r w:rsidRPr="00176EEE">
        <w:rPr>
          <w:rFonts w:eastAsia="Calibri" w:cstheme="minorHAnsi"/>
          <w:lang w:val="en-US"/>
        </w:rPr>
        <w:t>includes</w:t>
      </w:r>
      <w:r w:rsidRPr="00176EEE">
        <w:rPr>
          <w:rFonts w:eastAsia="Calibri" w:cstheme="minorHAnsi"/>
          <w:spacing w:val="-4"/>
          <w:lang w:val="en-US"/>
        </w:rPr>
        <w:t>:</w:t>
      </w:r>
    </w:p>
    <w:p w14:paraId="7ECCDE5D"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r w:rsidRPr="00176EEE">
        <w:rPr>
          <w:rFonts w:eastAsia="Calibri" w:cstheme="minorHAnsi"/>
          <w:spacing w:val="-5"/>
          <w:lang w:val="en-US"/>
        </w:rPr>
        <w:t xml:space="preserve"> </w:t>
      </w:r>
      <w:r w:rsidRPr="00176EEE">
        <w:rPr>
          <w:rFonts w:eastAsia="Calibri" w:cstheme="minorHAnsi"/>
          <w:lang w:val="en-US"/>
        </w:rPr>
        <w:t>name.</w:t>
      </w:r>
    </w:p>
    <w:p w14:paraId="147B9DB5"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4"/>
          <w:lang w:val="en-US"/>
        </w:rPr>
        <w:t xml:space="preserve"> </w:t>
      </w:r>
      <w:r w:rsidRPr="00176EEE">
        <w:rPr>
          <w:rFonts w:eastAsia="Calibri" w:cstheme="minorHAnsi"/>
          <w:lang w:val="en-US"/>
        </w:rPr>
        <w:t>on</w:t>
      </w:r>
      <w:r w:rsidRPr="00176EEE">
        <w:rPr>
          <w:rFonts w:eastAsia="Calibri" w:cstheme="minorHAnsi"/>
          <w:spacing w:val="-2"/>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above-mentioned</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1"/>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activated.</w:t>
      </w:r>
    </w:p>
    <w:p w14:paraId="655DEF69"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2"/>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goes</w:t>
      </w:r>
      <w:r w:rsidRPr="00176EEE">
        <w:rPr>
          <w:rFonts w:eastAsia="Calibri" w:cstheme="minorHAnsi"/>
          <w:spacing w:val="-3"/>
          <w:lang w:val="en-US"/>
        </w:rPr>
        <w:t xml:space="preserve"> </w:t>
      </w:r>
      <w:r w:rsidRPr="00176EEE">
        <w:rPr>
          <w:rFonts w:eastAsia="Calibri" w:cstheme="minorHAnsi"/>
          <w:lang w:val="en-US"/>
        </w:rPr>
        <w:t>off.</w:t>
      </w:r>
    </w:p>
    <w:p w14:paraId="5FB673FF"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date</w:t>
      </w:r>
      <w:r w:rsidRPr="00176EEE">
        <w:rPr>
          <w:rFonts w:eastAsia="Calibri" w:cstheme="minorHAnsi"/>
          <w:spacing w:val="-3"/>
          <w:lang w:val="en-US"/>
        </w:rPr>
        <w:t xml:space="preserve"> </w:t>
      </w:r>
      <w:r w:rsidRPr="00176EEE">
        <w:rPr>
          <w:rFonts w:eastAsia="Calibri" w:cstheme="minorHAnsi"/>
          <w:lang w:val="en-US"/>
        </w:rPr>
        <w:t>on</w:t>
      </w:r>
      <w:r w:rsidRPr="00176EEE">
        <w:rPr>
          <w:rFonts w:eastAsia="Calibri" w:cstheme="minorHAnsi"/>
          <w:spacing w:val="-1"/>
          <w:lang w:val="en-US"/>
        </w:rPr>
        <w:t xml:space="preserve"> </w:t>
      </w:r>
      <w:r w:rsidRPr="00176EEE">
        <w:rPr>
          <w:rFonts w:eastAsia="Calibri" w:cstheme="minorHAnsi"/>
          <w:lang w:val="en-US"/>
        </w:rPr>
        <w:t>which</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758CEA34" w14:textId="77777777" w:rsidR="00176EEE" w:rsidRPr="00176EEE" w:rsidRDefault="00176EEE">
      <w:pPr>
        <w:widowControl w:val="0"/>
        <w:numPr>
          <w:ilvl w:val="4"/>
          <w:numId w:val="35"/>
        </w:numPr>
        <w:tabs>
          <w:tab w:val="left" w:pos="785"/>
        </w:tabs>
        <w:autoSpaceDE w:val="0"/>
        <w:autoSpaceDN w:val="0"/>
        <w:spacing w:before="122"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moment</w:t>
      </w:r>
      <w:r w:rsidRPr="00176EEE">
        <w:rPr>
          <w:rFonts w:eastAsia="Calibri" w:cstheme="minorHAnsi"/>
          <w:spacing w:val="-1"/>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is</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1"/>
          <w:lang w:val="en-US"/>
        </w:rPr>
        <w:t xml:space="preserve"> </w:t>
      </w:r>
      <w:r w:rsidRPr="00176EEE">
        <w:rPr>
          <w:rFonts w:eastAsia="Calibri" w:cstheme="minorHAnsi"/>
          <w:lang w:val="en-US"/>
        </w:rPr>
        <w:t>again.</w:t>
      </w:r>
    </w:p>
    <w:p w14:paraId="3A01D4A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sub-system</w:t>
      </w:r>
      <w:r w:rsidRPr="00176EEE">
        <w:rPr>
          <w:rFonts w:eastAsia="Calibri" w:cstheme="minorHAnsi"/>
          <w:spacing w:val="-5"/>
          <w:lang w:val="en-US"/>
        </w:rPr>
        <w:t xml:space="preserve"> </w:t>
      </w:r>
      <w:r w:rsidRPr="00176EEE">
        <w:rPr>
          <w:rFonts w:eastAsia="Calibri" w:cstheme="minorHAnsi"/>
          <w:lang w:val="en-US"/>
        </w:rPr>
        <w:t>that</w:t>
      </w:r>
      <w:r w:rsidRPr="00176EEE">
        <w:rPr>
          <w:rFonts w:eastAsia="Calibri" w:cstheme="minorHAnsi"/>
          <w:spacing w:val="-4"/>
          <w:lang w:val="en-US"/>
        </w:rPr>
        <w:t xml:space="preserve"> </w:t>
      </w:r>
      <w:r w:rsidRPr="00176EEE">
        <w:rPr>
          <w:rFonts w:eastAsia="Calibri" w:cstheme="minorHAnsi"/>
          <w:lang w:val="en-US"/>
        </w:rPr>
        <w:t>activated</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5"/>
          <w:lang w:val="en-US"/>
        </w:rPr>
        <w:t xml:space="preserve"> </w:t>
      </w:r>
      <w:r w:rsidRPr="00176EEE">
        <w:rPr>
          <w:rFonts w:eastAsia="Calibri" w:cstheme="minorHAnsi"/>
          <w:lang w:val="en-US"/>
        </w:rPr>
        <w:t>alarm.</w:t>
      </w:r>
    </w:p>
    <w:p w14:paraId="73483653" w14:textId="77777777" w:rsidR="00176EEE" w:rsidRPr="00176EEE" w:rsidRDefault="00176EEE">
      <w:pPr>
        <w:widowControl w:val="0"/>
        <w:numPr>
          <w:ilvl w:val="4"/>
          <w:numId w:val="35"/>
        </w:numPr>
        <w:tabs>
          <w:tab w:val="left" w:pos="785"/>
        </w:tabs>
        <w:autoSpaceDE w:val="0"/>
        <w:autoSpaceDN w:val="0"/>
        <w:spacing w:before="11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area</w:t>
      </w:r>
      <w:r w:rsidRPr="00176EEE">
        <w:rPr>
          <w:rFonts w:eastAsia="Calibri" w:cstheme="minorHAnsi"/>
          <w:spacing w:val="-1"/>
          <w:lang w:val="en-US"/>
        </w:rPr>
        <w:t xml:space="preserve"> </w:t>
      </w:r>
      <w:r w:rsidRPr="00176EEE">
        <w:rPr>
          <w:rFonts w:eastAsia="Calibri" w:cstheme="minorHAnsi"/>
          <w:lang w:val="en-US"/>
        </w:rPr>
        <w:t>where</w:t>
      </w:r>
      <w:r w:rsidRPr="00176EEE">
        <w:rPr>
          <w:rFonts w:eastAsia="Calibri" w:cstheme="minorHAnsi"/>
          <w:spacing w:val="-4"/>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r w:rsidRPr="00176EEE">
        <w:rPr>
          <w:rFonts w:eastAsia="Calibri" w:cstheme="minorHAnsi"/>
          <w:spacing w:val="-3"/>
          <w:lang w:val="en-US"/>
        </w:rPr>
        <w:t xml:space="preserve"> </w:t>
      </w:r>
      <w:r w:rsidRPr="00176EEE">
        <w:rPr>
          <w:rFonts w:eastAsia="Calibri" w:cstheme="minorHAnsi"/>
          <w:lang w:val="en-US"/>
        </w:rPr>
        <w:t>was</w:t>
      </w:r>
      <w:r w:rsidRPr="00176EEE">
        <w:rPr>
          <w:rFonts w:eastAsia="Calibri" w:cstheme="minorHAnsi"/>
          <w:spacing w:val="-4"/>
          <w:lang w:val="en-US"/>
        </w:rPr>
        <w:t xml:space="preserve"> </w:t>
      </w:r>
      <w:r w:rsidRPr="00176EEE">
        <w:rPr>
          <w:rFonts w:eastAsia="Calibri" w:cstheme="minorHAnsi"/>
          <w:lang w:val="en-US"/>
        </w:rPr>
        <w:t>triggered.</w:t>
      </w:r>
    </w:p>
    <w:p w14:paraId="4ED9AD8E" w14:textId="7B5A8195" w:rsidR="00176EEE" w:rsidRPr="00176EEE" w:rsidRDefault="00176EEE">
      <w:pPr>
        <w:widowControl w:val="0"/>
        <w:numPr>
          <w:ilvl w:val="4"/>
          <w:numId w:val="35"/>
        </w:numPr>
        <w:tabs>
          <w:tab w:val="left" w:pos="785"/>
        </w:tabs>
        <w:autoSpaceDE w:val="0"/>
        <w:autoSpaceDN w:val="0"/>
        <w:spacing w:before="9"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name</w:t>
      </w:r>
      <w:r w:rsidRPr="00176EEE">
        <w:rPr>
          <w:rFonts w:eastAsia="Calibri" w:cstheme="minorHAnsi"/>
          <w:spacing w:val="-3"/>
          <w:lang w:val="en-US"/>
        </w:rPr>
        <w:t xml:space="preserve"> </w:t>
      </w:r>
      <w:r w:rsidRPr="00176EEE">
        <w:rPr>
          <w:rFonts w:eastAsia="Calibri" w:cstheme="minorHAnsi"/>
          <w:lang w:val="en-US"/>
        </w:rPr>
        <w:t>of</w:t>
      </w:r>
      <w:r w:rsidRPr="00176EEE">
        <w:rPr>
          <w:rFonts w:eastAsia="Calibri" w:cstheme="minorHAnsi"/>
          <w:spacing w:val="-3"/>
          <w:lang w:val="en-US"/>
        </w:rPr>
        <w:t xml:space="preserve"> </w:t>
      </w:r>
      <w:r w:rsidRPr="00176EEE">
        <w:rPr>
          <w:rFonts w:eastAsia="Calibri" w:cstheme="minorHAnsi"/>
          <w:lang w:val="en-US"/>
        </w:rPr>
        <w:t>the</w:t>
      </w:r>
      <w:r w:rsidRPr="00176EEE">
        <w:rPr>
          <w:rFonts w:eastAsia="Calibri" w:cstheme="minorHAnsi"/>
          <w:spacing w:val="-4"/>
          <w:lang w:val="en-US"/>
        </w:rPr>
        <w:t xml:space="preserve"> </w:t>
      </w:r>
      <w:r w:rsidRPr="00176EEE">
        <w:rPr>
          <w:rFonts w:eastAsia="Calibri" w:cstheme="minorHAnsi"/>
          <w:lang w:val="en-US"/>
        </w:rPr>
        <w:t>beacon</w:t>
      </w:r>
      <w:r w:rsidRPr="00176EEE">
        <w:rPr>
          <w:rFonts w:eastAsia="Calibri" w:cstheme="minorHAnsi"/>
          <w:spacing w:val="-1"/>
          <w:lang w:val="en-US"/>
        </w:rPr>
        <w:t xml:space="preserve"> </w:t>
      </w:r>
      <w:r w:rsidRPr="00176EEE">
        <w:rPr>
          <w:rFonts w:eastAsia="Calibri" w:cstheme="minorHAnsi"/>
          <w:lang w:val="en-US"/>
        </w:rPr>
        <w:t>that</w:t>
      </w:r>
      <w:r w:rsidRPr="00176EEE">
        <w:rPr>
          <w:rFonts w:eastAsia="Calibri" w:cstheme="minorHAnsi"/>
          <w:spacing w:val="-1"/>
          <w:lang w:val="en-US"/>
        </w:rPr>
        <w:t xml:space="preserve"> </w:t>
      </w:r>
      <w:r w:rsidRPr="00176EEE">
        <w:rPr>
          <w:rFonts w:eastAsia="Calibri" w:cstheme="minorHAnsi"/>
          <w:lang w:val="en-US"/>
        </w:rPr>
        <w:t>activated</w:t>
      </w:r>
      <w:r w:rsidRPr="00176EEE">
        <w:rPr>
          <w:rFonts w:eastAsia="Calibri" w:cstheme="minorHAnsi"/>
          <w:spacing w:val="-2"/>
          <w:lang w:val="en-US"/>
        </w:rPr>
        <w:t xml:space="preserve"> </w:t>
      </w:r>
      <w:r w:rsidRPr="00176EEE">
        <w:rPr>
          <w:rFonts w:eastAsia="Calibri" w:cstheme="minorHAnsi"/>
          <w:lang w:val="en-US"/>
        </w:rPr>
        <w:t>the</w:t>
      </w:r>
      <w:r w:rsidRPr="00176EEE">
        <w:rPr>
          <w:rFonts w:eastAsia="Calibri" w:cstheme="minorHAnsi"/>
          <w:spacing w:val="-3"/>
          <w:lang w:val="en-US"/>
        </w:rPr>
        <w:t xml:space="preserve"> </w:t>
      </w:r>
      <w:r w:rsidRPr="00176EEE">
        <w:rPr>
          <w:rFonts w:eastAsia="Calibri" w:cstheme="minorHAnsi"/>
          <w:lang w:val="en-US"/>
        </w:rPr>
        <w:t>alarm.</w:t>
      </w:r>
    </w:p>
    <w:p w14:paraId="0FE3FF99" w14:textId="77777777" w:rsidR="00176EEE" w:rsidRPr="00176EEE" w:rsidRDefault="00176EEE">
      <w:pPr>
        <w:widowControl w:val="0"/>
        <w:numPr>
          <w:ilvl w:val="4"/>
          <w:numId w:val="35"/>
        </w:numPr>
        <w:tabs>
          <w:tab w:val="left" w:pos="785"/>
        </w:tabs>
        <w:autoSpaceDE w:val="0"/>
        <w:autoSpaceDN w:val="0"/>
        <w:spacing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state.</w:t>
      </w:r>
    </w:p>
    <w:p w14:paraId="38D15059" w14:textId="77777777" w:rsidR="00176EEE" w:rsidRP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The</w:t>
      </w:r>
      <w:r w:rsidRPr="00176EEE">
        <w:rPr>
          <w:rFonts w:eastAsia="Calibri" w:cstheme="minorHAnsi"/>
          <w:spacing w:val="-7"/>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value.</w:t>
      </w:r>
    </w:p>
    <w:p w14:paraId="51042FE9" w14:textId="77777777" w:rsidR="00176EEE" w:rsidRDefault="00176EEE">
      <w:pPr>
        <w:widowControl w:val="0"/>
        <w:numPr>
          <w:ilvl w:val="4"/>
          <w:numId w:val="35"/>
        </w:numPr>
        <w:tabs>
          <w:tab w:val="left" w:pos="785"/>
        </w:tabs>
        <w:autoSpaceDE w:val="0"/>
        <w:autoSpaceDN w:val="0"/>
        <w:spacing w:before="120" w:after="0" w:line="240" w:lineRule="auto"/>
        <w:rPr>
          <w:rFonts w:eastAsia="Calibri" w:cstheme="minorHAnsi"/>
          <w:lang w:val="en-US"/>
        </w:rPr>
      </w:pPr>
      <w:r w:rsidRPr="00176EEE">
        <w:rPr>
          <w:rFonts w:eastAsia="Calibri" w:cstheme="minorHAnsi"/>
          <w:lang w:val="en-US"/>
        </w:rPr>
        <w:t>A</w:t>
      </w:r>
      <w:r w:rsidRPr="00176EEE">
        <w:rPr>
          <w:rFonts w:eastAsia="Calibri" w:cstheme="minorHAnsi"/>
          <w:spacing w:val="-4"/>
          <w:lang w:val="en-US"/>
        </w:rPr>
        <w:t xml:space="preserve"> </w:t>
      </w:r>
      <w:r w:rsidRPr="00176EEE">
        <w:rPr>
          <w:rFonts w:eastAsia="Calibri" w:cstheme="minorHAnsi"/>
          <w:lang w:val="en-US"/>
        </w:rPr>
        <w:t>complete</w:t>
      </w:r>
      <w:r w:rsidRPr="00176EEE">
        <w:rPr>
          <w:rFonts w:eastAsia="Calibri" w:cstheme="minorHAnsi"/>
          <w:spacing w:val="-4"/>
          <w:lang w:val="en-US"/>
        </w:rPr>
        <w:t xml:space="preserve"> </w:t>
      </w:r>
      <w:r w:rsidRPr="00176EEE">
        <w:rPr>
          <w:rFonts w:eastAsia="Calibri" w:cstheme="minorHAnsi"/>
          <w:lang w:val="en-US"/>
        </w:rPr>
        <w:t>alarm</w:t>
      </w:r>
      <w:r w:rsidRPr="00176EEE">
        <w:rPr>
          <w:rFonts w:eastAsia="Calibri" w:cstheme="minorHAnsi"/>
          <w:spacing w:val="-4"/>
          <w:lang w:val="en-US"/>
        </w:rPr>
        <w:t xml:space="preserve"> </w:t>
      </w:r>
      <w:r w:rsidRPr="00176EEE">
        <w:rPr>
          <w:rFonts w:eastAsia="Calibri" w:cstheme="minorHAnsi"/>
          <w:lang w:val="en-US"/>
        </w:rPr>
        <w:t>description.</w:t>
      </w:r>
    </w:p>
    <w:p w14:paraId="5686B9F9" w14:textId="45C257E4" w:rsidR="00176EEE" w:rsidRPr="00176EEE" w:rsidRDefault="00176EEE" w:rsidP="00176EEE">
      <w:pPr>
        <w:widowControl w:val="0"/>
        <w:tabs>
          <w:tab w:val="left" w:pos="785"/>
        </w:tabs>
        <w:autoSpaceDE w:val="0"/>
        <w:autoSpaceDN w:val="0"/>
        <w:spacing w:before="120" w:after="0" w:line="240" w:lineRule="auto"/>
        <w:ind w:left="500"/>
        <w:rPr>
          <w:rFonts w:eastAsia="Calibri" w:cstheme="minorHAnsi"/>
          <w:lang w:val="en-US"/>
        </w:rPr>
      </w:pPr>
      <w:r>
        <w:rPr>
          <w:rFonts w:eastAsia="Calibri" w:cstheme="minorHAnsi"/>
          <w:lang w:val="en-US"/>
        </w:rPr>
        <w:t>The historic data of each alarm is stored in the SCADA database. This type of fault detected includes:</w:t>
      </w:r>
    </w:p>
    <w:p w14:paraId="58AFA925" w14:textId="77777777" w:rsidR="00176EEE" w:rsidRPr="00176EEE" w:rsidRDefault="00176EEE">
      <w:pPr>
        <w:widowControl w:val="0"/>
        <w:numPr>
          <w:ilvl w:val="5"/>
          <w:numId w:val="35"/>
        </w:numPr>
        <w:tabs>
          <w:tab w:val="left" w:pos="1071"/>
        </w:tabs>
        <w:autoSpaceDE w:val="0"/>
        <w:autoSpaceDN w:val="0"/>
        <w:spacing w:before="2" w:after="0" w:line="240" w:lineRule="auto"/>
        <w:ind w:hanging="287"/>
        <w:rPr>
          <w:rFonts w:eastAsia="Calibri" w:cstheme="minorHAnsi"/>
          <w:lang w:val="en-US"/>
        </w:rPr>
      </w:pPr>
      <w:r w:rsidRPr="00176EEE">
        <w:rPr>
          <w:rFonts w:eastAsia="Calibri" w:cstheme="minorHAnsi"/>
          <w:lang w:val="en-US"/>
        </w:rPr>
        <w:t>Sensors.</w:t>
      </w:r>
    </w:p>
    <w:p w14:paraId="65F8E075" w14:textId="6A740A30" w:rsidR="00176EEE" w:rsidRPr="00176EEE" w:rsidRDefault="00176EEE">
      <w:pPr>
        <w:widowControl w:val="0"/>
        <w:numPr>
          <w:ilvl w:val="5"/>
          <w:numId w:val="35"/>
        </w:numPr>
        <w:tabs>
          <w:tab w:val="left" w:pos="1071"/>
        </w:tabs>
        <w:autoSpaceDE w:val="0"/>
        <w:autoSpaceDN w:val="0"/>
        <w:spacing w:before="118" w:after="0" w:line="240" w:lineRule="auto"/>
        <w:ind w:hanging="287"/>
        <w:rPr>
          <w:rFonts w:eastAsia="Calibri" w:cstheme="minorHAnsi"/>
          <w:lang w:val="en-US"/>
        </w:rPr>
      </w:pPr>
      <w:r>
        <w:rPr>
          <w:rFonts w:eastAsia="Calibri" w:cstheme="minorHAnsi"/>
          <w:lang w:val="en-US"/>
        </w:rPr>
        <w:t>Drive Fault</w:t>
      </w:r>
      <w:r w:rsidRPr="00176EEE">
        <w:rPr>
          <w:rFonts w:eastAsia="Calibri" w:cstheme="minorHAnsi"/>
          <w:lang w:val="en-US"/>
        </w:rPr>
        <w:t>.</w:t>
      </w:r>
    </w:p>
    <w:p w14:paraId="17C7D78D" w14:textId="77777777" w:rsidR="00176EEE" w:rsidRPr="00176EEE" w:rsidRDefault="00176EEE">
      <w:pPr>
        <w:widowControl w:val="0"/>
        <w:numPr>
          <w:ilvl w:val="5"/>
          <w:numId w:val="35"/>
        </w:numPr>
        <w:tabs>
          <w:tab w:val="left" w:pos="1071"/>
        </w:tabs>
        <w:autoSpaceDE w:val="0"/>
        <w:autoSpaceDN w:val="0"/>
        <w:spacing w:before="121" w:after="0" w:line="240" w:lineRule="auto"/>
        <w:ind w:hanging="287"/>
        <w:rPr>
          <w:rFonts w:eastAsia="Calibri" w:cstheme="minorHAnsi"/>
          <w:lang w:val="en-US"/>
        </w:rPr>
      </w:pPr>
      <w:r w:rsidRPr="00176EEE">
        <w:rPr>
          <w:rFonts w:eastAsia="Calibri" w:cstheme="minorHAnsi"/>
          <w:lang w:val="en-US"/>
        </w:rPr>
        <w:t>Lack</w:t>
      </w:r>
      <w:r w:rsidRPr="00176EEE">
        <w:rPr>
          <w:rFonts w:eastAsia="Calibri" w:cstheme="minorHAnsi"/>
          <w:spacing w:val="-2"/>
          <w:lang w:val="en-US"/>
        </w:rPr>
        <w:t xml:space="preserve"> </w:t>
      </w:r>
      <w:r w:rsidRPr="00176EEE">
        <w:rPr>
          <w:rFonts w:eastAsia="Calibri" w:cstheme="minorHAnsi"/>
          <w:lang w:val="en-US"/>
        </w:rPr>
        <w:t>of</w:t>
      </w:r>
      <w:r w:rsidRPr="00176EEE">
        <w:rPr>
          <w:rFonts w:eastAsia="Calibri" w:cstheme="minorHAnsi"/>
          <w:spacing w:val="-4"/>
          <w:lang w:val="en-US"/>
        </w:rPr>
        <w:t xml:space="preserve"> </w:t>
      </w:r>
      <w:r w:rsidRPr="00176EEE">
        <w:rPr>
          <w:rFonts w:eastAsia="Calibri" w:cstheme="minorHAnsi"/>
          <w:lang w:val="en-US"/>
        </w:rPr>
        <w:t>monitored</w:t>
      </w:r>
      <w:r w:rsidRPr="00176EEE">
        <w:rPr>
          <w:rFonts w:eastAsia="Calibri" w:cstheme="minorHAnsi"/>
          <w:spacing w:val="-2"/>
          <w:lang w:val="en-US"/>
        </w:rPr>
        <w:t xml:space="preserve"> </w:t>
      </w:r>
      <w:r w:rsidRPr="00176EEE">
        <w:rPr>
          <w:rFonts w:eastAsia="Calibri" w:cstheme="minorHAnsi"/>
          <w:lang w:val="en-US"/>
        </w:rPr>
        <w:t>equipment.</w:t>
      </w:r>
    </w:p>
    <w:p w14:paraId="68A4F70A" w14:textId="77777777" w:rsidR="00176EEE" w:rsidRPr="00176EEE" w:rsidRDefault="00176EEE">
      <w:pPr>
        <w:widowControl w:val="0"/>
        <w:numPr>
          <w:ilvl w:val="5"/>
          <w:numId w:val="35"/>
        </w:numPr>
        <w:tabs>
          <w:tab w:val="left" w:pos="1071"/>
        </w:tabs>
        <w:autoSpaceDE w:val="0"/>
        <w:autoSpaceDN w:val="0"/>
        <w:spacing w:before="120" w:after="0" w:line="240" w:lineRule="auto"/>
        <w:ind w:hanging="287"/>
        <w:rPr>
          <w:rFonts w:eastAsia="Calibri" w:cstheme="minorHAnsi"/>
          <w:lang w:val="en-US"/>
        </w:rPr>
      </w:pPr>
      <w:r w:rsidRPr="00176EEE">
        <w:rPr>
          <w:rFonts w:eastAsia="Calibri" w:cstheme="minorHAnsi"/>
          <w:lang w:val="en-US"/>
        </w:rPr>
        <w:t>Etc.</w:t>
      </w:r>
    </w:p>
    <w:p w14:paraId="6A80A32E" w14:textId="5EEC8F9D" w:rsidR="00176EEE" w:rsidRPr="00176EEE" w:rsidRDefault="00176EEE" w:rsidP="00176EEE">
      <w:pPr>
        <w:rPr>
          <w:lang w:val="en-GB" w:eastAsia="zh-CN"/>
        </w:rPr>
      </w:pPr>
    </w:p>
    <w:p w14:paraId="30991359" w14:textId="6C06E0D7" w:rsidR="00167D86" w:rsidRPr="00F0038F" w:rsidRDefault="00176EEE" w:rsidP="00176EEE">
      <w:pPr>
        <w:autoSpaceDE w:val="0"/>
        <w:autoSpaceDN w:val="0"/>
        <w:adjustRightInd w:val="0"/>
        <w:spacing w:after="0" w:line="240" w:lineRule="auto"/>
        <w:jc w:val="center"/>
        <w:rPr>
          <w:rFonts w:ascii="Arial" w:hAnsi="Arial" w:cs="Arial"/>
        </w:rPr>
      </w:pPr>
      <w:r w:rsidRPr="00176EEE">
        <w:rPr>
          <w:rFonts w:ascii="Arial" w:hAnsi="Arial" w:cs="Arial"/>
          <w:noProof/>
        </w:rPr>
        <w:drawing>
          <wp:inline distT="0" distB="0" distL="0" distR="0" wp14:anchorId="649E58D3" wp14:editId="4B3B805D">
            <wp:extent cx="5731510" cy="3355340"/>
            <wp:effectExtent l="0" t="0" r="2540" b="0"/>
            <wp:docPr id="1160228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228699" name=""/>
                    <pic:cNvPicPr/>
                  </pic:nvPicPr>
                  <pic:blipFill>
                    <a:blip r:embed="rId109"/>
                    <a:stretch>
                      <a:fillRect/>
                    </a:stretch>
                  </pic:blipFill>
                  <pic:spPr>
                    <a:xfrm>
                      <a:off x="0" y="0"/>
                      <a:ext cx="5731510" cy="3355340"/>
                    </a:xfrm>
                    <a:prstGeom prst="rect">
                      <a:avLst/>
                    </a:prstGeom>
                  </pic:spPr>
                </pic:pic>
              </a:graphicData>
            </a:graphic>
          </wp:inline>
        </w:drawing>
      </w:r>
    </w:p>
    <w:p w14:paraId="7B88184B" w14:textId="02D3EA50" w:rsidR="00167D86" w:rsidRPr="00F0038F" w:rsidRDefault="00176EEE" w:rsidP="00176EEE">
      <w:pPr>
        <w:autoSpaceDE w:val="0"/>
        <w:autoSpaceDN w:val="0"/>
        <w:adjustRightInd w:val="0"/>
        <w:spacing w:after="0" w:line="240" w:lineRule="auto"/>
        <w:jc w:val="center"/>
        <w:rPr>
          <w:rFonts w:ascii="Arial" w:hAnsi="Arial" w:cs="Arial"/>
        </w:rPr>
      </w:pPr>
      <w:r>
        <w:rPr>
          <w:b/>
          <w:sz w:val="20"/>
        </w:rPr>
        <w:t>Sample</w:t>
      </w:r>
      <w:r>
        <w:rPr>
          <w:b/>
          <w:spacing w:val="-2"/>
          <w:sz w:val="20"/>
        </w:rPr>
        <w:t xml:space="preserve"> </w:t>
      </w:r>
      <w:r>
        <w:rPr>
          <w:b/>
          <w:sz w:val="20"/>
        </w:rPr>
        <w:t>Alarm</w:t>
      </w:r>
      <w:r>
        <w:rPr>
          <w:b/>
          <w:spacing w:val="-2"/>
          <w:sz w:val="20"/>
        </w:rPr>
        <w:t xml:space="preserve"> </w:t>
      </w:r>
      <w:r>
        <w:rPr>
          <w:b/>
          <w:sz w:val="20"/>
        </w:rPr>
        <w:t>History</w:t>
      </w:r>
      <w:r>
        <w:rPr>
          <w:b/>
          <w:spacing w:val="-4"/>
          <w:sz w:val="20"/>
        </w:rPr>
        <w:t xml:space="preserve"> </w:t>
      </w:r>
      <w:r>
        <w:rPr>
          <w:b/>
          <w:sz w:val="20"/>
        </w:rPr>
        <w:t>Screen</w:t>
      </w:r>
    </w:p>
    <w:p w14:paraId="2F18E2B8" w14:textId="77777777" w:rsidR="00167D86" w:rsidRPr="00F0038F" w:rsidRDefault="00167D86" w:rsidP="00167D86">
      <w:pPr>
        <w:autoSpaceDE w:val="0"/>
        <w:autoSpaceDN w:val="0"/>
        <w:adjustRightInd w:val="0"/>
        <w:spacing w:after="0" w:line="240" w:lineRule="auto"/>
        <w:jc w:val="both"/>
        <w:rPr>
          <w:rFonts w:ascii="Arial" w:hAnsi="Arial" w:cs="Arial"/>
        </w:rPr>
      </w:pPr>
    </w:p>
    <w:p w14:paraId="6A082D6B" w14:textId="2017A8A1" w:rsidR="00863C3F" w:rsidRPr="0070230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702309">
        <w:rPr>
          <w:rFonts w:ascii="Calibri" w:eastAsia="SimSun" w:hAnsi="Calibri" w:cs="Calibri"/>
          <w:b/>
          <w:bCs/>
          <w:color w:val="323E4F" w:themeColor="text2" w:themeShade="BF"/>
          <w:sz w:val="28"/>
          <w:szCs w:val="28"/>
          <w:lang w:val="en-GB" w:eastAsia="zh-CN"/>
        </w:rPr>
        <w:lastRenderedPageBreak/>
        <w:t xml:space="preserve"> </w:t>
      </w:r>
      <w:bookmarkStart w:id="187" w:name="_Toc145535670"/>
      <w:r w:rsidR="00863C3F" w:rsidRPr="00702309">
        <w:rPr>
          <w:rFonts w:ascii="Calibri" w:eastAsia="SimSun" w:hAnsi="Calibri" w:cs="Calibri"/>
          <w:b/>
          <w:bCs/>
          <w:color w:val="323E4F" w:themeColor="text2" w:themeShade="BF"/>
          <w:sz w:val="28"/>
          <w:szCs w:val="28"/>
          <w:lang w:val="en-GB" w:eastAsia="zh-CN"/>
        </w:rPr>
        <w:t>Key Components Make</w:t>
      </w:r>
      <w:bookmarkEnd w:id="187"/>
      <w:r w:rsidR="00863C3F" w:rsidRPr="00702309">
        <w:rPr>
          <w:rFonts w:ascii="Calibri" w:eastAsia="SimSun" w:hAnsi="Calibri" w:cs="Calibri"/>
          <w:b/>
          <w:bCs/>
          <w:color w:val="323E4F" w:themeColor="text2" w:themeShade="BF"/>
          <w:sz w:val="28"/>
          <w:szCs w:val="28"/>
          <w:lang w:val="en-GB" w:eastAsia="zh-CN"/>
        </w:rPr>
        <w:t xml:space="preserve"> </w:t>
      </w:r>
    </w:p>
    <w:p w14:paraId="1E34DFFE" w14:textId="12CC070C" w:rsidR="00863C3F" w:rsidRPr="00F0038F" w:rsidRDefault="00863C3F" w:rsidP="00863C3F">
      <w:pPr>
        <w:autoSpaceDE w:val="0"/>
        <w:autoSpaceDN w:val="0"/>
        <w:adjustRightInd w:val="0"/>
        <w:spacing w:after="0" w:line="240" w:lineRule="auto"/>
        <w:rPr>
          <w:rFonts w:ascii="Arial" w:eastAsiaTheme="majorEastAsia" w:hAnsi="Arial" w:cs="Arial"/>
          <w:b/>
          <w:bCs/>
          <w:color w:val="FF0000"/>
          <w:sz w:val="24"/>
          <w:szCs w:val="24"/>
        </w:rPr>
      </w:pPr>
    </w:p>
    <w:tbl>
      <w:tblPr>
        <w:tblStyle w:val="GridTable4-Accent6"/>
        <w:tblW w:w="5091" w:type="pct"/>
        <w:tblLook w:val="04A0" w:firstRow="1" w:lastRow="0" w:firstColumn="1" w:lastColumn="0" w:noHBand="0" w:noVBand="1"/>
      </w:tblPr>
      <w:tblGrid>
        <w:gridCol w:w="3914"/>
        <w:gridCol w:w="5266"/>
      </w:tblGrid>
      <w:tr w:rsidR="0039776F" w:rsidRPr="0021175C" w14:paraId="6939328B" w14:textId="77777777" w:rsidTr="00230EAA">
        <w:trPr>
          <w:cnfStyle w:val="100000000000" w:firstRow="1" w:lastRow="0" w:firstColumn="0" w:lastColumn="0" w:oddVBand="0" w:evenVBand="0" w:oddHBand="0"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shd w:val="clear" w:color="auto" w:fill="2F5496" w:themeFill="accent1" w:themeFillShade="BF"/>
            <w:hideMark/>
          </w:tcPr>
          <w:p w14:paraId="39FAE5DD" w14:textId="77777777" w:rsidR="0039776F" w:rsidRPr="0021175C" w:rsidRDefault="0039776F" w:rsidP="00230EAA">
            <w:pPr>
              <w:jc w:val="center"/>
              <w:rPr>
                <w:rFonts w:eastAsia="Times New Roman" w:cstheme="minorHAnsi"/>
                <w:b w:val="0"/>
                <w:bCs w:val="0"/>
                <w:lang w:eastAsia="en-IN"/>
              </w:rPr>
            </w:pPr>
            <w:r w:rsidRPr="0021175C">
              <w:rPr>
                <w:rFonts w:eastAsia="Times New Roman" w:cstheme="minorHAnsi"/>
                <w:lang w:val="en-US" w:eastAsia="en-IN"/>
              </w:rPr>
              <w:t>Items</w:t>
            </w:r>
          </w:p>
        </w:tc>
        <w:tc>
          <w:tcPr>
            <w:tcW w:w="2868" w:type="pct"/>
            <w:shd w:val="clear" w:color="auto" w:fill="2F5496" w:themeFill="accent1" w:themeFillShade="BF"/>
            <w:hideMark/>
          </w:tcPr>
          <w:p w14:paraId="6951265A" w14:textId="77777777" w:rsidR="0039776F" w:rsidRPr="0021175C" w:rsidRDefault="0039776F" w:rsidP="00230EAA">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lang w:eastAsia="en-IN"/>
              </w:rPr>
            </w:pPr>
            <w:r w:rsidRPr="0021175C">
              <w:rPr>
                <w:rFonts w:eastAsia="Times New Roman" w:cstheme="minorHAnsi"/>
                <w:lang w:val="en-US" w:eastAsia="en-IN"/>
              </w:rPr>
              <w:t>Make</w:t>
            </w:r>
          </w:p>
        </w:tc>
      </w:tr>
      <w:tr w:rsidR="0039776F" w:rsidRPr="0021175C" w14:paraId="7A7F9031"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254F54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Belts</w:t>
            </w:r>
          </w:p>
        </w:tc>
        <w:tc>
          <w:tcPr>
            <w:tcW w:w="2868" w:type="pct"/>
            <w:hideMark/>
          </w:tcPr>
          <w:p w14:paraId="2051BAFF"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Forbo/ Derko</w:t>
            </w:r>
          </w:p>
        </w:tc>
      </w:tr>
      <w:tr w:rsidR="0039776F" w:rsidRPr="0021175C" w14:paraId="6F72063F"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ACB938D"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Rollers</w:t>
            </w:r>
          </w:p>
        </w:tc>
        <w:tc>
          <w:tcPr>
            <w:tcW w:w="2868" w:type="pct"/>
            <w:hideMark/>
          </w:tcPr>
          <w:p w14:paraId="3EE8437E"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52C6F15"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66980D"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 xml:space="preserve">Cross Belt Carriers </w:t>
            </w:r>
          </w:p>
        </w:tc>
        <w:tc>
          <w:tcPr>
            <w:tcW w:w="2868" w:type="pct"/>
            <w:hideMark/>
          </w:tcPr>
          <w:p w14:paraId="6EE3D342"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Falcon</w:t>
            </w:r>
          </w:p>
        </w:tc>
      </w:tr>
      <w:tr w:rsidR="0039776F" w:rsidRPr="0021175C" w14:paraId="36E86776"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4AE45E2" w14:textId="4C5CC2DB" w:rsidR="0039776F" w:rsidRPr="0021175C" w:rsidRDefault="001D6092" w:rsidP="00230EAA">
            <w:pPr>
              <w:rPr>
                <w:rFonts w:eastAsia="Times New Roman" w:cstheme="minorHAnsi"/>
                <w:color w:val="000000"/>
                <w:lang w:eastAsia="en-IN"/>
              </w:rPr>
            </w:pPr>
            <w:r>
              <w:rPr>
                <w:rFonts w:eastAsia="Times New Roman" w:cstheme="minorHAnsi"/>
                <w:color w:val="000000"/>
                <w:lang w:val="en-US" w:eastAsia="en-IN"/>
              </w:rPr>
              <w:t>Friction Wheel Drive</w:t>
            </w:r>
          </w:p>
        </w:tc>
        <w:tc>
          <w:tcPr>
            <w:tcW w:w="2868" w:type="pct"/>
            <w:hideMark/>
          </w:tcPr>
          <w:p w14:paraId="2CBBACFE"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Falcon</w:t>
            </w:r>
          </w:p>
        </w:tc>
      </w:tr>
      <w:tr w:rsidR="0039776F" w:rsidRPr="0021175C" w14:paraId="39C285D1"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0CD5F5E2"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Feed Line Motors</w:t>
            </w:r>
          </w:p>
        </w:tc>
        <w:tc>
          <w:tcPr>
            <w:tcW w:w="2868" w:type="pct"/>
            <w:hideMark/>
          </w:tcPr>
          <w:p w14:paraId="074694AE"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Induction Motors – SEW/ Lenze</w:t>
            </w:r>
          </w:p>
        </w:tc>
      </w:tr>
      <w:tr w:rsidR="0039776F" w:rsidRPr="0021175C" w14:paraId="2C0313DC"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76947C03"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Volume Scanners</w:t>
            </w:r>
            <w:r>
              <w:rPr>
                <w:rFonts w:eastAsia="Times New Roman" w:cstheme="minorHAnsi"/>
                <w:color w:val="000000"/>
                <w:lang w:val="en-US" w:eastAsia="en-IN"/>
              </w:rPr>
              <w:t xml:space="preserve"> (VMS 4200)</w:t>
            </w:r>
          </w:p>
        </w:tc>
        <w:tc>
          <w:tcPr>
            <w:tcW w:w="2868" w:type="pct"/>
            <w:hideMark/>
          </w:tcPr>
          <w:p w14:paraId="39667E2B"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eastAsia="en-IN"/>
              </w:rPr>
              <w:t>SICK</w:t>
            </w:r>
          </w:p>
        </w:tc>
      </w:tr>
      <w:tr w:rsidR="0039776F" w:rsidRPr="0021175C" w14:paraId="6DACC964"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0D1DA967"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 xml:space="preserve">Weighing Scales </w:t>
            </w:r>
          </w:p>
        </w:tc>
        <w:tc>
          <w:tcPr>
            <w:tcW w:w="2868" w:type="pct"/>
          </w:tcPr>
          <w:p w14:paraId="45F89D06"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Bizerba/ Mettler Toledo</w:t>
            </w:r>
          </w:p>
        </w:tc>
      </w:tr>
      <w:tr w:rsidR="0039776F" w:rsidRPr="0021175C" w14:paraId="73388194"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18B6F5D8"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Encoders</w:t>
            </w:r>
          </w:p>
        </w:tc>
        <w:tc>
          <w:tcPr>
            <w:tcW w:w="2868" w:type="pct"/>
            <w:hideMark/>
          </w:tcPr>
          <w:p w14:paraId="3E022454"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w:t>
            </w:r>
          </w:p>
        </w:tc>
      </w:tr>
      <w:tr w:rsidR="0039776F" w:rsidRPr="0021175C" w14:paraId="1EAB31C0"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59D00D84"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Sensors</w:t>
            </w:r>
          </w:p>
        </w:tc>
        <w:tc>
          <w:tcPr>
            <w:tcW w:w="2868" w:type="pct"/>
            <w:hideMark/>
          </w:tcPr>
          <w:p w14:paraId="1DA35972"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Sick/Leuze/ P&amp;F</w:t>
            </w:r>
          </w:p>
        </w:tc>
      </w:tr>
      <w:tr w:rsidR="0039776F" w:rsidRPr="0021175C" w14:paraId="5BC9F6C9"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28A0433B"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PLC</w:t>
            </w:r>
          </w:p>
        </w:tc>
        <w:tc>
          <w:tcPr>
            <w:tcW w:w="2868" w:type="pct"/>
            <w:hideMark/>
          </w:tcPr>
          <w:p w14:paraId="273FF5EB"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 Omron</w:t>
            </w:r>
          </w:p>
        </w:tc>
      </w:tr>
      <w:tr w:rsidR="0039776F" w:rsidRPr="0021175C" w14:paraId="52C11C84"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hideMark/>
          </w:tcPr>
          <w:p w14:paraId="6E0D629F" w14:textId="77777777" w:rsidR="0039776F" w:rsidRPr="0021175C" w:rsidRDefault="0039776F" w:rsidP="00230EAA">
            <w:pPr>
              <w:rPr>
                <w:rFonts w:eastAsia="Times New Roman" w:cstheme="minorHAnsi"/>
                <w:color w:val="000000"/>
                <w:lang w:eastAsia="en-IN"/>
              </w:rPr>
            </w:pPr>
            <w:r w:rsidRPr="0021175C">
              <w:rPr>
                <w:rFonts w:eastAsia="Times New Roman" w:cstheme="minorHAnsi"/>
                <w:color w:val="000000"/>
                <w:lang w:val="en-US" w:eastAsia="en-IN"/>
              </w:rPr>
              <w:t>Control Panels</w:t>
            </w:r>
          </w:p>
        </w:tc>
        <w:tc>
          <w:tcPr>
            <w:tcW w:w="2868" w:type="pct"/>
            <w:hideMark/>
          </w:tcPr>
          <w:p w14:paraId="128D534B"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sidRPr="0021175C">
              <w:rPr>
                <w:rFonts w:eastAsia="Times New Roman" w:cstheme="minorHAnsi"/>
                <w:color w:val="000000"/>
                <w:lang w:val="en-US" w:eastAsia="en-IN"/>
              </w:rPr>
              <w:t>Rittal/ BCH</w:t>
            </w:r>
          </w:p>
        </w:tc>
      </w:tr>
      <w:tr w:rsidR="0039776F" w:rsidRPr="0021175C" w14:paraId="5B0A4730"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556FDD9A"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VFDs</w:t>
            </w:r>
          </w:p>
        </w:tc>
        <w:tc>
          <w:tcPr>
            <w:tcW w:w="2868" w:type="pct"/>
          </w:tcPr>
          <w:p w14:paraId="3F953B21"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Siemens/Lenze/ AB/ Omron</w:t>
            </w:r>
          </w:p>
        </w:tc>
      </w:tr>
      <w:tr w:rsidR="0039776F" w:rsidRPr="0021175C" w14:paraId="2841B333"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459F35A"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Cables</w:t>
            </w:r>
          </w:p>
        </w:tc>
        <w:tc>
          <w:tcPr>
            <w:tcW w:w="2868" w:type="pct"/>
          </w:tcPr>
          <w:p w14:paraId="79D98148"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LAPP/ Equivalent</w:t>
            </w:r>
          </w:p>
        </w:tc>
      </w:tr>
      <w:tr w:rsidR="0039776F" w:rsidRPr="0021175C" w14:paraId="22694A54"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7B8471BB"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Switch Gear</w:t>
            </w:r>
          </w:p>
        </w:tc>
        <w:tc>
          <w:tcPr>
            <w:tcW w:w="2868" w:type="pct"/>
          </w:tcPr>
          <w:p w14:paraId="230C1AB5"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Schenider/Equivalent</w:t>
            </w:r>
          </w:p>
        </w:tc>
      </w:tr>
      <w:tr w:rsidR="0039776F" w:rsidRPr="0021175C" w14:paraId="7437FB8A"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3C553150" w14:textId="77777777" w:rsidR="0039776F" w:rsidRPr="0021175C" w:rsidRDefault="0039776F" w:rsidP="00230EAA">
            <w:pPr>
              <w:rPr>
                <w:rFonts w:eastAsia="Times New Roman" w:cstheme="minorHAnsi"/>
                <w:color w:val="000000"/>
                <w:lang w:val="en-US" w:eastAsia="en-IN"/>
              </w:rPr>
            </w:pPr>
            <w:r>
              <w:rPr>
                <w:rFonts w:eastAsia="Times New Roman" w:cstheme="minorHAnsi"/>
                <w:color w:val="000000"/>
                <w:lang w:val="en-US" w:eastAsia="en-IN"/>
              </w:rPr>
              <w:t>Bearings</w:t>
            </w:r>
          </w:p>
        </w:tc>
        <w:tc>
          <w:tcPr>
            <w:tcW w:w="2868" w:type="pct"/>
          </w:tcPr>
          <w:p w14:paraId="2B5197C4"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val="en-US" w:eastAsia="en-IN"/>
              </w:rPr>
            </w:pPr>
            <w:r>
              <w:rPr>
                <w:rFonts w:eastAsia="Times New Roman" w:cstheme="minorHAnsi"/>
                <w:color w:val="000000"/>
                <w:lang w:val="en-US" w:eastAsia="en-IN"/>
              </w:rPr>
              <w:t>NTN/SKF/Equivalent</w:t>
            </w:r>
          </w:p>
        </w:tc>
      </w:tr>
      <w:tr w:rsidR="0039776F" w:rsidRPr="0021175C" w14:paraId="3D87A562" w14:textId="77777777" w:rsidTr="00230EAA">
        <w:trPr>
          <w:trHeight w:val="313"/>
        </w:trPr>
        <w:tc>
          <w:tcPr>
            <w:cnfStyle w:val="001000000000" w:firstRow="0" w:lastRow="0" w:firstColumn="1" w:lastColumn="0" w:oddVBand="0" w:evenVBand="0" w:oddHBand="0" w:evenHBand="0" w:firstRowFirstColumn="0" w:firstRowLastColumn="0" w:lastRowFirstColumn="0" w:lastRowLastColumn="0"/>
            <w:tcW w:w="2132" w:type="pct"/>
          </w:tcPr>
          <w:p w14:paraId="22B9C5F6" w14:textId="77777777" w:rsidR="0039776F" w:rsidRPr="0021175C" w:rsidRDefault="0039776F" w:rsidP="00230EAA">
            <w:pPr>
              <w:rPr>
                <w:rFonts w:eastAsia="Times New Roman" w:cstheme="minorHAnsi"/>
                <w:color w:val="000000"/>
                <w:lang w:val="en-US" w:eastAsia="en-IN"/>
              </w:rPr>
            </w:pPr>
            <w:r w:rsidRPr="0021175C">
              <w:rPr>
                <w:rFonts w:eastAsia="Times New Roman" w:cstheme="minorHAnsi"/>
                <w:color w:val="000000"/>
                <w:lang w:val="en-US" w:eastAsia="en-IN"/>
              </w:rPr>
              <w:t>Power Transmission Systems</w:t>
            </w:r>
          </w:p>
        </w:tc>
        <w:tc>
          <w:tcPr>
            <w:tcW w:w="2868" w:type="pct"/>
          </w:tcPr>
          <w:p w14:paraId="4BEC2657" w14:textId="77777777" w:rsidR="0039776F" w:rsidRPr="0021175C" w:rsidRDefault="0039776F" w:rsidP="00230EAA">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lang w:val="en-US" w:eastAsia="en-IN"/>
              </w:rPr>
            </w:pPr>
            <w:r w:rsidRPr="0021175C">
              <w:rPr>
                <w:rFonts w:eastAsia="Times New Roman" w:cstheme="minorHAnsi"/>
                <w:color w:val="000000"/>
                <w:lang w:val="en-US" w:eastAsia="en-IN"/>
              </w:rPr>
              <w:t>Vahle</w:t>
            </w:r>
          </w:p>
        </w:tc>
      </w:tr>
      <w:tr w:rsidR="0039776F" w:rsidRPr="0021175C" w14:paraId="126C522F" w14:textId="77777777" w:rsidTr="00230EAA">
        <w:trPr>
          <w:cnfStyle w:val="000000100000" w:firstRow="0" w:lastRow="0" w:firstColumn="0" w:lastColumn="0" w:oddVBand="0" w:evenVBand="0" w:oddHBand="1" w:evenHBand="0" w:firstRowFirstColumn="0" w:firstRowLastColumn="0" w:lastRowFirstColumn="0" w:lastRowLastColumn="0"/>
          <w:trHeight w:val="313"/>
        </w:trPr>
        <w:tc>
          <w:tcPr>
            <w:cnfStyle w:val="001000000000" w:firstRow="0" w:lastRow="0" w:firstColumn="1" w:lastColumn="0" w:oddVBand="0" w:evenVBand="0" w:oddHBand="0" w:evenHBand="0" w:firstRowFirstColumn="0" w:firstRowLastColumn="0" w:lastRowFirstColumn="0" w:lastRowLastColumn="0"/>
            <w:tcW w:w="2132" w:type="pct"/>
          </w:tcPr>
          <w:p w14:paraId="17E068E9" w14:textId="77777777" w:rsidR="0039776F" w:rsidRPr="0021175C" w:rsidRDefault="0039776F" w:rsidP="00230EAA">
            <w:pPr>
              <w:rPr>
                <w:rFonts w:eastAsia="Times New Roman" w:cstheme="minorHAnsi"/>
                <w:color w:val="000000"/>
                <w:lang w:eastAsia="en-IN"/>
              </w:rPr>
            </w:pPr>
            <w:r>
              <w:rPr>
                <w:rFonts w:eastAsia="Times New Roman" w:cstheme="minorHAnsi"/>
                <w:color w:val="000000"/>
                <w:lang w:eastAsia="en-IN"/>
              </w:rPr>
              <w:t>HMIs</w:t>
            </w:r>
          </w:p>
        </w:tc>
        <w:tc>
          <w:tcPr>
            <w:tcW w:w="2868" w:type="pct"/>
          </w:tcPr>
          <w:p w14:paraId="172570FD" w14:textId="77777777" w:rsidR="0039776F" w:rsidRPr="0021175C" w:rsidRDefault="0039776F" w:rsidP="00230EAA">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lang w:eastAsia="en-IN"/>
              </w:rPr>
            </w:pPr>
            <w:r>
              <w:rPr>
                <w:rFonts w:eastAsia="Times New Roman" w:cstheme="minorHAnsi"/>
                <w:color w:val="000000"/>
                <w:lang w:eastAsia="en-IN"/>
              </w:rPr>
              <w:t>Siemens</w:t>
            </w:r>
          </w:p>
        </w:tc>
      </w:tr>
    </w:tbl>
    <w:p w14:paraId="1246ADDE" w14:textId="77777777" w:rsidR="005D02AA" w:rsidRPr="00947C0C" w:rsidRDefault="005D02AA" w:rsidP="005D02AA">
      <w:pPr>
        <w:pStyle w:val="Caption"/>
        <w:rPr>
          <w:rFonts w:cstheme="minorHAnsi"/>
        </w:rPr>
      </w:pPr>
      <w:bookmarkStart w:id="188" w:name="_Hlk144021986"/>
      <w:bookmarkStart w:id="189" w:name="_Toc129707673"/>
    </w:p>
    <w:p w14:paraId="3C88D578" w14:textId="77777777" w:rsidR="005D02AA" w:rsidRPr="00947C0C" w:rsidRDefault="005D02AA" w:rsidP="005D02AA">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190" w:name="_Toc122079904"/>
      <w:bookmarkStart w:id="191" w:name="_Hlk144022583"/>
      <w:bookmarkStart w:id="192" w:name="_Toc145535671"/>
      <w:r w:rsidRPr="00947C0C">
        <w:rPr>
          <w:rFonts w:asciiTheme="minorHAnsi" w:eastAsia="SimSun" w:hAnsiTheme="minorHAnsi" w:cstheme="minorHAnsi"/>
          <w:b/>
          <w:bCs/>
          <w:color w:val="323E4F" w:themeColor="text2" w:themeShade="BF"/>
          <w:sz w:val="28"/>
          <w:szCs w:val="28"/>
          <w:lang w:val="en-GB" w:eastAsia="zh-CN"/>
        </w:rPr>
        <w:t>Principle of Safety</w:t>
      </w:r>
      <w:bookmarkEnd w:id="190"/>
      <w:bookmarkEnd w:id="192"/>
    </w:p>
    <w:p w14:paraId="687242CB" w14:textId="77777777" w:rsidR="005D02AA" w:rsidRPr="004D3BFD" w:rsidRDefault="005D02AA" w:rsidP="005D02AA">
      <w:pPr>
        <w:rPr>
          <w:rFonts w:ascii="Arial" w:hAnsi="Arial" w:cs="Arial"/>
          <w:lang w:val="en-GB" w:eastAsia="zh-CN"/>
        </w:rPr>
      </w:pPr>
    </w:p>
    <w:p w14:paraId="02795CA9" w14:textId="77777777" w:rsidR="005D02AA" w:rsidRPr="00DD5930" w:rsidRDefault="005D02AA" w:rsidP="00DD5930">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3" w:name="_Toc145535672"/>
      <w:r w:rsidRPr="00DD5930">
        <w:rPr>
          <w:rFonts w:eastAsia="SimSun" w:cstheme="majorHAnsi"/>
          <w:b/>
          <w:bCs/>
          <w:color w:val="323E4F" w:themeColor="text2" w:themeShade="BF"/>
          <w:sz w:val="24"/>
          <w:szCs w:val="24"/>
          <w:lang w:val="en-GB" w:eastAsia="zh-CN"/>
        </w:rPr>
        <w:t>E-Stops</w:t>
      </w:r>
      <w:bookmarkEnd w:id="193"/>
    </w:p>
    <w:p w14:paraId="04E47CFD" w14:textId="77777777" w:rsidR="005D02AA" w:rsidRPr="004D3BFD" w:rsidRDefault="005D02AA" w:rsidP="005D02AA">
      <w:pPr>
        <w:rPr>
          <w:rFonts w:ascii="Arial" w:hAnsi="Arial" w:cs="Arial"/>
          <w:lang w:val="en-GB" w:eastAsia="zh-CN"/>
        </w:rPr>
      </w:pPr>
      <w:r w:rsidRPr="004D3BFD">
        <w:rPr>
          <w:rFonts w:ascii="Arial" w:hAnsi="Arial" w:cs="Arial"/>
          <w:noProof/>
          <w:lang w:eastAsia="en-IN"/>
        </w:rPr>
        <w:drawing>
          <wp:anchor distT="0" distB="0" distL="114300" distR="114300" simplePos="0" relativeHeight="251689472" behindDoc="0" locked="0" layoutInCell="1" allowOverlap="1" wp14:anchorId="4B322EBA" wp14:editId="2E3A96AF">
            <wp:simplePos x="0" y="0"/>
            <wp:positionH relativeFrom="margin">
              <wp:posOffset>411109</wp:posOffset>
            </wp:positionH>
            <wp:positionV relativeFrom="paragraph">
              <wp:posOffset>11925</wp:posOffset>
            </wp:positionV>
            <wp:extent cx="1350433" cy="1047750"/>
            <wp:effectExtent l="0" t="0" r="2540" b="0"/>
            <wp:wrapNone/>
            <wp:docPr id="57" name="Picture 57" descr="A yellow box with a red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yellow box with a red button&#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1350433" cy="1047750"/>
                    </a:xfrm>
                    <a:prstGeom prst="rect">
                      <a:avLst/>
                    </a:prstGeom>
                  </pic:spPr>
                </pic:pic>
              </a:graphicData>
            </a:graphic>
            <wp14:sizeRelH relativeFrom="margin">
              <wp14:pctWidth>0</wp14:pctWidth>
            </wp14:sizeRelH>
            <wp14:sizeRelV relativeFrom="margin">
              <wp14:pctHeight>0</wp14:pctHeight>
            </wp14:sizeRelV>
          </wp:anchor>
        </w:drawing>
      </w:r>
    </w:p>
    <w:p w14:paraId="4C9BB53A" w14:textId="77777777" w:rsidR="005D02AA" w:rsidRPr="004D3BFD" w:rsidRDefault="005D02AA" w:rsidP="005D02AA">
      <w:pPr>
        <w:rPr>
          <w:rFonts w:ascii="Arial" w:hAnsi="Arial" w:cs="Arial"/>
          <w:lang w:val="en-GB" w:eastAsia="zh-CN"/>
        </w:rPr>
      </w:pPr>
    </w:p>
    <w:p w14:paraId="0C844F33" w14:textId="77777777" w:rsidR="005D02AA" w:rsidRPr="004D3BFD" w:rsidRDefault="005D02AA" w:rsidP="005D02AA">
      <w:pPr>
        <w:rPr>
          <w:rFonts w:ascii="Arial" w:hAnsi="Arial" w:cs="Arial"/>
          <w:lang w:val="en-GB" w:eastAsia="zh-CN"/>
        </w:rPr>
      </w:pPr>
    </w:p>
    <w:p w14:paraId="4ADF199D" w14:textId="77777777" w:rsidR="005D02AA" w:rsidRPr="004D3BFD" w:rsidRDefault="005D02AA" w:rsidP="005D02AA">
      <w:pPr>
        <w:rPr>
          <w:rFonts w:ascii="Arial" w:hAnsi="Arial" w:cs="Arial"/>
          <w:lang w:val="en-GB" w:eastAsia="zh-CN"/>
        </w:rPr>
      </w:pPr>
    </w:p>
    <w:p w14:paraId="6BE67DD0" w14:textId="77777777" w:rsidR="005D02AA" w:rsidRPr="003B570A" w:rsidRDefault="005D02AA" w:rsidP="005D02AA">
      <w:pPr>
        <w:pStyle w:val="ListParagraph"/>
        <w:numPr>
          <w:ilvl w:val="0"/>
          <w:numId w:val="53"/>
        </w:numPr>
        <w:rPr>
          <w:rFonts w:cstheme="minorHAnsi"/>
          <w:lang w:val="en-GB" w:eastAsia="zh-CN"/>
        </w:rPr>
      </w:pPr>
      <w:r w:rsidRPr="003B570A">
        <w:rPr>
          <w:rFonts w:cstheme="minorHAnsi"/>
          <w:noProof/>
          <w:lang w:eastAsia="en-IN"/>
        </w:rPr>
        <w:drawing>
          <wp:anchor distT="0" distB="0" distL="114300" distR="114300" simplePos="0" relativeHeight="251690496" behindDoc="0" locked="0" layoutInCell="1" allowOverlap="1" wp14:anchorId="6D2FBB83" wp14:editId="18B372EC">
            <wp:simplePos x="0" y="0"/>
            <wp:positionH relativeFrom="margin">
              <wp:posOffset>171450</wp:posOffset>
            </wp:positionH>
            <wp:positionV relativeFrom="paragraph">
              <wp:posOffset>290830</wp:posOffset>
            </wp:positionV>
            <wp:extent cx="5160061" cy="1647825"/>
            <wp:effectExtent l="0" t="0" r="2540" b="0"/>
            <wp:wrapNone/>
            <wp:docPr id="16" name="Picture 16" descr="A black background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lack background with text and numbers&#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5160061" cy="1647825"/>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At Every Conveyor Module – Both sides</w:t>
      </w:r>
    </w:p>
    <w:p w14:paraId="04759658" w14:textId="77777777" w:rsidR="005D02AA" w:rsidRPr="004D3BFD" w:rsidRDefault="005D02AA" w:rsidP="005D02AA">
      <w:pPr>
        <w:rPr>
          <w:rFonts w:ascii="Arial" w:hAnsi="Arial" w:cs="Arial"/>
          <w:lang w:val="en-GB" w:eastAsia="zh-CN"/>
        </w:rPr>
      </w:pPr>
    </w:p>
    <w:p w14:paraId="2E155229" w14:textId="77777777" w:rsidR="005D02AA" w:rsidRPr="004D3BFD" w:rsidRDefault="005D02AA" w:rsidP="005D02AA">
      <w:pPr>
        <w:rPr>
          <w:rFonts w:ascii="Arial" w:hAnsi="Arial" w:cs="Arial"/>
          <w:lang w:val="en-GB" w:eastAsia="zh-CN"/>
        </w:rPr>
      </w:pPr>
    </w:p>
    <w:p w14:paraId="02FDBE79" w14:textId="77777777" w:rsidR="005D02AA" w:rsidRPr="004D3BFD" w:rsidRDefault="005D02AA" w:rsidP="005D02AA">
      <w:pPr>
        <w:rPr>
          <w:rFonts w:ascii="Arial" w:hAnsi="Arial" w:cs="Arial"/>
          <w:lang w:val="en-GB" w:eastAsia="zh-CN"/>
        </w:rPr>
      </w:pPr>
    </w:p>
    <w:p w14:paraId="5B80D7AF" w14:textId="77777777" w:rsidR="005D02AA" w:rsidRPr="004D3BFD" w:rsidRDefault="005D02AA" w:rsidP="005D02AA">
      <w:pPr>
        <w:rPr>
          <w:rFonts w:ascii="Arial" w:hAnsi="Arial" w:cs="Arial"/>
          <w:lang w:val="en-GB" w:eastAsia="zh-CN"/>
        </w:rPr>
      </w:pPr>
    </w:p>
    <w:p w14:paraId="78DF4976" w14:textId="77777777" w:rsidR="005D02AA" w:rsidRPr="004D3BFD" w:rsidRDefault="005D02AA" w:rsidP="005D02AA">
      <w:pPr>
        <w:rPr>
          <w:rFonts w:ascii="Arial" w:hAnsi="Arial" w:cs="Arial"/>
          <w:lang w:val="en-GB" w:eastAsia="zh-CN"/>
        </w:rPr>
      </w:pPr>
    </w:p>
    <w:p w14:paraId="2912327F" w14:textId="77777777" w:rsidR="005D02AA" w:rsidRDefault="005D02AA" w:rsidP="005D02AA">
      <w:pPr>
        <w:rPr>
          <w:rFonts w:ascii="Arial" w:hAnsi="Arial" w:cs="Arial"/>
          <w:lang w:val="en-GB" w:eastAsia="zh-CN"/>
        </w:rPr>
      </w:pPr>
    </w:p>
    <w:p w14:paraId="3A280B14" w14:textId="77777777" w:rsidR="005D02AA" w:rsidRDefault="005D02AA" w:rsidP="005D02AA">
      <w:pPr>
        <w:rPr>
          <w:rFonts w:ascii="Arial" w:hAnsi="Arial" w:cs="Arial"/>
          <w:lang w:val="en-GB" w:eastAsia="zh-CN"/>
        </w:rPr>
      </w:pPr>
    </w:p>
    <w:p w14:paraId="16814076" w14:textId="77777777" w:rsidR="00DD5930" w:rsidRPr="004D3BFD" w:rsidRDefault="00DD5930" w:rsidP="005D02AA">
      <w:pPr>
        <w:rPr>
          <w:rFonts w:ascii="Arial" w:hAnsi="Arial" w:cs="Arial"/>
          <w:lang w:val="en-GB" w:eastAsia="zh-CN"/>
        </w:rPr>
      </w:pPr>
    </w:p>
    <w:p w14:paraId="16696172" w14:textId="77777777" w:rsidR="001E034B" w:rsidRPr="003B570A" w:rsidRDefault="001E034B" w:rsidP="001E034B">
      <w:pPr>
        <w:pStyle w:val="ListParagraph"/>
        <w:numPr>
          <w:ilvl w:val="0"/>
          <w:numId w:val="53"/>
        </w:numPr>
        <w:rPr>
          <w:rFonts w:cstheme="minorHAnsi"/>
          <w:lang w:val="en-GB" w:eastAsia="zh-CN"/>
        </w:rPr>
      </w:pPr>
      <w:bookmarkStart w:id="194" w:name="_Toc40053488"/>
      <w:bookmarkStart w:id="195" w:name="_Hlk144815945"/>
      <w:bookmarkEnd w:id="191"/>
      <w:r w:rsidRPr="004D3BFD">
        <w:rPr>
          <w:rFonts w:ascii="Arial" w:hAnsi="Arial" w:cs="Arial"/>
          <w:noProof/>
          <w:lang w:eastAsia="en-IN"/>
        </w:rPr>
        <w:lastRenderedPageBreak/>
        <w:drawing>
          <wp:anchor distT="0" distB="0" distL="114300" distR="114300" simplePos="0" relativeHeight="251701760" behindDoc="0" locked="0" layoutInCell="1" allowOverlap="1" wp14:anchorId="05F6990B" wp14:editId="7435654F">
            <wp:simplePos x="0" y="0"/>
            <wp:positionH relativeFrom="margin">
              <wp:posOffset>1209675</wp:posOffset>
            </wp:positionH>
            <wp:positionV relativeFrom="paragraph">
              <wp:posOffset>285750</wp:posOffset>
            </wp:positionV>
            <wp:extent cx="3406140" cy="1987414"/>
            <wp:effectExtent l="0" t="0" r="3810" b="0"/>
            <wp:wrapNone/>
            <wp:docPr id="12" name="Picture 12" descr="A person standing next to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erson standing next to a machine&#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406140" cy="1987414"/>
                    </a:xfrm>
                    <a:prstGeom prst="rect">
                      <a:avLst/>
                    </a:prstGeom>
                  </pic:spPr>
                </pic:pic>
              </a:graphicData>
            </a:graphic>
            <wp14:sizeRelH relativeFrom="margin">
              <wp14:pctWidth>0</wp14:pctWidth>
            </wp14:sizeRelH>
            <wp14:sizeRelV relativeFrom="margin">
              <wp14:pctHeight>0</wp14:pctHeight>
            </wp14:sizeRelV>
          </wp:anchor>
        </w:drawing>
      </w:r>
      <w:r w:rsidRPr="003B570A">
        <w:rPr>
          <w:rFonts w:cstheme="minorHAnsi"/>
          <w:lang w:val="en-GB" w:eastAsia="zh-CN"/>
        </w:rPr>
        <w:t>VDS Chutes</w:t>
      </w:r>
    </w:p>
    <w:p w14:paraId="63CC013F" w14:textId="77777777" w:rsidR="001E034B" w:rsidRPr="004D3BFD" w:rsidRDefault="001E034B" w:rsidP="001E034B">
      <w:pPr>
        <w:rPr>
          <w:rFonts w:ascii="Arial" w:hAnsi="Arial" w:cs="Arial"/>
          <w:lang w:val="en-GB" w:eastAsia="zh-CN"/>
        </w:rPr>
      </w:pPr>
      <w:r w:rsidRPr="004D3BFD">
        <w:rPr>
          <w:rFonts w:ascii="Arial" w:hAnsi="Arial" w:cs="Arial"/>
          <w:noProof/>
          <w:lang w:eastAsia="en-IN"/>
        </w:rPr>
        <w:t xml:space="preserve">    </w:t>
      </w:r>
    </w:p>
    <w:p w14:paraId="2458AC86" w14:textId="77777777" w:rsidR="001E034B" w:rsidRPr="004D3BFD" w:rsidRDefault="001E034B" w:rsidP="001E034B">
      <w:pPr>
        <w:rPr>
          <w:rFonts w:ascii="Arial" w:hAnsi="Arial" w:cs="Arial"/>
          <w:lang w:val="en-GB" w:eastAsia="zh-CN"/>
        </w:rPr>
      </w:pPr>
    </w:p>
    <w:p w14:paraId="78DF53F6" w14:textId="77777777" w:rsidR="001E034B" w:rsidRPr="004D3BFD" w:rsidRDefault="001E034B" w:rsidP="001E034B">
      <w:pPr>
        <w:rPr>
          <w:rFonts w:ascii="Arial" w:hAnsi="Arial" w:cs="Arial"/>
          <w:lang w:val="en-GB" w:eastAsia="zh-CN"/>
        </w:rPr>
      </w:pPr>
    </w:p>
    <w:p w14:paraId="2AA508EB" w14:textId="77777777" w:rsidR="001E034B" w:rsidRPr="004D3BFD" w:rsidRDefault="001E034B" w:rsidP="001E034B">
      <w:pPr>
        <w:rPr>
          <w:rFonts w:ascii="Arial" w:hAnsi="Arial" w:cs="Arial"/>
          <w:lang w:val="en-GB" w:eastAsia="zh-CN"/>
        </w:rPr>
      </w:pPr>
    </w:p>
    <w:p w14:paraId="1853DF4A" w14:textId="77777777" w:rsidR="001E034B" w:rsidRPr="004D3BFD" w:rsidRDefault="001E034B" w:rsidP="001E034B">
      <w:pPr>
        <w:rPr>
          <w:rFonts w:ascii="Arial" w:hAnsi="Arial" w:cs="Arial"/>
          <w:lang w:val="en-GB" w:eastAsia="zh-CN"/>
        </w:rPr>
      </w:pPr>
    </w:p>
    <w:p w14:paraId="64A9CB09" w14:textId="77777777" w:rsidR="001E034B" w:rsidRPr="004D3BFD" w:rsidRDefault="001E034B" w:rsidP="001E034B">
      <w:pPr>
        <w:rPr>
          <w:rFonts w:ascii="Arial" w:hAnsi="Arial" w:cs="Arial"/>
          <w:lang w:val="en-GB" w:eastAsia="zh-CN"/>
        </w:rPr>
      </w:pPr>
    </w:p>
    <w:p w14:paraId="60DEF81A" w14:textId="77777777" w:rsidR="001E034B" w:rsidRDefault="001E034B" w:rsidP="001E034B">
      <w:pPr>
        <w:rPr>
          <w:rFonts w:ascii="Arial" w:hAnsi="Arial" w:cs="Arial"/>
          <w:lang w:val="en-GB" w:eastAsia="zh-CN"/>
        </w:rPr>
      </w:pPr>
    </w:p>
    <w:p w14:paraId="64E0E37F" w14:textId="77777777" w:rsidR="001E034B" w:rsidRDefault="001E034B" w:rsidP="001E034B">
      <w:pPr>
        <w:rPr>
          <w:rFonts w:ascii="Arial" w:hAnsi="Arial" w:cs="Arial"/>
          <w:lang w:val="en-GB" w:eastAsia="zh-CN"/>
        </w:rPr>
      </w:pPr>
    </w:p>
    <w:p w14:paraId="2284681D" w14:textId="77777777" w:rsidR="001E034B" w:rsidRPr="004D3BFD" w:rsidRDefault="001E034B" w:rsidP="001E034B">
      <w:pPr>
        <w:rPr>
          <w:rFonts w:ascii="Arial" w:hAnsi="Arial" w:cs="Arial"/>
          <w:lang w:val="en-GB" w:eastAsia="zh-CN"/>
        </w:rPr>
      </w:pPr>
    </w:p>
    <w:p w14:paraId="4C9AE65E" w14:textId="77777777" w:rsidR="001E034B" w:rsidRPr="00D17013" w:rsidRDefault="001E034B" w:rsidP="001E034B">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6" w:name="_Toc144753150"/>
      <w:bookmarkStart w:id="197" w:name="_Toc145535673"/>
      <w:r w:rsidRPr="00D17013">
        <w:rPr>
          <w:rFonts w:eastAsia="SimSun" w:cstheme="majorHAnsi"/>
          <w:b/>
          <w:bCs/>
          <w:color w:val="323E4F" w:themeColor="text2" w:themeShade="BF"/>
          <w:sz w:val="24"/>
          <w:szCs w:val="24"/>
          <w:lang w:val="en-GB" w:eastAsia="zh-CN"/>
        </w:rPr>
        <w:t>Pull Cords Switch-</w:t>
      </w:r>
      <w:bookmarkEnd w:id="196"/>
      <w:bookmarkEnd w:id="197"/>
      <w:r w:rsidRPr="00D17013">
        <w:rPr>
          <w:rFonts w:eastAsia="SimSun" w:cstheme="majorHAnsi"/>
          <w:b/>
          <w:bCs/>
          <w:color w:val="323E4F" w:themeColor="text2" w:themeShade="BF"/>
          <w:sz w:val="24"/>
          <w:szCs w:val="24"/>
          <w:lang w:val="en-GB" w:eastAsia="zh-CN"/>
        </w:rPr>
        <w:t xml:space="preserve"> </w:t>
      </w:r>
    </w:p>
    <w:p w14:paraId="6D848913" w14:textId="77777777" w:rsidR="001E034B" w:rsidRPr="00D17013" w:rsidRDefault="001E034B" w:rsidP="001E034B">
      <w:pPr>
        <w:ind w:left="360"/>
        <w:rPr>
          <w:rFonts w:cstheme="minorHAnsi"/>
          <w:lang w:val="en-GB" w:eastAsia="zh-CN"/>
        </w:rPr>
      </w:pPr>
      <w:r w:rsidRPr="004D3BFD">
        <w:rPr>
          <w:rFonts w:ascii="Arial" w:hAnsi="Arial" w:cs="Arial"/>
          <w:noProof/>
          <w:lang w:eastAsia="en-IN"/>
        </w:rPr>
        <w:drawing>
          <wp:anchor distT="0" distB="0" distL="114300" distR="114300" simplePos="0" relativeHeight="251702784" behindDoc="0" locked="0" layoutInCell="1" allowOverlap="1" wp14:anchorId="725589B3" wp14:editId="3F7C8368">
            <wp:simplePos x="0" y="0"/>
            <wp:positionH relativeFrom="margin">
              <wp:posOffset>2813050</wp:posOffset>
            </wp:positionH>
            <wp:positionV relativeFrom="paragraph">
              <wp:posOffset>268605</wp:posOffset>
            </wp:positionV>
            <wp:extent cx="3262630" cy="2133600"/>
            <wp:effectExtent l="0" t="0" r="0" b="0"/>
            <wp:wrapNone/>
            <wp:docPr id="61" name="Picture 61" descr="A black background with text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black background with text and a line&#10;&#10;Description automatically generated with medium confidence"/>
                    <pic:cNvPicPr/>
                  </pic:nvPicPr>
                  <pic:blipFill>
                    <a:blip r:embed="rId113">
                      <a:extLst>
                        <a:ext uri="{28A0092B-C50C-407E-A947-70E740481C1C}">
                          <a14:useLocalDpi xmlns:a14="http://schemas.microsoft.com/office/drawing/2010/main" val="0"/>
                        </a:ext>
                      </a:extLst>
                    </a:blip>
                    <a:stretch>
                      <a:fillRect/>
                    </a:stretch>
                  </pic:blipFill>
                  <pic:spPr>
                    <a:xfrm>
                      <a:off x="0" y="0"/>
                      <a:ext cx="3262630" cy="2133600"/>
                    </a:xfrm>
                    <a:prstGeom prst="rect">
                      <a:avLst/>
                    </a:prstGeom>
                  </pic:spPr>
                </pic:pic>
              </a:graphicData>
            </a:graphic>
            <wp14:sizeRelH relativeFrom="margin">
              <wp14:pctWidth>0</wp14:pctWidth>
            </wp14:sizeRelH>
            <wp14:sizeRelV relativeFrom="margin">
              <wp14:pctHeight>0</wp14:pctHeight>
            </wp14:sizeRelV>
          </wp:anchor>
        </w:drawing>
      </w:r>
      <w:r w:rsidRPr="00D17013">
        <w:rPr>
          <w:rFonts w:cstheme="minorHAnsi"/>
          <w:lang w:val="en-GB" w:eastAsia="zh-CN"/>
        </w:rPr>
        <w:t>Required for Infeed &amp; Takeout Conveyors</w:t>
      </w:r>
    </w:p>
    <w:p w14:paraId="108B9172" w14:textId="77777777" w:rsidR="001E034B" w:rsidRPr="004D3BFD" w:rsidRDefault="001E034B" w:rsidP="001E034B">
      <w:pPr>
        <w:rPr>
          <w:rFonts w:ascii="Arial" w:hAnsi="Arial" w:cs="Arial"/>
          <w:lang w:val="en-GB" w:eastAsia="zh-CN"/>
        </w:rPr>
      </w:pPr>
    </w:p>
    <w:p w14:paraId="5557797C" w14:textId="77777777" w:rsidR="001E034B" w:rsidRPr="004D3BFD" w:rsidRDefault="001E034B" w:rsidP="001E034B">
      <w:pPr>
        <w:rPr>
          <w:rFonts w:ascii="Arial" w:hAnsi="Arial" w:cs="Arial"/>
          <w:lang w:val="en-GB" w:eastAsia="zh-CN"/>
        </w:rPr>
      </w:pPr>
      <w:r w:rsidRPr="004D3BFD">
        <w:rPr>
          <w:rFonts w:ascii="Arial" w:hAnsi="Arial" w:cs="Arial"/>
          <w:noProof/>
          <w:lang w:eastAsia="en-IN"/>
        </w:rPr>
        <w:drawing>
          <wp:anchor distT="0" distB="0" distL="114300" distR="114300" simplePos="0" relativeHeight="251703808" behindDoc="0" locked="0" layoutInCell="1" allowOverlap="1" wp14:anchorId="020AB9C2" wp14:editId="26CA026D">
            <wp:simplePos x="0" y="0"/>
            <wp:positionH relativeFrom="column">
              <wp:posOffset>-357237</wp:posOffset>
            </wp:positionH>
            <wp:positionV relativeFrom="paragraph">
              <wp:posOffset>269875</wp:posOffset>
            </wp:positionV>
            <wp:extent cx="2719437" cy="1162050"/>
            <wp:effectExtent l="0" t="0" r="5080" b="0"/>
            <wp:wrapNone/>
            <wp:docPr id="477" name="Picture 477" descr="A yellow tool with a blue han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Picture 477" descr="A yellow tool with a blue handle&#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2721572" cy="1162962"/>
                    </a:xfrm>
                    <a:prstGeom prst="rect">
                      <a:avLst/>
                    </a:prstGeom>
                  </pic:spPr>
                </pic:pic>
              </a:graphicData>
            </a:graphic>
            <wp14:sizeRelH relativeFrom="margin">
              <wp14:pctWidth>0</wp14:pctWidth>
            </wp14:sizeRelH>
            <wp14:sizeRelV relativeFrom="margin">
              <wp14:pctHeight>0</wp14:pctHeight>
            </wp14:sizeRelV>
          </wp:anchor>
        </w:drawing>
      </w:r>
      <w:r w:rsidRPr="004D3BFD">
        <w:rPr>
          <w:rFonts w:ascii="Arial" w:hAnsi="Arial" w:cs="Arial"/>
          <w:lang w:val="en-GB" w:eastAsia="zh-CN"/>
        </w:rPr>
        <w:t xml:space="preserve"> </w:t>
      </w:r>
    </w:p>
    <w:p w14:paraId="17DC774C" w14:textId="77777777" w:rsidR="001E034B" w:rsidRPr="004D3BFD" w:rsidRDefault="001E034B" w:rsidP="001E034B">
      <w:pPr>
        <w:rPr>
          <w:rFonts w:ascii="Arial" w:hAnsi="Arial" w:cs="Arial"/>
          <w:lang w:val="en-GB" w:eastAsia="zh-CN"/>
        </w:rPr>
      </w:pPr>
    </w:p>
    <w:p w14:paraId="7FD94BA3" w14:textId="77777777" w:rsidR="001E034B" w:rsidRPr="004D3BFD" w:rsidRDefault="001E034B" w:rsidP="001E034B">
      <w:pPr>
        <w:rPr>
          <w:rFonts w:ascii="Arial" w:hAnsi="Arial" w:cs="Arial"/>
          <w:lang w:val="en-GB" w:eastAsia="zh-CN"/>
        </w:rPr>
      </w:pPr>
    </w:p>
    <w:p w14:paraId="4E37B2C9" w14:textId="77777777" w:rsidR="001E034B" w:rsidRPr="004D3BFD" w:rsidRDefault="001E034B" w:rsidP="001E034B">
      <w:pPr>
        <w:rPr>
          <w:rFonts w:ascii="Arial" w:hAnsi="Arial" w:cs="Arial"/>
          <w:lang w:val="en-GB" w:eastAsia="zh-CN"/>
        </w:rPr>
      </w:pPr>
    </w:p>
    <w:p w14:paraId="49D2AB8D" w14:textId="77777777" w:rsidR="001E034B" w:rsidRPr="004D3BFD" w:rsidRDefault="001E034B" w:rsidP="001E034B">
      <w:pPr>
        <w:rPr>
          <w:rFonts w:ascii="Arial" w:hAnsi="Arial" w:cs="Arial"/>
          <w:lang w:val="en-GB" w:eastAsia="zh-CN"/>
        </w:rPr>
      </w:pPr>
    </w:p>
    <w:p w14:paraId="320C1498" w14:textId="77777777" w:rsidR="001E034B" w:rsidRDefault="001E034B" w:rsidP="001E034B">
      <w:pPr>
        <w:rPr>
          <w:rFonts w:cstheme="minorHAnsi"/>
          <w:lang w:val="en-GB" w:eastAsia="zh-CN"/>
        </w:rPr>
      </w:pPr>
    </w:p>
    <w:p w14:paraId="147ED2EE" w14:textId="77777777" w:rsidR="001E034B" w:rsidRDefault="001E034B" w:rsidP="001E034B">
      <w:pPr>
        <w:rPr>
          <w:rFonts w:cstheme="minorHAnsi"/>
          <w:lang w:val="en-GB" w:eastAsia="zh-CN"/>
        </w:rPr>
      </w:pPr>
    </w:p>
    <w:p w14:paraId="606EA16B" w14:textId="77777777" w:rsidR="001E034B" w:rsidRDefault="001E034B" w:rsidP="001E034B">
      <w:pPr>
        <w:rPr>
          <w:rFonts w:cstheme="minorHAnsi"/>
          <w:lang w:val="en-GB" w:eastAsia="zh-CN"/>
        </w:rPr>
      </w:pPr>
    </w:p>
    <w:p w14:paraId="0F335F1D" w14:textId="77777777" w:rsidR="001E034B" w:rsidRDefault="001E034B" w:rsidP="001E034B">
      <w:pPr>
        <w:rPr>
          <w:rFonts w:cstheme="minorHAnsi"/>
          <w:lang w:val="en-GB" w:eastAsia="zh-CN"/>
        </w:rPr>
      </w:pPr>
    </w:p>
    <w:p w14:paraId="40D49BD3" w14:textId="77777777" w:rsidR="001E034B" w:rsidRPr="003B570A" w:rsidRDefault="001E034B" w:rsidP="001E034B">
      <w:pPr>
        <w:rPr>
          <w:rFonts w:cstheme="minorHAnsi"/>
          <w:lang w:val="en-GB" w:eastAsia="zh-CN"/>
        </w:rPr>
      </w:pPr>
      <w:r w:rsidRPr="00935090">
        <w:rPr>
          <w:rFonts w:ascii="Arial" w:hAnsi="Arial" w:cs="Arial"/>
          <w:b/>
          <w:noProof/>
          <w:lang w:val="en-GB" w:eastAsia="zh-CN"/>
        </w:rPr>
        <w:drawing>
          <wp:anchor distT="0" distB="0" distL="114300" distR="114300" simplePos="0" relativeHeight="251704832" behindDoc="1" locked="0" layoutInCell="1" allowOverlap="1" wp14:anchorId="3632301F" wp14:editId="2ECBDAAD">
            <wp:simplePos x="0" y="0"/>
            <wp:positionH relativeFrom="column">
              <wp:posOffset>2639695</wp:posOffset>
            </wp:positionH>
            <wp:positionV relativeFrom="paragraph">
              <wp:posOffset>47625</wp:posOffset>
            </wp:positionV>
            <wp:extent cx="3543293" cy="2238375"/>
            <wp:effectExtent l="0" t="0" r="635" b="0"/>
            <wp:wrapNone/>
            <wp:docPr id="844134634" name="Picture 1" descr="A blue and yellow caged are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34634" name="Picture 1" descr="A blue and yellow caged area&#10;&#10;Description automatically generated with medium confidence"/>
                    <pic:cNvPicPr/>
                  </pic:nvPicPr>
                  <pic:blipFill>
                    <a:blip r:embed="rId115">
                      <a:extLst>
                        <a:ext uri="{28A0092B-C50C-407E-A947-70E740481C1C}">
                          <a14:useLocalDpi xmlns:a14="http://schemas.microsoft.com/office/drawing/2010/main" val="0"/>
                        </a:ext>
                      </a:extLst>
                    </a:blip>
                    <a:stretch>
                      <a:fillRect/>
                    </a:stretch>
                  </pic:blipFill>
                  <pic:spPr>
                    <a:xfrm>
                      <a:off x="0" y="0"/>
                      <a:ext cx="3543293" cy="2238375"/>
                    </a:xfrm>
                    <a:prstGeom prst="rect">
                      <a:avLst/>
                    </a:prstGeom>
                  </pic:spPr>
                </pic:pic>
              </a:graphicData>
            </a:graphic>
            <wp14:sizeRelH relativeFrom="margin">
              <wp14:pctWidth>0</wp14:pctWidth>
            </wp14:sizeRelH>
            <wp14:sizeRelV relativeFrom="margin">
              <wp14:pctHeight>0</wp14:pctHeight>
            </wp14:sizeRelV>
          </wp:anchor>
        </w:drawing>
      </w:r>
    </w:p>
    <w:p w14:paraId="376AC1A6" w14:textId="77777777" w:rsidR="001E034B" w:rsidRPr="00D17013" w:rsidRDefault="001E034B" w:rsidP="001E034B">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198" w:name="_Toc144753151"/>
      <w:bookmarkStart w:id="199" w:name="_Toc145535674"/>
      <w:r w:rsidRPr="00D17013">
        <w:rPr>
          <w:rFonts w:eastAsia="SimSun" w:cstheme="majorHAnsi"/>
          <w:b/>
          <w:bCs/>
          <w:color w:val="323E4F" w:themeColor="text2" w:themeShade="BF"/>
          <w:sz w:val="24"/>
          <w:szCs w:val="24"/>
          <w:lang w:val="en-GB" w:eastAsia="zh-CN"/>
        </w:rPr>
        <w:t>Fencing</w:t>
      </w:r>
      <w:bookmarkEnd w:id="198"/>
      <w:bookmarkEnd w:id="199"/>
    </w:p>
    <w:p w14:paraId="1593C889" w14:textId="77777777" w:rsidR="001E034B" w:rsidRPr="004D3BFD" w:rsidRDefault="001E034B" w:rsidP="001E034B">
      <w:pPr>
        <w:pStyle w:val="ListParagraph"/>
        <w:rPr>
          <w:rFonts w:ascii="Arial" w:hAnsi="Arial" w:cs="Arial"/>
          <w:b/>
          <w:lang w:val="en-GB" w:eastAsia="zh-CN"/>
        </w:rPr>
      </w:pPr>
    </w:p>
    <w:p w14:paraId="6180F154" w14:textId="77777777" w:rsidR="001E034B" w:rsidRPr="003B570A" w:rsidRDefault="001E034B" w:rsidP="001E034B">
      <w:pPr>
        <w:pStyle w:val="ListParagraph"/>
        <w:numPr>
          <w:ilvl w:val="0"/>
          <w:numId w:val="54"/>
        </w:numPr>
        <w:rPr>
          <w:rFonts w:cstheme="minorHAnsi"/>
          <w:lang w:val="en-GB" w:eastAsia="zh-CN"/>
        </w:rPr>
      </w:pPr>
      <w:r w:rsidRPr="003B570A">
        <w:rPr>
          <w:rFonts w:cstheme="minorHAnsi"/>
          <w:lang w:val="en-GB" w:eastAsia="zh-CN"/>
        </w:rPr>
        <w:t>Between Inducts</w:t>
      </w:r>
    </w:p>
    <w:p w14:paraId="2AB7213F" w14:textId="77777777" w:rsidR="001E034B" w:rsidRPr="003B570A" w:rsidRDefault="001E034B" w:rsidP="001E034B">
      <w:pPr>
        <w:pStyle w:val="ListParagraph"/>
        <w:ind w:left="1080"/>
        <w:rPr>
          <w:rFonts w:cstheme="minorHAnsi"/>
          <w:lang w:val="en-GB" w:eastAsia="zh-CN"/>
        </w:rPr>
      </w:pPr>
    </w:p>
    <w:p w14:paraId="4E833FC8" w14:textId="77777777" w:rsidR="001E034B" w:rsidRPr="003B570A" w:rsidRDefault="001E034B" w:rsidP="001E034B">
      <w:pPr>
        <w:pStyle w:val="ListParagraph"/>
        <w:numPr>
          <w:ilvl w:val="0"/>
          <w:numId w:val="54"/>
        </w:numPr>
        <w:rPr>
          <w:rFonts w:cstheme="minorHAnsi"/>
          <w:lang w:val="en-GB" w:eastAsia="zh-CN"/>
        </w:rPr>
      </w:pPr>
      <w:r w:rsidRPr="003B570A">
        <w:rPr>
          <w:rFonts w:cstheme="minorHAnsi"/>
          <w:lang w:val="en-GB" w:eastAsia="zh-CN"/>
        </w:rPr>
        <w:t>Between Inducts and Sorter</w:t>
      </w:r>
    </w:p>
    <w:p w14:paraId="1C32C9F4" w14:textId="77777777" w:rsidR="001E034B" w:rsidRDefault="001E034B" w:rsidP="001E034B">
      <w:pPr>
        <w:ind w:left="720"/>
        <w:rPr>
          <w:rFonts w:ascii="Arial" w:hAnsi="Arial" w:cs="Arial"/>
          <w:lang w:val="en-GB" w:eastAsia="zh-CN"/>
        </w:rPr>
      </w:pPr>
    </w:p>
    <w:p w14:paraId="637A5780" w14:textId="77777777" w:rsidR="001E034B" w:rsidRDefault="001E034B" w:rsidP="001E034B">
      <w:pPr>
        <w:ind w:left="720"/>
        <w:rPr>
          <w:rFonts w:ascii="Arial" w:hAnsi="Arial" w:cs="Arial"/>
          <w:lang w:val="en-GB" w:eastAsia="zh-CN"/>
        </w:rPr>
      </w:pPr>
    </w:p>
    <w:p w14:paraId="677BBCBD" w14:textId="77777777" w:rsidR="001E034B" w:rsidRDefault="001E034B" w:rsidP="001E034B">
      <w:pPr>
        <w:rPr>
          <w:rFonts w:ascii="Arial" w:hAnsi="Arial" w:cs="Arial"/>
          <w:lang w:val="en-GB" w:eastAsia="zh-CN"/>
        </w:rPr>
      </w:pPr>
    </w:p>
    <w:p w14:paraId="11048670" w14:textId="77777777" w:rsidR="001E034B" w:rsidRDefault="001E034B" w:rsidP="001E034B">
      <w:pPr>
        <w:rPr>
          <w:rFonts w:ascii="Arial" w:hAnsi="Arial" w:cs="Arial"/>
          <w:lang w:val="en-GB" w:eastAsia="zh-CN"/>
        </w:rPr>
      </w:pPr>
    </w:p>
    <w:p w14:paraId="75A6401D" w14:textId="77777777" w:rsidR="001E034B" w:rsidRDefault="001E034B" w:rsidP="001E034B">
      <w:pPr>
        <w:rPr>
          <w:rFonts w:ascii="Arial" w:hAnsi="Arial" w:cs="Arial"/>
          <w:lang w:val="en-GB" w:eastAsia="zh-CN"/>
        </w:rPr>
      </w:pPr>
    </w:p>
    <w:p w14:paraId="5B34A13C" w14:textId="77777777" w:rsidR="001E034B" w:rsidRPr="00947C0C" w:rsidRDefault="001E034B" w:rsidP="001E034B">
      <w:pPr>
        <w:pStyle w:val="Heading1"/>
        <w:numPr>
          <w:ilvl w:val="0"/>
          <w:numId w:val="12"/>
        </w:numPr>
        <w:ind w:left="0"/>
        <w:rPr>
          <w:rFonts w:asciiTheme="minorHAnsi" w:eastAsia="SimSun" w:hAnsiTheme="minorHAnsi" w:cstheme="minorHAnsi"/>
          <w:b/>
          <w:bCs/>
          <w:color w:val="323E4F" w:themeColor="text2" w:themeShade="BF"/>
          <w:sz w:val="28"/>
          <w:szCs w:val="28"/>
          <w:lang w:val="en-GB" w:eastAsia="zh-CN"/>
        </w:rPr>
      </w:pPr>
      <w:bookmarkStart w:id="200" w:name="_Toc122079905"/>
      <w:bookmarkStart w:id="201" w:name="_Toc144753152"/>
      <w:bookmarkStart w:id="202" w:name="_Toc67575652"/>
      <w:bookmarkStart w:id="203" w:name="_Toc145535675"/>
      <w:r w:rsidRPr="00947C0C">
        <w:rPr>
          <w:rFonts w:asciiTheme="minorHAnsi" w:eastAsia="SimSun" w:hAnsiTheme="minorHAnsi" w:cstheme="minorHAnsi"/>
          <w:b/>
          <w:bCs/>
          <w:color w:val="323E4F" w:themeColor="text2" w:themeShade="BF"/>
          <w:sz w:val="28"/>
          <w:szCs w:val="28"/>
          <w:lang w:val="en-GB" w:eastAsia="zh-CN"/>
        </w:rPr>
        <w:lastRenderedPageBreak/>
        <w:t>Additional Scope-</w:t>
      </w:r>
      <w:bookmarkEnd w:id="200"/>
      <w:bookmarkEnd w:id="201"/>
      <w:bookmarkEnd w:id="203"/>
      <w:r w:rsidRPr="00947C0C">
        <w:rPr>
          <w:rFonts w:asciiTheme="minorHAnsi" w:eastAsia="SimSun" w:hAnsiTheme="minorHAnsi" w:cstheme="minorHAnsi"/>
          <w:b/>
          <w:bCs/>
          <w:color w:val="323E4F" w:themeColor="text2" w:themeShade="BF"/>
          <w:sz w:val="28"/>
          <w:szCs w:val="28"/>
          <w:lang w:val="en-GB" w:eastAsia="zh-CN"/>
        </w:rPr>
        <w:t xml:space="preserve"> </w:t>
      </w:r>
      <w:bookmarkEnd w:id="202"/>
    </w:p>
    <w:p w14:paraId="0D1A5C35" w14:textId="77777777" w:rsidR="001E034B" w:rsidRPr="002D79F5" w:rsidRDefault="001E034B" w:rsidP="001E034B">
      <w:pPr>
        <w:rPr>
          <w:rFonts w:ascii="Arial" w:hAnsi="Arial" w:cs="Arial"/>
          <w:lang w:val="en-GB" w:eastAsia="zh-CN"/>
        </w:rPr>
      </w:pPr>
    </w:p>
    <w:p w14:paraId="475015D3" w14:textId="77777777" w:rsidR="001E034B" w:rsidRPr="003B570A"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 xml:space="preserve">If </w:t>
      </w:r>
      <w:r w:rsidRPr="003B570A">
        <w:rPr>
          <w:rFonts w:eastAsia="Calibri" w:cstheme="minorHAnsi"/>
          <w:lang w:val="en-US"/>
        </w:rPr>
        <w:t>Safety Barricading at ground to be considered. (Safety fencing &amp; Column Guards). Price</w:t>
      </w:r>
      <w:r>
        <w:rPr>
          <w:rFonts w:eastAsia="Calibri" w:cstheme="minorHAnsi"/>
          <w:lang w:val="en-US"/>
        </w:rPr>
        <w:t>-</w:t>
      </w:r>
      <w:r w:rsidRPr="003B570A">
        <w:rPr>
          <w:rFonts w:eastAsia="Calibri" w:cstheme="minorHAnsi"/>
          <w:lang w:val="en-US"/>
        </w:rPr>
        <w:t xml:space="preserve"> INR 5000.00 per m for fencing and INR 2000.00 for every Skid plate</w:t>
      </w:r>
      <w:r>
        <w:rPr>
          <w:rFonts w:eastAsia="Calibri" w:cstheme="minorHAnsi"/>
          <w:lang w:val="en-US"/>
        </w:rPr>
        <w:t>.</w:t>
      </w:r>
    </w:p>
    <w:p w14:paraId="66621ECF" w14:textId="77777777" w:rsidR="001E034B"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 xml:space="preserve">Estops at CBS Loop </w:t>
      </w:r>
      <w:r>
        <w:rPr>
          <w:rFonts w:eastAsia="Calibri" w:cstheme="minorHAnsi"/>
          <w:lang w:val="en-US"/>
        </w:rPr>
        <w:t>&amp; ICR</w:t>
      </w:r>
    </w:p>
    <w:p w14:paraId="5D44DF43" w14:textId="77777777" w:rsidR="001E034B" w:rsidRPr="003B570A"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Key management System at Inducts with Fortress</w:t>
      </w:r>
    </w:p>
    <w:p w14:paraId="3635F50B" w14:textId="77777777" w:rsidR="001E034B" w:rsidRPr="003B570A"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FRLS Cables- LAPP/ Polycab/ KEI Make</w:t>
      </w:r>
    </w:p>
    <w:p w14:paraId="4F066975" w14:textId="77777777" w:rsidR="001E034B" w:rsidRPr="003B570A"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Power Saving Sensors for Conveyors – Optional</w:t>
      </w:r>
    </w:p>
    <w:p w14:paraId="44088BC4" w14:textId="77777777" w:rsidR="001E034B"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sidRPr="003B570A">
        <w:rPr>
          <w:rFonts w:eastAsia="Calibri" w:cstheme="minorHAnsi"/>
          <w:lang w:val="en-US"/>
        </w:rPr>
        <w:t>Safety PLC – Optional</w:t>
      </w:r>
    </w:p>
    <w:p w14:paraId="16E6A503" w14:textId="77777777" w:rsidR="001E034B"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Net between Chutes.</w:t>
      </w:r>
    </w:p>
    <w:p w14:paraId="29553085" w14:textId="77777777" w:rsidR="001E034B"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Energy Meters</w:t>
      </w:r>
    </w:p>
    <w:p w14:paraId="44331C48" w14:textId="77777777" w:rsidR="001E034B" w:rsidRPr="00F04506" w:rsidRDefault="001E034B" w:rsidP="001E034B">
      <w:pPr>
        <w:widowControl w:val="0"/>
        <w:numPr>
          <w:ilvl w:val="4"/>
          <w:numId w:val="35"/>
        </w:numPr>
        <w:tabs>
          <w:tab w:val="left" w:pos="785"/>
        </w:tabs>
        <w:autoSpaceDE w:val="0"/>
        <w:autoSpaceDN w:val="0"/>
        <w:spacing w:before="120" w:after="0" w:line="240" w:lineRule="auto"/>
        <w:rPr>
          <w:rFonts w:eastAsia="Calibri" w:cstheme="minorHAnsi"/>
          <w:lang w:val="en-US"/>
        </w:rPr>
      </w:pPr>
      <w:r>
        <w:rPr>
          <w:rFonts w:eastAsia="Calibri" w:cstheme="minorHAnsi"/>
          <w:lang w:val="en-US"/>
        </w:rPr>
        <w:t>Safety Gate at ICRs</w:t>
      </w:r>
    </w:p>
    <w:p w14:paraId="77D0D84F" w14:textId="77777777" w:rsidR="001E034B" w:rsidRDefault="001E034B" w:rsidP="001E034B">
      <w:pPr>
        <w:pStyle w:val="Caption"/>
        <w:rPr>
          <w:rFonts w:ascii="Arial" w:hAnsi="Arial" w:cs="Arial"/>
        </w:rPr>
      </w:pPr>
      <w:r w:rsidRPr="00F0038F">
        <w:rPr>
          <w:rFonts w:ascii="Arial" w:hAnsi="Arial" w:cs="Arial"/>
        </w:rPr>
        <w:t xml:space="preserve">        </w:t>
      </w:r>
    </w:p>
    <w:p w14:paraId="22074CF5" w14:textId="77777777" w:rsidR="001E034B" w:rsidRDefault="001E034B" w:rsidP="001E034B"/>
    <w:p w14:paraId="0D200908" w14:textId="77777777" w:rsidR="001E034B" w:rsidRDefault="001E034B" w:rsidP="001E034B"/>
    <w:p w14:paraId="210729F6" w14:textId="77777777" w:rsidR="001E034B" w:rsidRDefault="001E034B" w:rsidP="001E034B"/>
    <w:p w14:paraId="2AE182BB" w14:textId="77777777" w:rsidR="001E034B" w:rsidRDefault="001E034B" w:rsidP="001E034B"/>
    <w:p w14:paraId="28611AE6" w14:textId="77777777" w:rsidR="001E034B" w:rsidRDefault="001E034B" w:rsidP="001E034B"/>
    <w:p w14:paraId="3051B0AA" w14:textId="77777777" w:rsidR="001E034B" w:rsidRDefault="001E034B" w:rsidP="001E034B"/>
    <w:p w14:paraId="48F32BB2" w14:textId="77777777" w:rsidR="001E034B" w:rsidRDefault="001E034B" w:rsidP="001E034B"/>
    <w:p w14:paraId="33E01F83" w14:textId="77777777" w:rsidR="001E034B" w:rsidRDefault="001E034B" w:rsidP="001E034B"/>
    <w:p w14:paraId="3825A1E2" w14:textId="77777777" w:rsidR="001E034B" w:rsidRDefault="001E034B" w:rsidP="001E034B"/>
    <w:p w14:paraId="16C024E9" w14:textId="77777777" w:rsidR="001E034B" w:rsidRDefault="001E034B" w:rsidP="001E034B"/>
    <w:p w14:paraId="6454AEE5" w14:textId="77777777" w:rsidR="001E034B" w:rsidRDefault="001E034B" w:rsidP="001E034B"/>
    <w:p w14:paraId="1FC6867F" w14:textId="77777777" w:rsidR="001E034B" w:rsidRDefault="001E034B" w:rsidP="001E034B"/>
    <w:p w14:paraId="1E2280EB" w14:textId="77777777" w:rsidR="001E034B" w:rsidRDefault="001E034B" w:rsidP="001E034B"/>
    <w:p w14:paraId="2CB8757D" w14:textId="77777777" w:rsidR="001E034B" w:rsidRDefault="001E034B" w:rsidP="001E034B"/>
    <w:p w14:paraId="3B800624" w14:textId="77777777" w:rsidR="001E034B" w:rsidRDefault="001E034B" w:rsidP="001E034B"/>
    <w:p w14:paraId="397862BA" w14:textId="77777777" w:rsidR="001E034B" w:rsidRDefault="001E034B" w:rsidP="001E034B"/>
    <w:p w14:paraId="5A7056A1" w14:textId="77777777" w:rsidR="001E034B" w:rsidRDefault="001E034B" w:rsidP="001E034B"/>
    <w:p w14:paraId="22B84F42" w14:textId="77777777" w:rsidR="001E034B" w:rsidRDefault="001E034B" w:rsidP="001E034B"/>
    <w:p w14:paraId="13C5589E" w14:textId="77777777" w:rsidR="001E034B" w:rsidRPr="00390871" w:rsidRDefault="001E034B" w:rsidP="001E034B"/>
    <w:p w14:paraId="1460A8B3" w14:textId="77777777" w:rsidR="001E034B" w:rsidRPr="00981B89" w:rsidRDefault="001E034B" w:rsidP="001E034B">
      <w:pPr>
        <w:rPr>
          <w:rFonts w:ascii="Arial" w:hAnsi="Arial" w:cs="Arial"/>
          <w:lang w:val="en-GB" w:eastAsia="zh-CN"/>
        </w:rPr>
      </w:pPr>
    </w:p>
    <w:p w14:paraId="54265134" w14:textId="77777777"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B24E33">
        <w:rPr>
          <w:rFonts w:ascii="Calibri" w:eastAsia="SimSun" w:hAnsi="Calibri" w:cs="Calibri"/>
          <w:b/>
          <w:bCs/>
          <w:color w:val="323E4F" w:themeColor="text2" w:themeShade="BF"/>
          <w:sz w:val="28"/>
          <w:szCs w:val="28"/>
          <w:lang w:val="en-GB" w:eastAsia="zh-CN"/>
        </w:rPr>
        <w:lastRenderedPageBreak/>
        <w:t xml:space="preserve"> </w:t>
      </w:r>
      <w:bookmarkStart w:id="204" w:name="_Toc143965012"/>
      <w:bookmarkStart w:id="205" w:name="_Toc145535676"/>
      <w:r w:rsidRPr="00B24E33">
        <w:rPr>
          <w:rFonts w:ascii="Calibri" w:eastAsia="SimSun" w:hAnsi="Calibri" w:cs="Calibri"/>
          <w:b/>
          <w:bCs/>
          <w:color w:val="323E4F" w:themeColor="text2" w:themeShade="BF"/>
          <w:sz w:val="28"/>
          <w:szCs w:val="28"/>
          <w:lang w:val="en-GB" w:eastAsia="zh-CN"/>
        </w:rPr>
        <w:t>Program Organisation</w:t>
      </w:r>
      <w:bookmarkEnd w:id="194"/>
      <w:bookmarkEnd w:id="204"/>
      <w:bookmarkEnd w:id="205"/>
    </w:p>
    <w:p w14:paraId="5D061CBE" w14:textId="77777777" w:rsidR="005D02AA" w:rsidRPr="00F0038F" w:rsidRDefault="005D02AA" w:rsidP="005D02AA">
      <w:pPr>
        <w:rPr>
          <w:rFonts w:ascii="Arial" w:hAnsi="Arial" w:cs="Arial"/>
        </w:rPr>
      </w:pPr>
    </w:p>
    <w:p w14:paraId="4E899198" w14:textId="77777777" w:rsidR="005D02AA" w:rsidRPr="00465034"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06" w:name="_Toc40053489"/>
      <w:bookmarkStart w:id="207" w:name="_Toc143965013"/>
      <w:bookmarkStart w:id="208" w:name="_Toc145535677"/>
      <w:r w:rsidRPr="00465034">
        <w:rPr>
          <w:rFonts w:eastAsia="SimSun" w:cstheme="majorHAnsi"/>
          <w:b/>
          <w:bCs/>
          <w:color w:val="323E4F" w:themeColor="text2" w:themeShade="BF"/>
          <w:sz w:val="24"/>
          <w:szCs w:val="24"/>
          <w:lang w:val="en-GB" w:eastAsia="zh-CN"/>
        </w:rPr>
        <w:t>Program/ Project Schedule</w:t>
      </w:r>
      <w:bookmarkEnd w:id="206"/>
      <w:bookmarkEnd w:id="207"/>
      <w:bookmarkEnd w:id="208"/>
      <w:r w:rsidRPr="00465034">
        <w:rPr>
          <w:rFonts w:eastAsia="SimSun" w:cstheme="majorHAnsi"/>
          <w:b/>
          <w:bCs/>
          <w:color w:val="323E4F" w:themeColor="text2" w:themeShade="BF"/>
          <w:sz w:val="24"/>
          <w:szCs w:val="24"/>
          <w:lang w:val="en-GB" w:eastAsia="zh-CN"/>
        </w:rPr>
        <w:t xml:space="preserve"> </w:t>
      </w:r>
    </w:p>
    <w:p w14:paraId="0EA355A1" w14:textId="77777777" w:rsidR="005D02AA" w:rsidRDefault="005D02AA" w:rsidP="005D02AA">
      <w:pPr>
        <w:rPr>
          <w:lang w:val="en-GB" w:eastAsia="zh-CN"/>
        </w:rPr>
      </w:pPr>
    </w:p>
    <w:tbl>
      <w:tblPr>
        <w:tblStyle w:val="GridTable4-Accent6"/>
        <w:tblW w:w="9045" w:type="dxa"/>
        <w:tblLook w:val="04A0" w:firstRow="1" w:lastRow="0" w:firstColumn="1" w:lastColumn="0" w:noHBand="0" w:noVBand="1"/>
      </w:tblPr>
      <w:tblGrid>
        <w:gridCol w:w="848"/>
        <w:gridCol w:w="4835"/>
        <w:gridCol w:w="3362"/>
      </w:tblGrid>
      <w:tr w:rsidR="005D02AA" w:rsidRPr="00867A97" w14:paraId="16E40A4A" w14:textId="77777777" w:rsidTr="00A1770F">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848" w:type="dxa"/>
            <w:shd w:val="clear" w:color="auto" w:fill="2F5496" w:themeFill="accent1" w:themeFillShade="BF"/>
          </w:tcPr>
          <w:p w14:paraId="2B18BA10" w14:textId="77777777" w:rsidR="005D02AA" w:rsidRPr="00867A97" w:rsidRDefault="005D02AA" w:rsidP="00A1770F">
            <w:pPr>
              <w:rPr>
                <w:rFonts w:cstheme="minorHAnsi"/>
                <w:b w:val="0"/>
                <w:bCs w:val="0"/>
                <w:lang w:val="en-GB" w:eastAsia="zh-CN"/>
              </w:rPr>
            </w:pPr>
            <w:r w:rsidRPr="00867A97">
              <w:rPr>
                <w:rFonts w:cstheme="minorHAnsi"/>
                <w:lang w:val="en-GB" w:eastAsia="zh-CN"/>
              </w:rPr>
              <w:t>S.No.</w:t>
            </w:r>
          </w:p>
        </w:tc>
        <w:tc>
          <w:tcPr>
            <w:tcW w:w="4835" w:type="dxa"/>
            <w:shd w:val="clear" w:color="auto" w:fill="2F5496" w:themeFill="accent1" w:themeFillShade="BF"/>
          </w:tcPr>
          <w:p w14:paraId="6EA6B09B" w14:textId="77777777" w:rsidR="005D02AA" w:rsidRPr="00867A97" w:rsidRDefault="005D02AA" w:rsidP="00A1770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Activity</w:t>
            </w:r>
          </w:p>
        </w:tc>
        <w:tc>
          <w:tcPr>
            <w:tcW w:w="3362" w:type="dxa"/>
            <w:shd w:val="clear" w:color="auto" w:fill="2F5496" w:themeFill="accent1" w:themeFillShade="BF"/>
          </w:tcPr>
          <w:p w14:paraId="0BD21E60" w14:textId="77777777" w:rsidR="005D02AA" w:rsidRPr="00867A97" w:rsidRDefault="005D02AA" w:rsidP="00A1770F">
            <w:pPr>
              <w:jc w:val="center"/>
              <w:cnfStyle w:val="100000000000" w:firstRow="1" w:lastRow="0" w:firstColumn="0" w:lastColumn="0" w:oddVBand="0" w:evenVBand="0" w:oddHBand="0" w:evenHBand="0" w:firstRowFirstColumn="0" w:firstRowLastColumn="0" w:lastRowFirstColumn="0" w:lastRowLastColumn="0"/>
              <w:rPr>
                <w:rFonts w:cstheme="minorHAnsi"/>
                <w:b w:val="0"/>
                <w:bCs w:val="0"/>
                <w:lang w:val="en-GB" w:eastAsia="zh-CN"/>
              </w:rPr>
            </w:pPr>
            <w:r w:rsidRPr="00867A97">
              <w:rPr>
                <w:rFonts w:cstheme="minorHAnsi"/>
                <w:lang w:val="en-GB" w:eastAsia="zh-CN"/>
              </w:rPr>
              <w:t>Timeline</w:t>
            </w:r>
          </w:p>
        </w:tc>
      </w:tr>
      <w:tr w:rsidR="005D02AA" w:rsidRPr="00867A97" w14:paraId="041A04D0"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56B8250" w14:textId="43F0A624" w:rsidR="005D02AA" w:rsidRPr="00867A97" w:rsidRDefault="005D02AA" w:rsidP="00465034">
            <w:pPr>
              <w:jc w:val="center"/>
              <w:rPr>
                <w:rFonts w:cstheme="minorHAnsi"/>
                <w:lang w:val="en-GB" w:eastAsia="zh-CN"/>
              </w:rPr>
            </w:pPr>
            <w:r w:rsidRPr="00867A97">
              <w:rPr>
                <w:rFonts w:cstheme="minorHAnsi"/>
                <w:lang w:val="en-GB" w:eastAsia="zh-CN"/>
              </w:rPr>
              <w:t>1</w:t>
            </w:r>
          </w:p>
        </w:tc>
        <w:tc>
          <w:tcPr>
            <w:tcW w:w="4835" w:type="dxa"/>
          </w:tcPr>
          <w:p w14:paraId="48731133"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Receipt of PO</w:t>
            </w:r>
          </w:p>
        </w:tc>
        <w:tc>
          <w:tcPr>
            <w:tcW w:w="3362" w:type="dxa"/>
          </w:tcPr>
          <w:p w14:paraId="0167BF14" w14:textId="77777777"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0</w:t>
            </w:r>
          </w:p>
        </w:tc>
      </w:tr>
      <w:tr w:rsidR="005D02AA" w:rsidRPr="00867A97" w14:paraId="1D793CDA"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753748EC" w14:textId="29EB6F42" w:rsidR="005D02AA" w:rsidRPr="00867A97" w:rsidRDefault="00465034" w:rsidP="00465034">
            <w:pPr>
              <w:jc w:val="center"/>
              <w:rPr>
                <w:rFonts w:cstheme="minorHAnsi"/>
                <w:lang w:val="en-GB" w:eastAsia="zh-CN"/>
              </w:rPr>
            </w:pPr>
            <w:r>
              <w:rPr>
                <w:rFonts w:cstheme="minorHAnsi"/>
                <w:lang w:val="en-GB" w:eastAsia="zh-CN"/>
              </w:rPr>
              <w:t>2</w:t>
            </w:r>
          </w:p>
        </w:tc>
        <w:tc>
          <w:tcPr>
            <w:tcW w:w="4835" w:type="dxa"/>
          </w:tcPr>
          <w:p w14:paraId="64F57542"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Project Kick off</w:t>
            </w:r>
          </w:p>
        </w:tc>
        <w:tc>
          <w:tcPr>
            <w:tcW w:w="3362" w:type="dxa"/>
          </w:tcPr>
          <w:p w14:paraId="37A058BE" w14:textId="77777777"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1</w:t>
            </w:r>
          </w:p>
        </w:tc>
      </w:tr>
      <w:tr w:rsidR="005D02AA" w:rsidRPr="00867A97" w14:paraId="281C0620"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F204A24" w14:textId="48180F9C" w:rsidR="005D02AA" w:rsidRPr="00867A97" w:rsidRDefault="005D02AA" w:rsidP="00465034">
            <w:pPr>
              <w:jc w:val="center"/>
              <w:rPr>
                <w:rFonts w:cstheme="minorHAnsi"/>
                <w:lang w:val="en-GB" w:eastAsia="zh-CN"/>
              </w:rPr>
            </w:pPr>
            <w:r w:rsidRPr="00867A97">
              <w:rPr>
                <w:rFonts w:cstheme="minorHAnsi"/>
                <w:lang w:val="en-GB" w:eastAsia="zh-CN"/>
              </w:rPr>
              <w:t>3</w:t>
            </w:r>
          </w:p>
        </w:tc>
        <w:tc>
          <w:tcPr>
            <w:tcW w:w="4835" w:type="dxa"/>
          </w:tcPr>
          <w:p w14:paraId="24C923D7"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DAP Submission</w:t>
            </w:r>
          </w:p>
        </w:tc>
        <w:tc>
          <w:tcPr>
            <w:tcW w:w="3362" w:type="dxa"/>
          </w:tcPr>
          <w:p w14:paraId="5370C400" w14:textId="2B2A0FF4"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sidR="00465034">
              <w:rPr>
                <w:rFonts w:cstheme="minorHAnsi"/>
                <w:lang w:val="en-GB" w:eastAsia="zh-CN"/>
              </w:rPr>
              <w:t>5</w:t>
            </w:r>
          </w:p>
        </w:tc>
      </w:tr>
      <w:tr w:rsidR="005D02AA" w:rsidRPr="00867A97" w14:paraId="4C767538"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5623B019" w14:textId="5E1BBC28" w:rsidR="005D02AA" w:rsidRPr="00867A97" w:rsidRDefault="005D02AA" w:rsidP="00465034">
            <w:pPr>
              <w:jc w:val="center"/>
              <w:rPr>
                <w:rFonts w:cstheme="minorHAnsi"/>
                <w:lang w:val="en-GB" w:eastAsia="zh-CN"/>
              </w:rPr>
            </w:pPr>
            <w:r w:rsidRPr="00867A97">
              <w:rPr>
                <w:rFonts w:cstheme="minorHAnsi"/>
                <w:lang w:val="en-GB" w:eastAsia="zh-CN"/>
              </w:rPr>
              <w:t>4</w:t>
            </w:r>
          </w:p>
        </w:tc>
        <w:tc>
          <w:tcPr>
            <w:tcW w:w="4835" w:type="dxa"/>
          </w:tcPr>
          <w:p w14:paraId="32278AF2"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DAP Approval</w:t>
            </w:r>
          </w:p>
        </w:tc>
        <w:tc>
          <w:tcPr>
            <w:tcW w:w="3362" w:type="dxa"/>
          </w:tcPr>
          <w:p w14:paraId="320A33EA" w14:textId="70837069"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sidR="00465034">
              <w:rPr>
                <w:rFonts w:cstheme="minorHAnsi"/>
                <w:lang w:val="en-GB" w:eastAsia="zh-CN"/>
              </w:rPr>
              <w:t>7</w:t>
            </w:r>
          </w:p>
        </w:tc>
      </w:tr>
      <w:tr w:rsidR="005D02AA" w:rsidRPr="00867A97" w14:paraId="5EC12B34"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777BBDAE" w14:textId="4FDA4F40" w:rsidR="005D02AA" w:rsidRPr="00867A97" w:rsidRDefault="005D02AA" w:rsidP="00465034">
            <w:pPr>
              <w:jc w:val="center"/>
              <w:rPr>
                <w:rFonts w:cstheme="minorHAnsi"/>
                <w:lang w:val="en-GB" w:eastAsia="zh-CN"/>
              </w:rPr>
            </w:pPr>
            <w:r w:rsidRPr="00867A97">
              <w:rPr>
                <w:rFonts w:cstheme="minorHAnsi"/>
                <w:lang w:val="en-GB" w:eastAsia="zh-CN"/>
              </w:rPr>
              <w:t>5</w:t>
            </w:r>
          </w:p>
        </w:tc>
        <w:tc>
          <w:tcPr>
            <w:tcW w:w="4835" w:type="dxa"/>
          </w:tcPr>
          <w:p w14:paraId="6128C255"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 xml:space="preserve">Detailed Designing </w:t>
            </w:r>
          </w:p>
        </w:tc>
        <w:tc>
          <w:tcPr>
            <w:tcW w:w="3362" w:type="dxa"/>
          </w:tcPr>
          <w:p w14:paraId="73B4161C" w14:textId="260E09D8"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Week 1</w:t>
            </w:r>
            <w:r w:rsidR="00465034">
              <w:rPr>
                <w:rFonts w:cstheme="minorHAnsi"/>
                <w:lang w:val="en-GB" w:eastAsia="zh-CN"/>
              </w:rPr>
              <w:t>1</w:t>
            </w:r>
          </w:p>
        </w:tc>
      </w:tr>
      <w:tr w:rsidR="005D02AA" w:rsidRPr="00867A97" w14:paraId="2FC20105"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33A34D9F" w14:textId="051F2990" w:rsidR="005D02AA" w:rsidRPr="00867A97" w:rsidRDefault="005D02AA" w:rsidP="00465034">
            <w:pPr>
              <w:jc w:val="center"/>
              <w:rPr>
                <w:rFonts w:cstheme="minorHAnsi"/>
                <w:lang w:val="en-GB" w:eastAsia="zh-CN"/>
              </w:rPr>
            </w:pPr>
            <w:r w:rsidRPr="00867A97">
              <w:rPr>
                <w:rFonts w:cstheme="minorHAnsi"/>
                <w:lang w:val="en-GB" w:eastAsia="zh-CN"/>
              </w:rPr>
              <w:t>6</w:t>
            </w:r>
          </w:p>
        </w:tc>
        <w:tc>
          <w:tcPr>
            <w:tcW w:w="4835" w:type="dxa"/>
          </w:tcPr>
          <w:p w14:paraId="1AE59D89" w14:textId="77777777"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 xml:space="preserve">Manufacturing &amp; Procurement </w:t>
            </w:r>
          </w:p>
        </w:tc>
        <w:tc>
          <w:tcPr>
            <w:tcW w:w="3362" w:type="dxa"/>
          </w:tcPr>
          <w:p w14:paraId="75D96343" w14:textId="1DAE4D39"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sidR="00465034">
              <w:rPr>
                <w:rFonts w:cstheme="minorHAnsi"/>
                <w:lang w:val="en-GB" w:eastAsia="zh-CN"/>
              </w:rPr>
              <w:t>19</w:t>
            </w:r>
          </w:p>
        </w:tc>
      </w:tr>
      <w:tr w:rsidR="005D02AA" w:rsidRPr="00867A97" w14:paraId="7CD09A98" w14:textId="77777777" w:rsidTr="00A1770F">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848" w:type="dxa"/>
          </w:tcPr>
          <w:p w14:paraId="40ADE413" w14:textId="6F296BBE" w:rsidR="005D02AA" w:rsidRPr="00867A97" w:rsidRDefault="005D02AA" w:rsidP="00465034">
            <w:pPr>
              <w:jc w:val="center"/>
              <w:rPr>
                <w:rFonts w:cstheme="minorHAnsi"/>
                <w:lang w:val="en-GB" w:eastAsia="zh-CN"/>
              </w:rPr>
            </w:pPr>
            <w:r w:rsidRPr="00867A97">
              <w:rPr>
                <w:rFonts w:cstheme="minorHAnsi"/>
                <w:lang w:val="en-GB" w:eastAsia="zh-CN"/>
              </w:rPr>
              <w:t>7</w:t>
            </w:r>
          </w:p>
        </w:tc>
        <w:tc>
          <w:tcPr>
            <w:tcW w:w="4835" w:type="dxa"/>
          </w:tcPr>
          <w:p w14:paraId="6A137CC6" w14:textId="77777777" w:rsidR="005D02AA" w:rsidRPr="00867A97" w:rsidRDefault="005D02AA" w:rsidP="00A1770F">
            <w:pP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867A97">
              <w:rPr>
                <w:rFonts w:cstheme="minorHAnsi"/>
                <w:lang w:val="en-GB" w:eastAsia="zh-CN"/>
              </w:rPr>
              <w:t>Inhouse Assembly</w:t>
            </w:r>
          </w:p>
        </w:tc>
        <w:tc>
          <w:tcPr>
            <w:tcW w:w="3362" w:type="dxa"/>
          </w:tcPr>
          <w:p w14:paraId="08A6A9E6" w14:textId="593CE5E4" w:rsidR="005D02AA" w:rsidRPr="00627025" w:rsidRDefault="005D02AA" w:rsidP="00A1770F">
            <w:pPr>
              <w:jc w:val="center"/>
              <w:cnfStyle w:val="000000100000" w:firstRow="0" w:lastRow="0" w:firstColumn="0" w:lastColumn="0" w:oddVBand="0" w:evenVBand="0" w:oddHBand="1" w:evenHBand="0" w:firstRowFirstColumn="0" w:firstRowLastColumn="0" w:lastRowFirstColumn="0" w:lastRowLastColumn="0"/>
              <w:rPr>
                <w:rFonts w:cstheme="minorHAnsi"/>
                <w:lang w:val="en-GB" w:eastAsia="zh-CN"/>
              </w:rPr>
            </w:pPr>
            <w:r w:rsidRPr="00627025">
              <w:rPr>
                <w:rFonts w:cstheme="minorHAnsi"/>
                <w:lang w:val="en-GB" w:eastAsia="zh-CN"/>
              </w:rPr>
              <w:t xml:space="preserve">Week </w:t>
            </w:r>
            <w:r w:rsidR="00465034">
              <w:rPr>
                <w:rFonts w:cstheme="minorHAnsi"/>
                <w:lang w:val="en-GB" w:eastAsia="zh-CN"/>
              </w:rPr>
              <w:t>23</w:t>
            </w:r>
          </w:p>
        </w:tc>
      </w:tr>
      <w:tr w:rsidR="005D02AA" w:rsidRPr="00867A97" w14:paraId="4A6A2626" w14:textId="77777777" w:rsidTr="00A1770F">
        <w:trPr>
          <w:trHeight w:val="463"/>
        </w:trPr>
        <w:tc>
          <w:tcPr>
            <w:cnfStyle w:val="001000000000" w:firstRow="0" w:lastRow="0" w:firstColumn="1" w:lastColumn="0" w:oddVBand="0" w:evenVBand="0" w:oddHBand="0" w:evenHBand="0" w:firstRowFirstColumn="0" w:firstRowLastColumn="0" w:lastRowFirstColumn="0" w:lastRowLastColumn="0"/>
            <w:tcW w:w="848" w:type="dxa"/>
          </w:tcPr>
          <w:p w14:paraId="69C7A257" w14:textId="23174C64" w:rsidR="005D02AA" w:rsidRPr="00867A97" w:rsidRDefault="005D02AA" w:rsidP="00465034">
            <w:pPr>
              <w:jc w:val="center"/>
              <w:rPr>
                <w:rFonts w:cstheme="minorHAnsi"/>
                <w:lang w:val="en-GB" w:eastAsia="zh-CN"/>
              </w:rPr>
            </w:pPr>
            <w:r w:rsidRPr="00867A97">
              <w:rPr>
                <w:rFonts w:cstheme="minorHAnsi"/>
                <w:lang w:val="en-GB" w:eastAsia="zh-CN"/>
              </w:rPr>
              <w:t>8</w:t>
            </w:r>
          </w:p>
        </w:tc>
        <w:tc>
          <w:tcPr>
            <w:tcW w:w="4835" w:type="dxa"/>
          </w:tcPr>
          <w:p w14:paraId="2AABDDD1" w14:textId="2C5F440B" w:rsidR="005D02AA" w:rsidRPr="00867A97" w:rsidRDefault="005D02AA" w:rsidP="00A1770F">
            <w:pP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867A97">
              <w:rPr>
                <w:rFonts w:cstheme="minorHAnsi"/>
                <w:lang w:val="en-GB" w:eastAsia="zh-CN"/>
              </w:rPr>
              <w:t>Dispatch</w:t>
            </w:r>
            <w:r w:rsidR="00465034">
              <w:rPr>
                <w:rFonts w:cstheme="minorHAnsi"/>
                <w:lang w:val="en-GB" w:eastAsia="zh-CN"/>
              </w:rPr>
              <w:t xml:space="preserve"> Start </w:t>
            </w:r>
          </w:p>
        </w:tc>
        <w:tc>
          <w:tcPr>
            <w:tcW w:w="3362" w:type="dxa"/>
          </w:tcPr>
          <w:p w14:paraId="1E695838" w14:textId="5AA78545" w:rsidR="005D02AA" w:rsidRPr="00627025" w:rsidRDefault="005D02AA" w:rsidP="00A1770F">
            <w:pPr>
              <w:jc w:val="center"/>
              <w:cnfStyle w:val="000000000000" w:firstRow="0" w:lastRow="0" w:firstColumn="0" w:lastColumn="0" w:oddVBand="0" w:evenVBand="0" w:oddHBand="0" w:evenHBand="0" w:firstRowFirstColumn="0" w:firstRowLastColumn="0" w:lastRowFirstColumn="0" w:lastRowLastColumn="0"/>
              <w:rPr>
                <w:rFonts w:cstheme="minorHAnsi"/>
                <w:lang w:val="en-GB" w:eastAsia="zh-CN"/>
              </w:rPr>
            </w:pPr>
            <w:r w:rsidRPr="00627025">
              <w:rPr>
                <w:rFonts w:cstheme="minorHAnsi"/>
                <w:lang w:val="en-GB" w:eastAsia="zh-CN"/>
              </w:rPr>
              <w:t>Week 2</w:t>
            </w:r>
            <w:r w:rsidR="00465034">
              <w:rPr>
                <w:rFonts w:cstheme="minorHAnsi"/>
                <w:lang w:val="en-GB" w:eastAsia="zh-CN"/>
              </w:rPr>
              <w:t>4</w:t>
            </w:r>
          </w:p>
        </w:tc>
      </w:tr>
    </w:tbl>
    <w:p w14:paraId="6546566B" w14:textId="77777777" w:rsidR="005D02AA" w:rsidRPr="008B40EA" w:rsidRDefault="005D02AA" w:rsidP="005D02AA">
      <w:pPr>
        <w:jc w:val="center"/>
        <w:rPr>
          <w:lang w:val="en-GB" w:eastAsia="zh-CN"/>
        </w:rPr>
      </w:pPr>
    </w:p>
    <w:p w14:paraId="566E462C" w14:textId="77777777" w:rsidR="005D02AA" w:rsidRPr="00F0038F" w:rsidRDefault="005D02AA" w:rsidP="005D02AA">
      <w:pPr>
        <w:rPr>
          <w:rFonts w:ascii="Arial" w:hAnsi="Arial" w:cs="Arial"/>
          <w:lang w:val="en-GB" w:eastAsia="zh-CN"/>
        </w:rPr>
      </w:pPr>
      <w:r>
        <w:rPr>
          <w:rFonts w:ascii="Arial" w:hAnsi="Arial" w:cs="Arial"/>
          <w:lang w:val="en-GB" w:eastAsia="zh-CN"/>
        </w:rPr>
        <w:t>*</w:t>
      </w:r>
      <w:r w:rsidRPr="002300A4">
        <w:rPr>
          <w:rFonts w:ascii="Arial" w:hAnsi="Arial" w:cs="Arial"/>
          <w:i/>
          <w:iCs/>
          <w:sz w:val="18"/>
          <w:szCs w:val="18"/>
          <w:lang w:val="en-GB" w:eastAsia="zh-CN"/>
        </w:rPr>
        <w:t>Above plan is tentative, detailed plan will be shared post order confirmation.</w:t>
      </w:r>
      <w:r>
        <w:rPr>
          <w:rFonts w:ascii="Arial" w:hAnsi="Arial" w:cs="Arial"/>
          <w:lang w:val="en-GB" w:eastAsia="zh-CN"/>
        </w:rPr>
        <w:t xml:space="preserve"> </w:t>
      </w:r>
    </w:p>
    <w:p w14:paraId="5F86F720"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09" w:name="_Toc40053490"/>
      <w:bookmarkStart w:id="210" w:name="_Toc143965014"/>
      <w:bookmarkStart w:id="211" w:name="_Toc145535678"/>
      <w:bookmarkEnd w:id="195"/>
      <w:r w:rsidRPr="00295105">
        <w:rPr>
          <w:rFonts w:eastAsia="SimSun" w:cstheme="majorHAnsi"/>
          <w:b/>
          <w:bCs/>
          <w:color w:val="323E4F" w:themeColor="text2" w:themeShade="BF"/>
          <w:sz w:val="24"/>
          <w:szCs w:val="24"/>
          <w:lang w:val="en-GB" w:eastAsia="zh-CN"/>
        </w:rPr>
        <w:t>Program Management</w:t>
      </w:r>
      <w:bookmarkEnd w:id="209"/>
      <w:bookmarkEnd w:id="210"/>
      <w:bookmarkEnd w:id="211"/>
    </w:p>
    <w:p w14:paraId="57C36B1A" w14:textId="77777777" w:rsidR="005D02AA" w:rsidRPr="00697711" w:rsidRDefault="005D02AA" w:rsidP="005D02AA">
      <w:pPr>
        <w:rPr>
          <w:lang w:val="en-GB" w:eastAsia="zh-CN"/>
        </w:rPr>
      </w:pPr>
    </w:p>
    <w:p w14:paraId="7EF0B489" w14:textId="77777777" w:rsidR="005D02AA" w:rsidRPr="002300A4" w:rsidRDefault="005D02AA" w:rsidP="005D02AA">
      <w:pPr>
        <w:autoSpaceDE w:val="0"/>
        <w:autoSpaceDN w:val="0"/>
        <w:adjustRightInd w:val="0"/>
        <w:spacing w:after="0" w:line="240" w:lineRule="auto"/>
        <w:ind w:firstLine="709"/>
        <w:rPr>
          <w:rFonts w:asciiTheme="majorHAnsi" w:hAnsiTheme="majorHAnsi" w:cstheme="majorHAnsi"/>
        </w:rPr>
      </w:pPr>
      <w:r w:rsidRPr="002300A4">
        <w:rPr>
          <w:rFonts w:asciiTheme="majorHAnsi" w:hAnsiTheme="majorHAnsi" w:cstheme="majorHAnsi"/>
        </w:rPr>
        <w:t>For this program, proposed approach covers the following aspects:</w:t>
      </w:r>
    </w:p>
    <w:p w14:paraId="734AE1C7" w14:textId="77777777" w:rsidR="005D02AA" w:rsidRPr="002300A4" w:rsidRDefault="005D02AA" w:rsidP="005D02AA">
      <w:pPr>
        <w:autoSpaceDE w:val="0"/>
        <w:autoSpaceDN w:val="0"/>
        <w:adjustRightInd w:val="0"/>
        <w:spacing w:after="0" w:line="240" w:lineRule="auto"/>
        <w:rPr>
          <w:rFonts w:asciiTheme="majorHAnsi" w:hAnsiTheme="majorHAnsi" w:cstheme="majorHAnsi"/>
        </w:rPr>
      </w:pPr>
    </w:p>
    <w:p w14:paraId="1AC492CB"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Creation and monitoring of the project plan.</w:t>
      </w:r>
    </w:p>
    <w:p w14:paraId="02404732"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 xml:space="preserve">Communication with </w:t>
      </w:r>
      <w:r>
        <w:rPr>
          <w:rFonts w:asciiTheme="majorHAnsi" w:hAnsiTheme="majorHAnsi" w:cstheme="majorHAnsi"/>
        </w:rPr>
        <w:t>Flipkart</w:t>
      </w:r>
    </w:p>
    <w:p w14:paraId="76F80DA5"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Pr>
          <w:rFonts w:asciiTheme="majorHAnsi" w:hAnsiTheme="majorHAnsi" w:cstheme="majorHAnsi"/>
        </w:rPr>
        <w:t>Weekly/Fortnightly Meeting Flipkart to share the Project Status.</w:t>
      </w:r>
    </w:p>
    <w:p w14:paraId="253073E6"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Scheduling of the resource management.</w:t>
      </w:r>
    </w:p>
    <w:p w14:paraId="4EDAF9D3"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risks and opportunities.</w:t>
      </w:r>
    </w:p>
    <w:p w14:paraId="41AEE121"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rFonts w:asciiTheme="majorHAnsi" w:hAnsiTheme="majorHAnsi" w:cstheme="majorHAnsi"/>
        </w:rPr>
      </w:pPr>
      <w:r w:rsidRPr="002300A4">
        <w:rPr>
          <w:rFonts w:asciiTheme="majorHAnsi" w:hAnsiTheme="majorHAnsi" w:cstheme="majorHAnsi"/>
        </w:rPr>
        <w:t>Management of the requirements.</w:t>
      </w:r>
    </w:p>
    <w:p w14:paraId="6CFF81C8" w14:textId="77777777" w:rsidR="005D02AA" w:rsidRPr="0037462D" w:rsidRDefault="005D02AA" w:rsidP="005D02AA">
      <w:pPr>
        <w:pStyle w:val="ListParagraph"/>
        <w:numPr>
          <w:ilvl w:val="0"/>
          <w:numId w:val="15"/>
        </w:numPr>
        <w:autoSpaceDE w:val="0"/>
        <w:autoSpaceDN w:val="0"/>
        <w:adjustRightInd w:val="0"/>
        <w:spacing w:after="0" w:line="240" w:lineRule="auto"/>
        <w:ind w:firstLine="425"/>
        <w:rPr>
          <w:lang w:val="en-GB" w:eastAsia="zh-CN"/>
        </w:rPr>
      </w:pPr>
      <w:r w:rsidRPr="0037462D">
        <w:rPr>
          <w:rFonts w:asciiTheme="majorHAnsi" w:hAnsiTheme="majorHAnsi" w:cstheme="majorHAnsi"/>
        </w:rPr>
        <w:t>Management of the list of anomalies or reservations.</w:t>
      </w:r>
      <w:bookmarkStart w:id="212" w:name="_TOC_250017"/>
    </w:p>
    <w:p w14:paraId="2122CAD9" w14:textId="77777777" w:rsidR="005D02AA" w:rsidRPr="00B24E33" w:rsidRDefault="005D02AA" w:rsidP="005D02AA">
      <w:pPr>
        <w:pStyle w:val="Heading1"/>
        <w:numPr>
          <w:ilvl w:val="0"/>
          <w:numId w:val="12"/>
        </w:numPr>
        <w:ind w:left="0"/>
        <w:rPr>
          <w:rFonts w:ascii="Calibri" w:eastAsia="SimSun" w:hAnsi="Calibri" w:cs="Calibri"/>
          <w:b/>
          <w:bCs/>
          <w:color w:val="323E4F" w:themeColor="text2" w:themeShade="BF"/>
          <w:sz w:val="28"/>
          <w:szCs w:val="28"/>
          <w:lang w:val="en-GB" w:eastAsia="zh-CN"/>
        </w:rPr>
      </w:pPr>
      <w:r>
        <w:rPr>
          <w:rFonts w:ascii="Calibri" w:eastAsia="SimSun" w:hAnsi="Calibri" w:cs="Calibri"/>
          <w:b/>
          <w:bCs/>
          <w:color w:val="323E4F" w:themeColor="text2" w:themeShade="BF"/>
          <w:sz w:val="28"/>
          <w:szCs w:val="28"/>
          <w:lang w:val="en-GB" w:eastAsia="zh-CN"/>
        </w:rPr>
        <w:t xml:space="preserve"> </w:t>
      </w:r>
      <w:bookmarkStart w:id="213" w:name="_Toc143965015"/>
      <w:bookmarkStart w:id="214" w:name="_Toc145535679"/>
      <w:r>
        <w:rPr>
          <w:rFonts w:ascii="Calibri" w:eastAsia="SimSun" w:hAnsi="Calibri" w:cs="Calibri"/>
          <w:b/>
          <w:bCs/>
          <w:color w:val="323E4F" w:themeColor="text2" w:themeShade="BF"/>
          <w:sz w:val="28"/>
          <w:szCs w:val="28"/>
          <w:lang w:val="en-GB" w:eastAsia="zh-CN"/>
        </w:rPr>
        <w:t>Flipkart</w:t>
      </w:r>
      <w:r w:rsidRPr="00B24E33">
        <w:rPr>
          <w:rFonts w:ascii="Calibri" w:eastAsia="SimSun" w:hAnsi="Calibri" w:cs="Calibri"/>
          <w:b/>
          <w:bCs/>
          <w:color w:val="323E4F" w:themeColor="text2" w:themeShade="BF"/>
          <w:sz w:val="28"/>
          <w:szCs w:val="28"/>
          <w:lang w:val="en-GB" w:eastAsia="zh-CN"/>
        </w:rPr>
        <w:t xml:space="preserve"> R</w:t>
      </w:r>
      <w:bookmarkEnd w:id="212"/>
      <w:r>
        <w:rPr>
          <w:rFonts w:ascii="Calibri" w:eastAsia="SimSun" w:hAnsi="Calibri" w:cs="Calibri"/>
          <w:b/>
          <w:bCs/>
          <w:color w:val="323E4F" w:themeColor="text2" w:themeShade="BF"/>
          <w:sz w:val="28"/>
          <w:szCs w:val="28"/>
          <w:lang w:val="en-GB" w:eastAsia="zh-CN"/>
        </w:rPr>
        <w:t>esponsibility</w:t>
      </w:r>
      <w:bookmarkEnd w:id="213"/>
      <w:bookmarkEnd w:id="214"/>
      <w:r w:rsidRPr="00B24E33">
        <w:rPr>
          <w:rFonts w:ascii="Calibri" w:eastAsia="SimSun" w:hAnsi="Calibri" w:cs="Calibri"/>
          <w:b/>
          <w:bCs/>
          <w:color w:val="323E4F" w:themeColor="text2" w:themeShade="BF"/>
          <w:sz w:val="28"/>
          <w:szCs w:val="28"/>
          <w:lang w:val="en-GB" w:eastAsia="zh-CN"/>
        </w:rPr>
        <w:tab/>
      </w:r>
    </w:p>
    <w:p w14:paraId="4ECC9D9B" w14:textId="77777777" w:rsidR="005D02AA" w:rsidRDefault="005D02AA" w:rsidP="005D02AA">
      <w:pPr>
        <w:rPr>
          <w:lang w:val="en-GB" w:eastAsia="zh-CN"/>
        </w:rPr>
      </w:pPr>
    </w:p>
    <w:p w14:paraId="1AC714AF"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5" w:name="_Toc143965016"/>
      <w:bookmarkStart w:id="216" w:name="_Toc145535680"/>
      <w:r w:rsidRPr="00295105">
        <w:rPr>
          <w:rFonts w:eastAsia="SimSun" w:cstheme="majorHAnsi"/>
          <w:b/>
          <w:bCs/>
          <w:color w:val="323E4F" w:themeColor="text2" w:themeShade="BF"/>
          <w:sz w:val="24"/>
          <w:szCs w:val="24"/>
          <w:lang w:val="en-GB" w:eastAsia="zh-CN"/>
        </w:rPr>
        <w:t>Flipkart Responsibilities During the Assembly and Commissioning Phase</w:t>
      </w:r>
      <w:bookmarkEnd w:id="215"/>
      <w:bookmarkEnd w:id="216"/>
    </w:p>
    <w:p w14:paraId="62713B17"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2CF4C011" w14:textId="77777777" w:rsidR="005D02AA"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5"/>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site</w:t>
      </w:r>
      <w:r w:rsidRPr="00B42144">
        <w:rPr>
          <w:rFonts w:ascii="Calibri" w:eastAsia="Calibri" w:hAnsi="Calibri" w:cs="Calibri"/>
          <w:spacing w:val="-2"/>
          <w:lang w:val="en-US"/>
        </w:rPr>
        <w:t xml:space="preserve"> </w:t>
      </w:r>
      <w:r w:rsidRPr="00B42144">
        <w:rPr>
          <w:rFonts w:ascii="Calibri" w:eastAsia="Calibri" w:hAnsi="Calibri" w:cs="Calibri"/>
          <w:lang w:val="en-US"/>
        </w:rPr>
        <w:t>complex</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office</w:t>
      </w:r>
      <w:r w:rsidRPr="00B42144">
        <w:rPr>
          <w:rFonts w:ascii="Calibri" w:eastAsia="Calibri" w:hAnsi="Calibri" w:cs="Calibri"/>
          <w:spacing w:val="-4"/>
          <w:lang w:val="en-US"/>
        </w:rPr>
        <w:t xml:space="preserve"> </w:t>
      </w:r>
      <w:r w:rsidRPr="00B42144">
        <w:rPr>
          <w:rFonts w:ascii="Calibri" w:eastAsia="Calibri" w:hAnsi="Calibri" w:cs="Calibri"/>
          <w:lang w:val="en-US"/>
        </w:rPr>
        <w:t>area</w:t>
      </w:r>
      <w:r w:rsidRPr="00B42144">
        <w:rPr>
          <w:rFonts w:ascii="Calibri" w:eastAsia="Calibri" w:hAnsi="Calibri" w:cs="Calibri"/>
          <w:spacing w:val="-3"/>
          <w:lang w:val="en-US"/>
        </w:rPr>
        <w:t xml:space="preserve"> </w:t>
      </w:r>
      <w:r w:rsidRPr="00B42144">
        <w:rPr>
          <w:rFonts w:ascii="Calibri" w:eastAsia="Calibri" w:hAnsi="Calibri" w:cs="Calibri"/>
          <w:lang w:val="en-US"/>
        </w:rPr>
        <w:t>facilities.</w:t>
      </w:r>
    </w:p>
    <w:p w14:paraId="4479166E" w14:textId="77777777" w:rsidR="005D02AA"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745E5406" w14:textId="77777777" w:rsidR="005D02AA" w:rsidRPr="00947C0C"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947C0C">
        <w:rPr>
          <w:color w:val="000000"/>
        </w:rPr>
        <w:t>Flipkart to provide HPT/ Forklift for material movement</w:t>
      </w:r>
      <w:r>
        <w:rPr>
          <w:color w:val="000000"/>
        </w:rPr>
        <w:t xml:space="preserve"> for complete duration.</w:t>
      </w:r>
      <w:bookmarkEnd w:id="188"/>
    </w:p>
    <w:p w14:paraId="61CA50C1" w14:textId="77777777" w:rsidR="005D02AA" w:rsidRPr="00B42144" w:rsidRDefault="005D02AA" w:rsidP="005D02AA">
      <w:pPr>
        <w:widowControl w:val="0"/>
        <w:tabs>
          <w:tab w:val="left" w:pos="785"/>
        </w:tabs>
        <w:autoSpaceDE w:val="0"/>
        <w:autoSpaceDN w:val="0"/>
        <w:spacing w:after="0" w:line="240" w:lineRule="auto"/>
        <w:ind w:left="784"/>
        <w:rPr>
          <w:rFonts w:ascii="Calibri" w:eastAsia="Calibri" w:hAnsi="Calibri" w:cs="Calibri"/>
          <w:lang w:val="en-US"/>
        </w:rPr>
      </w:pPr>
    </w:p>
    <w:p w14:paraId="2988EF94" w14:textId="77777777" w:rsidR="005D02AA" w:rsidRPr="00B42144" w:rsidRDefault="005D02AA" w:rsidP="005D02AA">
      <w:pPr>
        <w:widowControl w:val="0"/>
        <w:numPr>
          <w:ilvl w:val="0"/>
          <w:numId w:val="28"/>
        </w:numPr>
        <w:tabs>
          <w:tab w:val="left" w:pos="785"/>
        </w:tabs>
        <w:autoSpaceDE w:val="0"/>
        <w:autoSpaceDN w:val="0"/>
        <w:spacing w:before="122" w:after="0" w:line="240" w:lineRule="auto"/>
        <w:ind w:right="707"/>
        <w:rPr>
          <w:rFonts w:ascii="Calibri" w:eastAsia="Calibri" w:hAnsi="Calibri" w:cs="Calibri"/>
          <w:lang w:val="en-US"/>
        </w:rPr>
      </w:pPr>
      <w:r w:rsidRPr="00B42144">
        <w:rPr>
          <w:rFonts w:ascii="Calibri" w:eastAsia="Calibri" w:hAnsi="Calibri" w:cs="Calibri"/>
          <w:lang w:val="en-US"/>
        </w:rPr>
        <w:t>The possibility</w:t>
      </w:r>
      <w:r w:rsidRPr="00B42144">
        <w:rPr>
          <w:rFonts w:ascii="Calibri" w:eastAsia="Calibri" w:hAnsi="Calibri" w:cs="Calibri"/>
          <w:spacing w:val="-7"/>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authorizing</w:t>
      </w:r>
      <w:r w:rsidRPr="00B42144">
        <w:rPr>
          <w:rFonts w:ascii="Calibri" w:eastAsia="Calibri" w:hAnsi="Calibri" w:cs="Calibri"/>
          <w:spacing w:val="-7"/>
          <w:lang w:val="en-US"/>
        </w:rPr>
        <w:t xml:space="preserve"> </w:t>
      </w:r>
      <w:r w:rsidRPr="00B42144">
        <w:rPr>
          <w:rFonts w:ascii="Calibri" w:eastAsia="Calibri" w:hAnsi="Calibri" w:cs="Calibri"/>
          <w:lang w:val="en-US"/>
        </w:rPr>
        <w:t>access</w:t>
      </w:r>
      <w:r w:rsidRPr="00B42144">
        <w:rPr>
          <w:rFonts w:ascii="Calibri" w:eastAsia="Calibri" w:hAnsi="Calibri" w:cs="Calibri"/>
          <w:spacing w:val="-8"/>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5"/>
          <w:lang w:val="en-US"/>
        </w:rPr>
        <w:t xml:space="preserve"> </w:t>
      </w:r>
      <w:r w:rsidRPr="00B42144">
        <w:rPr>
          <w:rFonts w:ascii="Calibri" w:eastAsia="Calibri" w:hAnsi="Calibri" w:cs="Calibri"/>
          <w:lang w:val="en-US"/>
        </w:rPr>
        <w:t>site</w:t>
      </w:r>
      <w:r w:rsidRPr="00B42144">
        <w:rPr>
          <w:rFonts w:ascii="Calibri" w:eastAsia="Calibri" w:hAnsi="Calibri" w:cs="Calibri"/>
          <w:spacing w:val="-7"/>
          <w:lang w:val="en-US"/>
        </w:rPr>
        <w:t xml:space="preserve"> </w:t>
      </w:r>
      <w:r w:rsidRPr="00B42144">
        <w:rPr>
          <w:rFonts w:ascii="Calibri" w:eastAsia="Calibri" w:hAnsi="Calibri" w:cs="Calibri"/>
          <w:lang w:val="en-US"/>
        </w:rPr>
        <w:t>and</w:t>
      </w:r>
      <w:r w:rsidRPr="00B42144">
        <w:rPr>
          <w:rFonts w:ascii="Calibri" w:eastAsia="Calibri" w:hAnsi="Calibri" w:cs="Calibri"/>
          <w:spacing w:val="-6"/>
          <w:lang w:val="en-US"/>
        </w:rPr>
        <w:t xml:space="preserve"> </w:t>
      </w:r>
      <w:r w:rsidRPr="00B42144">
        <w:rPr>
          <w:rFonts w:ascii="Calibri" w:eastAsia="Calibri" w:hAnsi="Calibri" w:cs="Calibri"/>
          <w:lang w:val="en-US"/>
        </w:rPr>
        <w:t>the</w:t>
      </w:r>
      <w:r w:rsidRPr="00B42144">
        <w:rPr>
          <w:rFonts w:ascii="Calibri" w:eastAsia="Calibri" w:hAnsi="Calibri" w:cs="Calibri"/>
          <w:spacing w:val="-8"/>
          <w:lang w:val="en-US"/>
        </w:rPr>
        <w:t xml:space="preserve"> </w:t>
      </w:r>
      <w:r w:rsidRPr="00B42144">
        <w:rPr>
          <w:rFonts w:ascii="Calibri" w:eastAsia="Calibri" w:hAnsi="Calibri" w:cs="Calibri"/>
          <w:lang w:val="en-US"/>
        </w:rPr>
        <w:t>execution</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installation</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6"/>
          <w:lang w:val="en-US"/>
        </w:rPr>
        <w:t xml:space="preserve"> </w:t>
      </w:r>
      <w:r w:rsidRPr="00B42144">
        <w:rPr>
          <w:rFonts w:ascii="Calibri" w:eastAsia="Calibri" w:hAnsi="Calibri" w:cs="Calibri"/>
          <w:lang w:val="en-US"/>
        </w:rPr>
        <w:t>up</w:t>
      </w:r>
      <w:r w:rsidRPr="00B42144">
        <w:rPr>
          <w:rFonts w:ascii="Calibri" w:eastAsia="Calibri" w:hAnsi="Calibri" w:cs="Calibri"/>
          <w:spacing w:val="-7"/>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7</w:t>
      </w:r>
      <w:r w:rsidRPr="00B42144">
        <w:rPr>
          <w:rFonts w:ascii="Calibri" w:eastAsia="Calibri" w:hAnsi="Calibri" w:cs="Calibri"/>
          <w:spacing w:val="-7"/>
          <w:lang w:val="en-US"/>
        </w:rPr>
        <w:t xml:space="preserve"> </w:t>
      </w:r>
      <w:r w:rsidRPr="00B42144">
        <w:rPr>
          <w:rFonts w:ascii="Calibri" w:eastAsia="Calibri" w:hAnsi="Calibri" w:cs="Calibri"/>
          <w:lang w:val="en-US"/>
        </w:rPr>
        <w:t>days</w:t>
      </w:r>
      <w:r w:rsidRPr="00B42144">
        <w:rPr>
          <w:rFonts w:ascii="Calibri" w:eastAsia="Calibri" w:hAnsi="Calibri" w:cs="Calibri"/>
          <w:spacing w:val="-8"/>
          <w:lang w:val="en-US"/>
        </w:rPr>
        <w:t xml:space="preserve"> </w:t>
      </w:r>
      <w:r w:rsidRPr="00B42144">
        <w:rPr>
          <w:rFonts w:ascii="Calibri" w:eastAsia="Calibri" w:hAnsi="Calibri" w:cs="Calibri"/>
          <w:lang w:val="en-US"/>
        </w:rPr>
        <w:t>a</w:t>
      </w:r>
      <w:r w:rsidRPr="00B42144">
        <w:rPr>
          <w:rFonts w:ascii="Calibri" w:eastAsia="Calibri" w:hAnsi="Calibri" w:cs="Calibri"/>
          <w:spacing w:val="-6"/>
          <w:lang w:val="en-US"/>
        </w:rPr>
        <w:t xml:space="preserve"> </w:t>
      </w:r>
      <w:r w:rsidRPr="00B42144">
        <w:rPr>
          <w:rFonts w:ascii="Calibri" w:eastAsia="Calibri" w:hAnsi="Calibri" w:cs="Calibri"/>
          <w:lang w:val="en-US"/>
        </w:rPr>
        <w:t>week</w:t>
      </w:r>
      <w:r w:rsidRPr="00B42144">
        <w:rPr>
          <w:rFonts w:ascii="Calibri" w:eastAsia="Calibri" w:hAnsi="Calibri" w:cs="Calibri"/>
          <w:spacing w:val="-6"/>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24</w:t>
      </w:r>
      <w:r w:rsidRPr="00B42144">
        <w:rPr>
          <w:rFonts w:ascii="Calibri" w:eastAsia="Calibri" w:hAnsi="Calibri" w:cs="Calibri"/>
          <w:spacing w:val="-1"/>
          <w:lang w:val="en-US"/>
        </w:rPr>
        <w:t xml:space="preserve"> </w:t>
      </w:r>
      <w:r w:rsidRPr="00B42144">
        <w:rPr>
          <w:rFonts w:ascii="Calibri" w:eastAsia="Calibri" w:hAnsi="Calibri" w:cs="Calibri"/>
          <w:lang w:val="en-US"/>
        </w:rPr>
        <w:t>hours</w:t>
      </w:r>
      <w:r w:rsidRPr="00B42144">
        <w:rPr>
          <w:rFonts w:ascii="Calibri" w:eastAsia="Calibri" w:hAnsi="Calibri" w:cs="Calibri"/>
          <w:spacing w:val="-2"/>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day if</w:t>
      </w:r>
      <w:r w:rsidRPr="00B42144">
        <w:rPr>
          <w:rFonts w:ascii="Calibri" w:eastAsia="Calibri" w:hAnsi="Calibri" w:cs="Calibri"/>
          <w:spacing w:val="-1"/>
          <w:lang w:val="en-US"/>
        </w:rPr>
        <w:t xml:space="preserve"> </w:t>
      </w:r>
      <w:r w:rsidRPr="00B42144">
        <w:rPr>
          <w:rFonts w:ascii="Calibri" w:eastAsia="Calibri" w:hAnsi="Calibri" w:cs="Calibri"/>
          <w:lang w:val="en-US"/>
        </w:rPr>
        <w:t>deemed necessary</w:t>
      </w:r>
      <w:r w:rsidRPr="00B42144">
        <w:rPr>
          <w:rFonts w:ascii="Calibri" w:eastAsia="Calibri" w:hAnsi="Calibri" w:cs="Calibri"/>
          <w:spacing w:val="1"/>
          <w:lang w:val="en-US"/>
        </w:rPr>
        <w:t xml:space="preserve"> </w:t>
      </w:r>
      <w:r w:rsidRPr="00B42144">
        <w:rPr>
          <w:rFonts w:ascii="Calibri" w:eastAsia="Calibri" w:hAnsi="Calibri" w:cs="Calibri"/>
          <w:lang w:val="en-US"/>
        </w:rPr>
        <w:t>and if</w:t>
      </w:r>
      <w:r w:rsidRPr="00B42144">
        <w:rPr>
          <w:rFonts w:ascii="Calibri" w:eastAsia="Calibri" w:hAnsi="Calibri" w:cs="Calibri"/>
          <w:spacing w:val="-1"/>
          <w:lang w:val="en-US"/>
        </w:rPr>
        <w:t xml:space="preserve"> </w:t>
      </w:r>
      <w:r w:rsidRPr="00B42144">
        <w:rPr>
          <w:rFonts w:ascii="Calibri" w:eastAsia="Calibri" w:hAnsi="Calibri" w:cs="Calibri"/>
          <w:lang w:val="en-US"/>
        </w:rPr>
        <w:t>requested by</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55BD716" w14:textId="77777777" w:rsidR="005D02AA" w:rsidRPr="00B42144" w:rsidRDefault="005D02AA" w:rsidP="005D02AA">
      <w:pPr>
        <w:widowControl w:val="0"/>
        <w:numPr>
          <w:ilvl w:val="0"/>
          <w:numId w:val="28"/>
        </w:numPr>
        <w:tabs>
          <w:tab w:val="left" w:pos="785"/>
        </w:tabs>
        <w:autoSpaceDE w:val="0"/>
        <w:autoSpaceDN w:val="0"/>
        <w:spacing w:before="121" w:after="0" w:line="240" w:lineRule="auto"/>
        <w:ind w:right="708"/>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9"/>
          <w:lang w:val="en-US"/>
        </w:rPr>
        <w:t xml:space="preserve"> </w:t>
      </w:r>
      <w:r w:rsidRPr="00B42144">
        <w:rPr>
          <w:rFonts w:ascii="Calibri" w:eastAsia="Calibri" w:hAnsi="Calibri" w:cs="Calibri"/>
          <w:lang w:val="en-US"/>
        </w:rPr>
        <w:t>provision,</w:t>
      </w:r>
      <w:r w:rsidRPr="00B42144">
        <w:rPr>
          <w:rFonts w:ascii="Calibri" w:eastAsia="Calibri" w:hAnsi="Calibri" w:cs="Calibri"/>
          <w:spacing w:val="21"/>
          <w:lang w:val="en-US"/>
        </w:rPr>
        <w:t xml:space="preserve"> </w:t>
      </w:r>
      <w:r w:rsidRPr="00B42144">
        <w:rPr>
          <w:rFonts w:ascii="Calibri" w:eastAsia="Calibri" w:hAnsi="Calibri" w:cs="Calibri"/>
          <w:lang w:val="en-US"/>
        </w:rPr>
        <w:t>during</w:t>
      </w:r>
      <w:r w:rsidRPr="00B42144">
        <w:rPr>
          <w:rFonts w:ascii="Calibri" w:eastAsia="Calibri" w:hAnsi="Calibri" w:cs="Calibri"/>
          <w:spacing w:val="21"/>
          <w:lang w:val="en-US"/>
        </w:rPr>
        <w:t xml:space="preserve"> </w:t>
      </w:r>
      <w:r w:rsidRPr="00B42144">
        <w:rPr>
          <w:rFonts w:ascii="Calibri" w:eastAsia="Calibri" w:hAnsi="Calibri" w:cs="Calibri"/>
          <w:lang w:val="en-US"/>
        </w:rPr>
        <w:t>the</w:t>
      </w:r>
      <w:r w:rsidRPr="00B42144">
        <w:rPr>
          <w:rFonts w:ascii="Calibri" w:eastAsia="Calibri" w:hAnsi="Calibri" w:cs="Calibri"/>
          <w:spacing w:val="19"/>
          <w:lang w:val="en-US"/>
        </w:rPr>
        <w:t xml:space="preserve"> </w:t>
      </w:r>
      <w:r w:rsidRPr="00B42144">
        <w:rPr>
          <w:rFonts w:ascii="Calibri" w:eastAsia="Calibri" w:hAnsi="Calibri" w:cs="Calibri"/>
          <w:lang w:val="en-US"/>
        </w:rPr>
        <w:t>installation</w:t>
      </w:r>
      <w:r w:rsidRPr="00B42144">
        <w:rPr>
          <w:rFonts w:ascii="Calibri" w:eastAsia="Calibri" w:hAnsi="Calibri" w:cs="Calibri"/>
          <w:spacing w:val="22"/>
          <w:lang w:val="en-US"/>
        </w:rPr>
        <w:t xml:space="preserve"> </w:t>
      </w:r>
      <w:r w:rsidRPr="00B42144">
        <w:rPr>
          <w:rFonts w:ascii="Calibri" w:eastAsia="Calibri" w:hAnsi="Calibri" w:cs="Calibri"/>
          <w:lang w:val="en-US"/>
        </w:rPr>
        <w:t>phase,</w:t>
      </w:r>
      <w:r w:rsidRPr="00B42144">
        <w:rPr>
          <w:rFonts w:ascii="Calibri" w:eastAsia="Calibri" w:hAnsi="Calibri" w:cs="Calibri"/>
          <w:spacing w:val="21"/>
          <w:lang w:val="en-US"/>
        </w:rPr>
        <w:t xml:space="preserve"> </w:t>
      </w:r>
      <w:r w:rsidRPr="00B42144">
        <w:rPr>
          <w:rFonts w:ascii="Calibri" w:eastAsia="Calibri" w:hAnsi="Calibri" w:cs="Calibri"/>
          <w:lang w:val="en-US"/>
        </w:rPr>
        <w:t>of</w:t>
      </w:r>
      <w:r w:rsidRPr="00B42144">
        <w:rPr>
          <w:rFonts w:ascii="Calibri" w:eastAsia="Calibri" w:hAnsi="Calibri" w:cs="Calibri"/>
          <w:spacing w:val="19"/>
          <w:lang w:val="en-US"/>
        </w:rPr>
        <w:t xml:space="preserve"> </w:t>
      </w:r>
      <w:r w:rsidRPr="00B42144">
        <w:rPr>
          <w:rFonts w:ascii="Calibri" w:eastAsia="Calibri" w:hAnsi="Calibri" w:cs="Calibri"/>
          <w:lang w:val="en-US"/>
        </w:rPr>
        <w:t>the</w:t>
      </w:r>
      <w:r w:rsidRPr="00B42144">
        <w:rPr>
          <w:rFonts w:ascii="Calibri" w:eastAsia="Calibri" w:hAnsi="Calibri" w:cs="Calibri"/>
          <w:spacing w:val="20"/>
          <w:lang w:val="en-US"/>
        </w:rPr>
        <w:t xml:space="preserve"> </w:t>
      </w:r>
      <w:r w:rsidRPr="00B42144">
        <w:rPr>
          <w:rFonts w:ascii="Calibri" w:eastAsia="Calibri" w:hAnsi="Calibri" w:cs="Calibri"/>
          <w:lang w:val="en-US"/>
        </w:rPr>
        <w:t>power</w:t>
      </w:r>
      <w:r w:rsidRPr="00B42144">
        <w:rPr>
          <w:rFonts w:ascii="Calibri" w:eastAsia="Calibri" w:hAnsi="Calibri" w:cs="Calibri"/>
          <w:spacing w:val="20"/>
          <w:lang w:val="en-US"/>
        </w:rPr>
        <w:t xml:space="preserve"> </w:t>
      </w:r>
      <w:r w:rsidRPr="00B42144">
        <w:rPr>
          <w:rFonts w:ascii="Calibri" w:eastAsia="Calibri" w:hAnsi="Calibri" w:cs="Calibri"/>
          <w:lang w:val="en-US"/>
        </w:rPr>
        <w:t>supply</w:t>
      </w:r>
      <w:r w:rsidRPr="00B42144">
        <w:rPr>
          <w:rFonts w:ascii="Calibri" w:eastAsia="Calibri" w:hAnsi="Calibri" w:cs="Calibri"/>
          <w:spacing w:val="22"/>
          <w:lang w:val="en-US"/>
        </w:rPr>
        <w:t xml:space="preserve"> </w:t>
      </w:r>
      <w:r w:rsidRPr="00B42144">
        <w:rPr>
          <w:rFonts w:ascii="Calibri" w:eastAsia="Calibri" w:hAnsi="Calibri" w:cs="Calibri"/>
          <w:lang w:val="en-US"/>
        </w:rPr>
        <w:t>necessary</w:t>
      </w:r>
      <w:r w:rsidRPr="00B42144">
        <w:rPr>
          <w:rFonts w:ascii="Calibri" w:eastAsia="Calibri" w:hAnsi="Calibri" w:cs="Calibri"/>
          <w:spacing w:val="21"/>
          <w:lang w:val="en-US"/>
        </w:rPr>
        <w:t xml:space="preserve"> </w:t>
      </w:r>
      <w:r w:rsidRPr="00B42144">
        <w:rPr>
          <w:rFonts w:ascii="Calibri" w:eastAsia="Calibri" w:hAnsi="Calibri" w:cs="Calibri"/>
          <w:lang w:val="en-US"/>
        </w:rPr>
        <w:t>for</w:t>
      </w:r>
      <w:r w:rsidRPr="00B42144">
        <w:rPr>
          <w:rFonts w:ascii="Calibri" w:eastAsia="Calibri" w:hAnsi="Calibri" w:cs="Calibri"/>
          <w:spacing w:val="20"/>
          <w:lang w:val="en-US"/>
        </w:rPr>
        <w:t xml:space="preserve"> </w:t>
      </w:r>
      <w:r w:rsidRPr="00B42144">
        <w:rPr>
          <w:rFonts w:ascii="Calibri" w:eastAsia="Calibri" w:hAnsi="Calibri" w:cs="Calibri"/>
          <w:lang w:val="en-US"/>
        </w:rPr>
        <w:lastRenderedPageBreak/>
        <w:t>the</w:t>
      </w:r>
      <w:r w:rsidRPr="00B42144">
        <w:rPr>
          <w:rFonts w:ascii="Calibri" w:eastAsia="Calibri" w:hAnsi="Calibri" w:cs="Calibri"/>
          <w:spacing w:val="20"/>
          <w:lang w:val="en-US"/>
        </w:rPr>
        <w:t xml:space="preserve"> </w:t>
      </w:r>
      <w:r w:rsidRPr="00B42144">
        <w:rPr>
          <w:rFonts w:ascii="Calibri" w:eastAsia="Calibri" w:hAnsi="Calibri" w:cs="Calibri"/>
          <w:lang w:val="en-US"/>
        </w:rPr>
        <w:t>installation</w:t>
      </w:r>
      <w:r w:rsidRPr="00B42144">
        <w:rPr>
          <w:rFonts w:ascii="Calibri" w:eastAsia="Calibri" w:hAnsi="Calibri" w:cs="Calibri"/>
          <w:spacing w:val="21"/>
          <w:lang w:val="en-US"/>
        </w:rPr>
        <w:t xml:space="preserve"> </w:t>
      </w:r>
      <w:r w:rsidRPr="00B42144">
        <w:rPr>
          <w:rFonts w:ascii="Calibri" w:eastAsia="Calibri" w:hAnsi="Calibri" w:cs="Calibri"/>
          <w:lang w:val="en-US"/>
        </w:rPr>
        <w:t>activities</w:t>
      </w:r>
      <w:r w:rsidRPr="00B42144">
        <w:rPr>
          <w:rFonts w:ascii="Calibri" w:eastAsia="Calibri" w:hAnsi="Calibri" w:cs="Calibri"/>
          <w:spacing w:val="1"/>
          <w:lang w:val="en-US"/>
        </w:rPr>
        <w:t xml:space="preserve"> </w:t>
      </w:r>
      <w:r w:rsidRPr="00B42144">
        <w:rPr>
          <w:rFonts w:ascii="Calibri" w:eastAsia="Calibri" w:hAnsi="Calibri" w:cs="Calibri"/>
          <w:lang w:val="en-US"/>
        </w:rPr>
        <w:t>(estimated at</w:t>
      </w:r>
      <w:r w:rsidRPr="00B42144">
        <w:rPr>
          <w:rFonts w:ascii="Calibri" w:eastAsia="Calibri" w:hAnsi="Calibri" w:cs="Calibri"/>
          <w:spacing w:val="1"/>
          <w:lang w:val="en-US"/>
        </w:rPr>
        <w:t xml:space="preserve"> </w:t>
      </w:r>
      <w:r w:rsidRPr="00B42144">
        <w:rPr>
          <w:rFonts w:ascii="Calibri" w:eastAsia="Calibri" w:hAnsi="Calibri" w:cs="Calibri"/>
          <w:lang w:val="en-US"/>
        </w:rPr>
        <w:t>20 kW).</w:t>
      </w:r>
    </w:p>
    <w:p w14:paraId="2F57240F" w14:textId="77777777" w:rsidR="005D02AA" w:rsidRPr="00B42144" w:rsidRDefault="005D02AA" w:rsidP="005D02AA">
      <w:pPr>
        <w:widowControl w:val="0"/>
        <w:numPr>
          <w:ilvl w:val="0"/>
          <w:numId w:val="28"/>
        </w:numPr>
        <w:tabs>
          <w:tab w:val="left" w:pos="785"/>
        </w:tabs>
        <w:autoSpaceDE w:val="0"/>
        <w:autoSpaceDN w:val="0"/>
        <w:spacing w:before="118" w:after="0" w:line="240" w:lineRule="auto"/>
        <w:ind w:right="706"/>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12"/>
          <w:lang w:val="en-US"/>
        </w:rPr>
        <w:t xml:space="preserve"> </w:t>
      </w:r>
      <w:r w:rsidRPr="00B42144">
        <w:rPr>
          <w:rFonts w:ascii="Calibri" w:eastAsia="Calibri" w:hAnsi="Calibri" w:cs="Calibri"/>
          <w:lang w:val="en-US"/>
        </w:rPr>
        <w:t>during</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commissioning</w:t>
      </w:r>
      <w:r w:rsidRPr="00B42144">
        <w:rPr>
          <w:rFonts w:ascii="Calibri" w:eastAsia="Calibri" w:hAnsi="Calibri" w:cs="Calibri"/>
          <w:spacing w:val="12"/>
          <w:lang w:val="en-US"/>
        </w:rPr>
        <w:t xml:space="preserve"> </w:t>
      </w:r>
      <w:r w:rsidRPr="00B42144">
        <w:rPr>
          <w:rFonts w:ascii="Calibri" w:eastAsia="Calibri" w:hAnsi="Calibri" w:cs="Calibri"/>
          <w:lang w:val="en-US"/>
        </w:rPr>
        <w:t>phase,</w:t>
      </w:r>
      <w:r w:rsidRPr="00B42144">
        <w:rPr>
          <w:rFonts w:ascii="Calibri" w:eastAsia="Calibri" w:hAnsi="Calibri" w:cs="Calibri"/>
          <w:spacing w:val="13"/>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power</w:t>
      </w:r>
      <w:r w:rsidRPr="00B42144">
        <w:rPr>
          <w:rFonts w:ascii="Calibri" w:eastAsia="Calibri" w:hAnsi="Calibri" w:cs="Calibri"/>
          <w:spacing w:val="15"/>
          <w:lang w:val="en-US"/>
        </w:rPr>
        <w:t xml:space="preserve"> </w:t>
      </w:r>
      <w:r w:rsidRPr="00B42144">
        <w:rPr>
          <w:rFonts w:ascii="Calibri" w:eastAsia="Calibri" w:hAnsi="Calibri" w:cs="Calibri"/>
          <w:lang w:val="en-US"/>
        </w:rPr>
        <w:t>supply</w:t>
      </w:r>
      <w:r w:rsidRPr="00B42144">
        <w:rPr>
          <w:rFonts w:ascii="Calibri" w:eastAsia="Calibri" w:hAnsi="Calibri" w:cs="Calibri"/>
          <w:spacing w:val="14"/>
          <w:lang w:val="en-US"/>
        </w:rPr>
        <w:t xml:space="preserve"> </w:t>
      </w:r>
      <w:r w:rsidRPr="00B42144">
        <w:rPr>
          <w:rFonts w:ascii="Calibri" w:eastAsia="Calibri" w:hAnsi="Calibri" w:cs="Calibri"/>
          <w:lang w:val="en-US"/>
        </w:rPr>
        <w:t>necessary</w:t>
      </w:r>
      <w:r w:rsidRPr="00B42144">
        <w:rPr>
          <w:rFonts w:ascii="Calibri" w:eastAsia="Calibri" w:hAnsi="Calibri" w:cs="Calibri"/>
          <w:spacing w:val="14"/>
          <w:lang w:val="en-US"/>
        </w:rPr>
        <w:t xml:space="preserve"> </w:t>
      </w:r>
      <w:r w:rsidRPr="00B42144">
        <w:rPr>
          <w:rFonts w:ascii="Calibri" w:eastAsia="Calibri" w:hAnsi="Calibri" w:cs="Calibri"/>
          <w:lang w:val="en-US"/>
        </w:rPr>
        <w:t>for</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sidRPr="00B42144">
        <w:rPr>
          <w:rFonts w:ascii="Calibri" w:eastAsia="Calibri" w:hAnsi="Calibri" w:cs="Calibri"/>
          <w:lang w:val="en-US"/>
        </w:rPr>
        <w:t>operation</w:t>
      </w:r>
      <w:r w:rsidRPr="00B42144">
        <w:rPr>
          <w:rFonts w:ascii="Calibri" w:eastAsia="Calibri" w:hAnsi="Calibri" w:cs="Calibri"/>
          <w:spacing w:val="14"/>
          <w:lang w:val="en-US"/>
        </w:rPr>
        <w:t xml:space="preserve"> </w:t>
      </w:r>
      <w:r w:rsidRPr="00B42144">
        <w:rPr>
          <w:rFonts w:ascii="Calibri" w:eastAsia="Calibri" w:hAnsi="Calibri" w:cs="Calibri"/>
          <w:lang w:val="en-US"/>
        </w:rPr>
        <w:t>of</w:t>
      </w:r>
      <w:r w:rsidRPr="00B42144">
        <w:rPr>
          <w:rFonts w:ascii="Calibri" w:eastAsia="Calibri" w:hAnsi="Calibri" w:cs="Calibri"/>
          <w:spacing w:val="12"/>
          <w:lang w:val="en-US"/>
        </w:rPr>
        <w:t xml:space="preserve"> </w:t>
      </w:r>
      <w:r w:rsidRPr="00B42144">
        <w:rPr>
          <w:rFonts w:ascii="Calibri" w:eastAsia="Calibri" w:hAnsi="Calibri" w:cs="Calibri"/>
          <w:lang w:val="en-US"/>
        </w:rPr>
        <w:t>the</w:t>
      </w:r>
      <w:r w:rsidRPr="00B42144">
        <w:rPr>
          <w:rFonts w:ascii="Calibri" w:eastAsia="Calibri" w:hAnsi="Calibri" w:cs="Calibri"/>
          <w:spacing w:val="12"/>
          <w:lang w:val="en-US"/>
        </w:rPr>
        <w:t xml:space="preserve"> </w:t>
      </w:r>
      <w:r>
        <w:rPr>
          <w:rFonts w:ascii="Calibri" w:eastAsia="Calibri" w:hAnsi="Calibri" w:cs="Calibri"/>
          <w:lang w:val="en-US"/>
        </w:rPr>
        <w:t>shipment</w:t>
      </w:r>
      <w:r w:rsidRPr="00B42144">
        <w:rPr>
          <w:rFonts w:ascii="Calibri" w:eastAsia="Calibri" w:hAnsi="Calibri" w:cs="Calibri"/>
          <w:spacing w:val="-42"/>
          <w:lang w:val="en-US"/>
        </w:rPr>
        <w:t xml:space="preserve"> </w:t>
      </w:r>
      <w:r w:rsidRPr="00B42144">
        <w:rPr>
          <w:rFonts w:ascii="Calibri" w:eastAsia="Calibri" w:hAnsi="Calibri" w:cs="Calibri"/>
          <w:lang w:val="en-US"/>
        </w:rPr>
        <w:t>sorting</w:t>
      </w:r>
      <w:r w:rsidRPr="00B42144">
        <w:rPr>
          <w:rFonts w:ascii="Calibri" w:eastAsia="Calibri" w:hAnsi="Calibri" w:cs="Calibri"/>
          <w:spacing w:val="-1"/>
          <w:lang w:val="en-US"/>
        </w:rPr>
        <w:t xml:space="preserve"> </w:t>
      </w:r>
      <w:r w:rsidRPr="00B42144">
        <w:rPr>
          <w:rFonts w:ascii="Calibri" w:eastAsia="Calibri" w:hAnsi="Calibri" w:cs="Calibri"/>
          <w:lang w:val="en-US"/>
        </w:rPr>
        <w:t>system</w:t>
      </w:r>
      <w:r w:rsidRPr="00B42144">
        <w:rPr>
          <w:rFonts w:ascii="Calibri" w:eastAsia="Calibri" w:hAnsi="Calibri" w:cs="Calibri"/>
          <w:spacing w:val="2"/>
          <w:lang w:val="en-US"/>
        </w:rPr>
        <w:t xml:space="preserve"> </w:t>
      </w:r>
      <w:r w:rsidRPr="00B42144">
        <w:rPr>
          <w:rFonts w:ascii="Calibri" w:eastAsia="Calibri" w:hAnsi="Calibri" w:cs="Calibri"/>
          <w:lang w:val="en-US"/>
        </w:rPr>
        <w:t>free</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1"/>
          <w:lang w:val="en-US"/>
        </w:rPr>
        <w:t xml:space="preserve"> </w:t>
      </w:r>
      <w:r w:rsidRPr="00B42144">
        <w:rPr>
          <w:rFonts w:ascii="Calibri" w:eastAsia="Calibri" w:hAnsi="Calibri" w:cs="Calibri"/>
          <w:lang w:val="en-US"/>
        </w:rPr>
        <w:t>charge</w:t>
      </w:r>
      <w:r w:rsidRPr="00B42144">
        <w:rPr>
          <w:rFonts w:ascii="Calibri" w:eastAsia="Calibri" w:hAnsi="Calibri" w:cs="Calibri"/>
          <w:spacing w:val="1"/>
          <w:lang w:val="en-US"/>
        </w:rPr>
        <w:t xml:space="preserve"> </w:t>
      </w:r>
      <w:r w:rsidRPr="00B42144">
        <w:rPr>
          <w:rFonts w:ascii="Calibri" w:eastAsia="Calibri" w:hAnsi="Calibri" w:cs="Calibri"/>
          <w:lang w:val="en-US"/>
        </w:rPr>
        <w:t>at</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date</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2"/>
          <w:lang w:val="en-US"/>
        </w:rPr>
        <w:t xml:space="preserve"> </w:t>
      </w:r>
      <w:r w:rsidRPr="00B42144">
        <w:rPr>
          <w:rFonts w:ascii="Calibri" w:eastAsia="Calibri" w:hAnsi="Calibri" w:cs="Calibri"/>
          <w:lang w:val="en-US"/>
        </w:rPr>
        <w:t>FALCON need.</w:t>
      </w:r>
    </w:p>
    <w:p w14:paraId="3D0F2EB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IT</w:t>
      </w:r>
      <w:r w:rsidRPr="00B42144">
        <w:rPr>
          <w:rFonts w:ascii="Calibri" w:eastAsia="Calibri" w:hAnsi="Calibri" w:cs="Calibri"/>
          <w:spacing w:val="-4"/>
          <w:lang w:val="en-US"/>
        </w:rPr>
        <w:t xml:space="preserve"> </w:t>
      </w:r>
      <w:r w:rsidRPr="00B42144">
        <w:rPr>
          <w:rFonts w:ascii="Calibri" w:eastAsia="Calibri" w:hAnsi="Calibri" w:cs="Calibri"/>
          <w:lang w:val="en-US"/>
        </w:rPr>
        <w:t>system</w:t>
      </w:r>
      <w:r w:rsidRPr="00B42144">
        <w:rPr>
          <w:rFonts w:ascii="Calibri" w:eastAsia="Calibri" w:hAnsi="Calibri" w:cs="Calibri"/>
          <w:spacing w:val="-3"/>
          <w:lang w:val="en-US"/>
        </w:rPr>
        <w:t xml:space="preserve"> </w:t>
      </w:r>
      <w:r w:rsidRPr="00B42144">
        <w:rPr>
          <w:rFonts w:ascii="Calibri" w:eastAsia="Calibri" w:hAnsi="Calibri" w:cs="Calibri"/>
          <w:lang w:val="en-US"/>
        </w:rPr>
        <w:t>functionality</w:t>
      </w:r>
      <w:r w:rsidRPr="00B42144">
        <w:rPr>
          <w:rFonts w:ascii="Calibri" w:eastAsia="Calibri" w:hAnsi="Calibri" w:cs="Calibri"/>
          <w:spacing w:val="-2"/>
          <w:lang w:val="en-US"/>
        </w:rPr>
        <w:t xml:space="preserve"> </w:t>
      </w:r>
      <w:r w:rsidRPr="00B42144">
        <w:rPr>
          <w:rFonts w:ascii="Calibri" w:eastAsia="Calibri" w:hAnsi="Calibri" w:cs="Calibri"/>
          <w:lang w:val="en-US"/>
        </w:rPr>
        <w:t>in</w:t>
      </w:r>
      <w:r w:rsidRPr="00B42144">
        <w:rPr>
          <w:rFonts w:ascii="Calibri" w:eastAsia="Calibri" w:hAnsi="Calibri" w:cs="Calibri"/>
          <w:spacing w:val="-2"/>
          <w:lang w:val="en-US"/>
        </w:rPr>
        <w:t xml:space="preserve"> </w:t>
      </w:r>
      <w:r w:rsidRPr="00B42144">
        <w:rPr>
          <w:rFonts w:ascii="Calibri" w:eastAsia="Calibri" w:hAnsi="Calibri" w:cs="Calibri"/>
          <w:lang w:val="en-US"/>
        </w:rPr>
        <w:t>accordance</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specification</w:t>
      </w:r>
      <w:r w:rsidRPr="00B42144">
        <w:rPr>
          <w:rFonts w:ascii="Calibri" w:eastAsia="Calibri" w:hAnsi="Calibri" w:cs="Calibri"/>
          <w:spacing w:val="-2"/>
          <w:lang w:val="en-US"/>
        </w:rPr>
        <w:t xml:space="preserve"> </w:t>
      </w:r>
      <w:r w:rsidRPr="00B42144">
        <w:rPr>
          <w:rFonts w:ascii="Calibri" w:eastAsia="Calibri" w:hAnsi="Calibri" w:cs="Calibri"/>
          <w:lang w:val="en-US"/>
        </w:rPr>
        <w:t>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date</w:t>
      </w:r>
      <w:r w:rsidRPr="00B42144">
        <w:rPr>
          <w:rFonts w:ascii="Calibri" w:eastAsia="Calibri" w:hAnsi="Calibri" w:cs="Calibri"/>
          <w:spacing w:val="-4"/>
          <w:lang w:val="en-US"/>
        </w:rPr>
        <w:t xml:space="preserve"> </w:t>
      </w:r>
      <w:r w:rsidRPr="00B42144">
        <w:rPr>
          <w:rFonts w:ascii="Calibri" w:eastAsia="Calibri" w:hAnsi="Calibri" w:cs="Calibri"/>
          <w:lang w:val="en-US"/>
        </w:rPr>
        <w:t>of FALCON</w:t>
      </w:r>
      <w:r w:rsidRPr="00B42144">
        <w:rPr>
          <w:rFonts w:ascii="Calibri" w:eastAsia="Calibri" w:hAnsi="Calibri" w:cs="Calibri"/>
          <w:spacing w:val="-3"/>
          <w:lang w:val="en-US"/>
        </w:rPr>
        <w:t xml:space="preserve"> </w:t>
      </w:r>
      <w:r w:rsidRPr="00B42144">
        <w:rPr>
          <w:rFonts w:ascii="Calibri" w:eastAsia="Calibri" w:hAnsi="Calibri" w:cs="Calibri"/>
          <w:lang w:val="en-US"/>
        </w:rPr>
        <w:t>need.</w:t>
      </w:r>
    </w:p>
    <w:p w14:paraId="0A7FDF1A"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3"/>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a</w:t>
      </w:r>
      <w:r w:rsidRPr="00B42144">
        <w:rPr>
          <w:rFonts w:ascii="Calibri" w:eastAsia="Calibri" w:hAnsi="Calibri" w:cs="Calibri"/>
          <w:spacing w:val="-2"/>
          <w:lang w:val="en-US"/>
        </w:rPr>
        <w:t xml:space="preserve"> </w:t>
      </w:r>
      <w:r w:rsidRPr="00B42144">
        <w:rPr>
          <w:rFonts w:ascii="Calibri" w:eastAsia="Calibri" w:hAnsi="Calibri" w:cs="Calibri"/>
          <w:lang w:val="en-US"/>
        </w:rPr>
        <w:t>safe</w:t>
      </w:r>
      <w:r w:rsidRPr="00B42144">
        <w:rPr>
          <w:rFonts w:ascii="Calibri" w:eastAsia="Calibri" w:hAnsi="Calibri" w:cs="Calibri"/>
          <w:spacing w:val="-3"/>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669E99E5"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customer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makes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arrangements</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for</w:t>
      </w:r>
      <w:r w:rsidRPr="00B42144">
        <w:rPr>
          <w:rFonts w:ascii="Calibri" w:eastAsia="Calibri" w:hAnsi="Calibri" w:cs="Calibri"/>
          <w:spacing w:val="-9"/>
          <w:lang w:val="en-US"/>
        </w:rPr>
        <w:t xml:space="preserve"> </w:t>
      </w:r>
      <w:r w:rsidRPr="00B42144">
        <w:rPr>
          <w:rFonts w:ascii="Calibri" w:eastAsia="Calibri" w:hAnsi="Calibri" w:cs="Calibri"/>
          <w:spacing w:val="-1"/>
          <w:lang w:val="en-US"/>
        </w:rPr>
        <w:t>the</w:t>
      </w:r>
      <w:r w:rsidRPr="00B42144">
        <w:rPr>
          <w:rFonts w:ascii="Calibri" w:eastAsia="Calibri" w:hAnsi="Calibri" w:cs="Calibri"/>
          <w:spacing w:val="-11"/>
          <w:lang w:val="en-US"/>
        </w:rPr>
        <w:t xml:space="preserve"> </w:t>
      </w:r>
      <w:r w:rsidRPr="00B42144">
        <w:rPr>
          <w:rFonts w:ascii="Calibri" w:eastAsia="Calibri" w:hAnsi="Calibri" w:cs="Calibri"/>
          <w:spacing w:val="-1"/>
          <w:lang w:val="en-US"/>
        </w:rPr>
        <w:t>working</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area(‘s)</w:t>
      </w:r>
      <w:r w:rsidRPr="00B42144">
        <w:rPr>
          <w:rFonts w:ascii="Calibri" w:eastAsia="Calibri" w:hAnsi="Calibri" w:cs="Calibri"/>
          <w:spacing w:val="-10"/>
          <w:lang w:val="en-US"/>
        </w:rPr>
        <w:t xml:space="preserve"> </w:t>
      </w:r>
      <w:r w:rsidRPr="00B42144">
        <w:rPr>
          <w:rFonts w:ascii="Calibri" w:eastAsia="Calibri" w:hAnsi="Calibri" w:cs="Calibri"/>
          <w:spacing w:val="-1"/>
          <w:lang w:val="en-US"/>
        </w:rPr>
        <w:t>to</w:t>
      </w:r>
      <w:r w:rsidRPr="00B42144">
        <w:rPr>
          <w:rFonts w:ascii="Calibri" w:eastAsia="Calibri" w:hAnsi="Calibri" w:cs="Calibri"/>
          <w:spacing w:val="-9"/>
          <w:lang w:val="en-US"/>
        </w:rPr>
        <w:t xml:space="preserve"> </w:t>
      </w:r>
      <w:r w:rsidRPr="00B42144">
        <w:rPr>
          <w:rFonts w:ascii="Calibri" w:eastAsia="Calibri" w:hAnsi="Calibri" w:cs="Calibri"/>
          <w:lang w:val="en-US"/>
        </w:rPr>
        <w:t>be</w:t>
      </w:r>
      <w:r w:rsidRPr="00B42144">
        <w:rPr>
          <w:rFonts w:ascii="Calibri" w:eastAsia="Calibri" w:hAnsi="Calibri" w:cs="Calibri"/>
          <w:spacing w:val="-10"/>
          <w:lang w:val="en-US"/>
        </w:rPr>
        <w:t xml:space="preserve"> </w:t>
      </w:r>
      <w:r w:rsidRPr="00B42144">
        <w:rPr>
          <w:rFonts w:ascii="Calibri" w:eastAsia="Calibri" w:hAnsi="Calibri" w:cs="Calibri"/>
          <w:lang w:val="en-US"/>
        </w:rPr>
        <w:t>protected</w:t>
      </w:r>
      <w:r w:rsidRPr="00B42144">
        <w:rPr>
          <w:rFonts w:ascii="Calibri" w:eastAsia="Calibri" w:hAnsi="Calibri" w:cs="Calibri"/>
          <w:spacing w:val="-8"/>
          <w:lang w:val="en-US"/>
        </w:rPr>
        <w:t xml:space="preserve"> </w:t>
      </w:r>
      <w:r w:rsidRPr="00B42144">
        <w:rPr>
          <w:rFonts w:ascii="Calibri" w:eastAsia="Calibri" w:hAnsi="Calibri" w:cs="Calibri"/>
          <w:lang w:val="en-US"/>
        </w:rPr>
        <w:t>against</w:t>
      </w:r>
      <w:r w:rsidRPr="00B42144">
        <w:rPr>
          <w:rFonts w:ascii="Calibri" w:eastAsia="Calibri" w:hAnsi="Calibri" w:cs="Calibri"/>
          <w:spacing w:val="-10"/>
          <w:lang w:val="en-US"/>
        </w:rPr>
        <w:t xml:space="preserve"> </w:t>
      </w:r>
      <w:r w:rsidRPr="00B42144">
        <w:rPr>
          <w:rFonts w:ascii="Calibri" w:eastAsia="Calibri" w:hAnsi="Calibri" w:cs="Calibri"/>
          <w:lang w:val="en-US"/>
        </w:rPr>
        <w:t>direct</w:t>
      </w:r>
      <w:r w:rsidRPr="00B42144">
        <w:rPr>
          <w:rFonts w:ascii="Calibri" w:eastAsia="Calibri" w:hAnsi="Calibri" w:cs="Calibri"/>
          <w:spacing w:val="-11"/>
          <w:lang w:val="en-US"/>
        </w:rPr>
        <w:t xml:space="preserve"> </w:t>
      </w:r>
      <w:r w:rsidRPr="00B42144">
        <w:rPr>
          <w:rFonts w:ascii="Calibri" w:eastAsia="Calibri" w:hAnsi="Calibri" w:cs="Calibri"/>
          <w:lang w:val="en-US"/>
        </w:rPr>
        <w:t>weather</w:t>
      </w:r>
      <w:r w:rsidRPr="00B42144">
        <w:rPr>
          <w:rFonts w:ascii="Calibri" w:eastAsia="Calibri" w:hAnsi="Calibri" w:cs="Calibri"/>
          <w:spacing w:val="-9"/>
          <w:lang w:val="en-US"/>
        </w:rPr>
        <w:t xml:space="preserve"> </w:t>
      </w:r>
      <w:r w:rsidRPr="00B42144">
        <w:rPr>
          <w:rFonts w:ascii="Calibri" w:eastAsia="Calibri" w:hAnsi="Calibri" w:cs="Calibri"/>
          <w:lang w:val="en-US"/>
        </w:rPr>
        <w:t>influences.</w:t>
      </w:r>
    </w:p>
    <w:p w14:paraId="6D82E1E5"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4"/>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customer</w:t>
      </w:r>
      <w:r w:rsidRPr="00B42144">
        <w:rPr>
          <w:rFonts w:ascii="Calibri" w:eastAsia="Calibri" w:hAnsi="Calibri" w:cs="Calibri"/>
          <w:spacing w:val="1"/>
          <w:lang w:val="en-US"/>
        </w:rPr>
        <w:t xml:space="preserve"> </w:t>
      </w:r>
      <w:r w:rsidRPr="00B42144">
        <w:rPr>
          <w:rFonts w:ascii="Calibri" w:eastAsia="Calibri" w:hAnsi="Calibri" w:cs="Calibri"/>
          <w:lang w:val="en-US"/>
        </w:rPr>
        <w:t>provides</w:t>
      </w:r>
      <w:r w:rsidRPr="00B42144">
        <w:rPr>
          <w:rFonts w:ascii="Calibri" w:eastAsia="Calibri" w:hAnsi="Calibri" w:cs="Calibri"/>
          <w:spacing w:val="1"/>
          <w:lang w:val="en-US"/>
        </w:rPr>
        <w:t xml:space="preserve"> </w:t>
      </w:r>
      <w:r w:rsidRPr="00B42144">
        <w:rPr>
          <w:rFonts w:ascii="Calibri" w:eastAsia="Calibri" w:hAnsi="Calibri" w:cs="Calibri"/>
          <w:lang w:val="en-US"/>
        </w:rPr>
        <w:t>adequate</w:t>
      </w:r>
      <w:r w:rsidRPr="00B42144">
        <w:rPr>
          <w:rFonts w:ascii="Calibri" w:eastAsia="Calibri" w:hAnsi="Calibri" w:cs="Calibri"/>
          <w:spacing w:val="1"/>
          <w:lang w:val="en-US"/>
        </w:rPr>
        <w:t xml:space="preserve"> </w:t>
      </w:r>
      <w:r w:rsidRPr="00B42144">
        <w:rPr>
          <w:rFonts w:ascii="Calibri" w:eastAsia="Calibri" w:hAnsi="Calibri" w:cs="Calibri"/>
          <w:lang w:val="en-US"/>
        </w:rPr>
        <w:t>lighting,</w:t>
      </w:r>
      <w:r w:rsidRPr="00B42144">
        <w:rPr>
          <w:rFonts w:ascii="Calibri" w:eastAsia="Calibri" w:hAnsi="Calibri" w:cs="Calibri"/>
          <w:spacing w:val="1"/>
          <w:lang w:val="en-US"/>
        </w:rPr>
        <w:t xml:space="preserve"> </w:t>
      </w:r>
      <w:r w:rsidRPr="00B42144">
        <w:rPr>
          <w:rFonts w:ascii="Calibri" w:eastAsia="Calibri" w:hAnsi="Calibri" w:cs="Calibri"/>
          <w:lang w:val="en-US"/>
        </w:rPr>
        <w:t>heating,</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ventilation</w:t>
      </w:r>
      <w:r w:rsidRPr="00B42144">
        <w:rPr>
          <w:rFonts w:ascii="Calibri" w:eastAsia="Calibri" w:hAnsi="Calibri" w:cs="Calibri"/>
          <w:spacing w:val="1"/>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create</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normal</w:t>
      </w:r>
      <w:r w:rsidRPr="00B42144">
        <w:rPr>
          <w:rFonts w:ascii="Calibri" w:eastAsia="Calibri" w:hAnsi="Calibri" w:cs="Calibri"/>
          <w:spacing w:val="1"/>
          <w:lang w:val="en-US"/>
        </w:rPr>
        <w:t xml:space="preserve"> </w:t>
      </w:r>
      <w:r w:rsidRPr="00B42144">
        <w:rPr>
          <w:rFonts w:ascii="Calibri" w:eastAsia="Calibri" w:hAnsi="Calibri" w:cs="Calibri"/>
          <w:lang w:val="en-US"/>
        </w:rPr>
        <w:t>working</w:t>
      </w:r>
      <w:r w:rsidRPr="00B42144">
        <w:rPr>
          <w:rFonts w:ascii="Calibri" w:eastAsia="Calibri" w:hAnsi="Calibri" w:cs="Calibri"/>
          <w:spacing w:val="1"/>
          <w:lang w:val="en-US"/>
        </w:rPr>
        <w:t xml:space="preserve"> </w:t>
      </w:r>
      <w:r w:rsidRPr="00B42144">
        <w:rPr>
          <w:rFonts w:ascii="Calibri" w:eastAsia="Calibri" w:hAnsi="Calibri" w:cs="Calibri"/>
          <w:lang w:val="en-US"/>
        </w:rPr>
        <w:t>environment.</w:t>
      </w:r>
    </w:p>
    <w:p w14:paraId="51210A1F" w14:textId="77777777" w:rsidR="005D02AA" w:rsidRPr="00B42144" w:rsidRDefault="005D02AA" w:rsidP="005D02AA">
      <w:pPr>
        <w:widowControl w:val="0"/>
        <w:numPr>
          <w:ilvl w:val="0"/>
          <w:numId w:val="28"/>
        </w:numPr>
        <w:tabs>
          <w:tab w:val="left" w:pos="785"/>
        </w:tabs>
        <w:autoSpaceDE w:val="0"/>
        <w:autoSpaceDN w:val="0"/>
        <w:spacing w:before="120" w:after="0" w:line="240" w:lineRule="auto"/>
        <w:ind w:right="703"/>
        <w:jc w:val="both"/>
        <w:rPr>
          <w:rFonts w:ascii="Calibri" w:eastAsia="Calibri" w:hAnsi="Calibri" w:cs="Calibri"/>
          <w:lang w:val="en-US"/>
        </w:rPr>
      </w:pPr>
      <w:r w:rsidRPr="00B42144">
        <w:rPr>
          <w:rFonts w:ascii="Calibri" w:eastAsia="Calibri" w:hAnsi="Calibri" w:cs="Calibri"/>
          <w:lang w:val="en-US"/>
        </w:rPr>
        <w:t>The cost of temporary storage that may be required (other than in the immediate vicinity of the installation</w:t>
      </w:r>
      <w:r w:rsidRPr="00B42144">
        <w:rPr>
          <w:rFonts w:ascii="Calibri" w:eastAsia="Calibri" w:hAnsi="Calibri" w:cs="Calibri"/>
          <w:spacing w:val="-43"/>
          <w:lang w:val="en-US"/>
        </w:rPr>
        <w:t xml:space="preserve"> </w:t>
      </w:r>
      <w:r w:rsidRPr="00B42144">
        <w:rPr>
          <w:rFonts w:ascii="Calibri" w:eastAsia="Calibri" w:hAnsi="Calibri" w:cs="Calibri"/>
          <w:lang w:val="en-US"/>
        </w:rPr>
        <w:t>site)</w:t>
      </w:r>
      <w:r w:rsidRPr="00B42144">
        <w:rPr>
          <w:rFonts w:ascii="Calibri" w:eastAsia="Calibri" w:hAnsi="Calibri" w:cs="Calibri"/>
          <w:spacing w:val="-8"/>
          <w:lang w:val="en-US"/>
        </w:rPr>
        <w:t xml:space="preserve"> </w:t>
      </w:r>
      <w:r w:rsidRPr="00B42144">
        <w:rPr>
          <w:rFonts w:ascii="Calibri" w:eastAsia="Calibri" w:hAnsi="Calibri" w:cs="Calibri"/>
          <w:lang w:val="en-US"/>
        </w:rPr>
        <w:t>is</w:t>
      </w:r>
      <w:r w:rsidRPr="00B42144">
        <w:rPr>
          <w:rFonts w:ascii="Calibri" w:eastAsia="Calibri" w:hAnsi="Calibri" w:cs="Calibri"/>
          <w:spacing w:val="-9"/>
          <w:lang w:val="en-US"/>
        </w:rPr>
        <w:t xml:space="preserve"> </w:t>
      </w:r>
      <w:r w:rsidRPr="00B42144">
        <w:rPr>
          <w:rFonts w:ascii="Calibri" w:eastAsia="Calibri" w:hAnsi="Calibri" w:cs="Calibri"/>
          <w:lang w:val="en-US"/>
        </w:rPr>
        <w:t>not</w:t>
      </w:r>
      <w:r w:rsidRPr="00B42144">
        <w:rPr>
          <w:rFonts w:ascii="Calibri" w:eastAsia="Calibri" w:hAnsi="Calibri" w:cs="Calibri"/>
          <w:spacing w:val="-6"/>
          <w:lang w:val="en-US"/>
        </w:rPr>
        <w:t xml:space="preserve"> </w:t>
      </w:r>
      <w:r w:rsidRPr="00B42144">
        <w:rPr>
          <w:rFonts w:ascii="Calibri" w:eastAsia="Calibri" w:hAnsi="Calibri" w:cs="Calibri"/>
          <w:lang w:val="en-US"/>
        </w:rPr>
        <w:t>included</w:t>
      </w:r>
      <w:r w:rsidRPr="00B42144">
        <w:rPr>
          <w:rFonts w:ascii="Calibri" w:eastAsia="Calibri" w:hAnsi="Calibri" w:cs="Calibri"/>
          <w:spacing w:val="-7"/>
          <w:lang w:val="en-US"/>
        </w:rPr>
        <w:t xml:space="preserve"> </w:t>
      </w:r>
      <w:r w:rsidRPr="00B42144">
        <w:rPr>
          <w:rFonts w:ascii="Calibri" w:eastAsia="Calibri" w:hAnsi="Calibri" w:cs="Calibri"/>
          <w:lang w:val="en-US"/>
        </w:rPr>
        <w:t>in</w:t>
      </w:r>
      <w:r w:rsidRPr="00B42144">
        <w:rPr>
          <w:rFonts w:ascii="Calibri" w:eastAsia="Calibri" w:hAnsi="Calibri" w:cs="Calibri"/>
          <w:spacing w:val="-7"/>
          <w:lang w:val="en-US"/>
        </w:rPr>
        <w:t xml:space="preserve"> </w:t>
      </w:r>
      <w:r w:rsidRPr="00B42144">
        <w:rPr>
          <w:rFonts w:ascii="Calibri" w:eastAsia="Calibri" w:hAnsi="Calibri" w:cs="Calibri"/>
          <w:lang w:val="en-US"/>
        </w:rPr>
        <w:t>the</w:t>
      </w:r>
      <w:r w:rsidRPr="00B42144">
        <w:rPr>
          <w:rFonts w:ascii="Calibri" w:eastAsia="Calibri" w:hAnsi="Calibri" w:cs="Calibri"/>
          <w:spacing w:val="-7"/>
          <w:lang w:val="en-US"/>
        </w:rPr>
        <w:t xml:space="preserve"> </w:t>
      </w:r>
      <w:r w:rsidRPr="00B42144">
        <w:rPr>
          <w:rFonts w:ascii="Calibri" w:eastAsia="Calibri" w:hAnsi="Calibri" w:cs="Calibri"/>
          <w:lang w:val="en-US"/>
        </w:rPr>
        <w:t>scope</w:t>
      </w:r>
      <w:r w:rsidRPr="00B42144">
        <w:rPr>
          <w:rFonts w:ascii="Calibri" w:eastAsia="Calibri" w:hAnsi="Calibri" w:cs="Calibri"/>
          <w:spacing w:val="-8"/>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delivery</w:t>
      </w:r>
      <w:r w:rsidRPr="00B42144">
        <w:rPr>
          <w:rFonts w:ascii="Calibri" w:eastAsia="Calibri" w:hAnsi="Calibri" w:cs="Calibri"/>
          <w:spacing w:val="-6"/>
          <w:lang w:val="en-US"/>
        </w:rPr>
        <w:t xml:space="preserve"> </w:t>
      </w:r>
      <w:r w:rsidRPr="00B42144">
        <w:rPr>
          <w:rFonts w:ascii="Calibri" w:eastAsia="Calibri" w:hAnsi="Calibri" w:cs="Calibri"/>
          <w:lang w:val="en-US"/>
        </w:rPr>
        <w:t>of</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8"/>
          <w:lang w:val="en-US"/>
        </w:rPr>
        <w:t xml:space="preserve"> </w:t>
      </w:r>
      <w:r w:rsidRPr="00B42144">
        <w:rPr>
          <w:rFonts w:ascii="Calibri" w:eastAsia="Calibri" w:hAnsi="Calibri" w:cs="Calibri"/>
          <w:lang w:val="en-US"/>
        </w:rPr>
        <w:t>quotation.</w:t>
      </w:r>
      <w:r w:rsidRPr="00B42144">
        <w:rPr>
          <w:rFonts w:ascii="Calibri" w:eastAsia="Calibri" w:hAnsi="Calibri" w:cs="Calibri"/>
          <w:spacing w:val="-8"/>
          <w:lang w:val="en-US"/>
        </w:rPr>
        <w:t xml:space="preserve"> </w:t>
      </w:r>
      <w:r w:rsidRPr="00B42144">
        <w:rPr>
          <w:rFonts w:ascii="Calibri" w:eastAsia="Calibri" w:hAnsi="Calibri" w:cs="Calibri"/>
          <w:lang w:val="en-US"/>
        </w:rPr>
        <w:t>This</w:t>
      </w:r>
      <w:r w:rsidRPr="00B42144">
        <w:rPr>
          <w:rFonts w:ascii="Calibri" w:eastAsia="Calibri" w:hAnsi="Calibri" w:cs="Calibri"/>
          <w:spacing w:val="-9"/>
          <w:lang w:val="en-US"/>
        </w:rPr>
        <w:t xml:space="preserve"> </w:t>
      </w:r>
      <w:r w:rsidRPr="00B42144">
        <w:rPr>
          <w:rFonts w:ascii="Calibri" w:eastAsia="Calibri" w:hAnsi="Calibri" w:cs="Calibri"/>
          <w:lang w:val="en-US"/>
        </w:rPr>
        <w:t>also</w:t>
      </w:r>
      <w:r w:rsidRPr="00B42144">
        <w:rPr>
          <w:rFonts w:ascii="Calibri" w:eastAsia="Calibri" w:hAnsi="Calibri" w:cs="Calibri"/>
          <w:spacing w:val="-6"/>
          <w:lang w:val="en-US"/>
        </w:rPr>
        <w:t xml:space="preserve"> </w:t>
      </w:r>
      <w:r w:rsidRPr="00B42144">
        <w:rPr>
          <w:rFonts w:ascii="Calibri" w:eastAsia="Calibri" w:hAnsi="Calibri" w:cs="Calibri"/>
          <w:lang w:val="en-US"/>
        </w:rPr>
        <w:t>applies</w:t>
      </w:r>
      <w:r w:rsidRPr="00B42144">
        <w:rPr>
          <w:rFonts w:ascii="Calibri" w:eastAsia="Calibri" w:hAnsi="Calibri" w:cs="Calibri"/>
          <w:spacing w:val="-9"/>
          <w:lang w:val="en-US"/>
        </w:rPr>
        <w:t xml:space="preserve"> </w:t>
      </w:r>
      <w:r w:rsidRPr="00B42144">
        <w:rPr>
          <w:rFonts w:ascii="Calibri" w:eastAsia="Calibri" w:hAnsi="Calibri" w:cs="Calibri"/>
          <w:lang w:val="en-US"/>
        </w:rPr>
        <w:t>to</w:t>
      </w:r>
      <w:r w:rsidRPr="00B42144">
        <w:rPr>
          <w:rFonts w:ascii="Calibri" w:eastAsia="Calibri" w:hAnsi="Calibri" w:cs="Calibri"/>
          <w:spacing w:val="-6"/>
          <w:lang w:val="en-US"/>
        </w:rPr>
        <w:t xml:space="preserve"> </w:t>
      </w:r>
      <w:r w:rsidRPr="00B42144">
        <w:rPr>
          <w:rFonts w:ascii="Calibri" w:eastAsia="Calibri" w:hAnsi="Calibri" w:cs="Calibri"/>
          <w:lang w:val="en-US"/>
        </w:rPr>
        <w:t>temporary</w:t>
      </w:r>
      <w:r w:rsidRPr="00B42144">
        <w:rPr>
          <w:rFonts w:ascii="Calibri" w:eastAsia="Calibri" w:hAnsi="Calibri" w:cs="Calibri"/>
          <w:spacing w:val="-7"/>
          <w:lang w:val="en-US"/>
        </w:rPr>
        <w:t xml:space="preserve"> </w:t>
      </w:r>
      <w:r w:rsidRPr="00B42144">
        <w:rPr>
          <w:rFonts w:ascii="Calibri" w:eastAsia="Calibri" w:hAnsi="Calibri" w:cs="Calibri"/>
          <w:lang w:val="en-US"/>
        </w:rPr>
        <w:t>storage</w:t>
      </w:r>
      <w:r w:rsidRPr="00B42144">
        <w:rPr>
          <w:rFonts w:ascii="Calibri" w:eastAsia="Calibri" w:hAnsi="Calibri" w:cs="Calibri"/>
          <w:spacing w:val="-8"/>
          <w:lang w:val="en-US"/>
        </w:rPr>
        <w:t xml:space="preserve"> </w:t>
      </w:r>
      <w:r w:rsidRPr="00B42144">
        <w:rPr>
          <w:rFonts w:ascii="Calibri" w:eastAsia="Calibri" w:hAnsi="Calibri" w:cs="Calibri"/>
          <w:lang w:val="en-US"/>
        </w:rPr>
        <w:t>that</w:t>
      </w:r>
      <w:r w:rsidRPr="00B42144">
        <w:rPr>
          <w:rFonts w:ascii="Calibri" w:eastAsia="Calibri" w:hAnsi="Calibri" w:cs="Calibri"/>
          <w:spacing w:val="-6"/>
          <w:lang w:val="en-US"/>
        </w:rPr>
        <w:t xml:space="preserve"> </w:t>
      </w:r>
      <w:r w:rsidRPr="00B42144">
        <w:rPr>
          <w:rFonts w:ascii="Calibri" w:eastAsia="Calibri" w:hAnsi="Calibri" w:cs="Calibri"/>
          <w:lang w:val="en-US"/>
        </w:rPr>
        <w:t>may</w:t>
      </w:r>
      <w:r w:rsidRPr="00B42144">
        <w:rPr>
          <w:rFonts w:ascii="Calibri" w:eastAsia="Calibri" w:hAnsi="Calibri" w:cs="Calibri"/>
          <w:spacing w:val="1"/>
          <w:lang w:val="en-US"/>
        </w:rPr>
        <w:t xml:space="preserve"> </w:t>
      </w:r>
      <w:r w:rsidRPr="00B42144">
        <w:rPr>
          <w:rFonts w:ascii="Calibri" w:eastAsia="Calibri" w:hAnsi="Calibri" w:cs="Calibri"/>
          <w:lang w:val="en-US"/>
        </w:rPr>
        <w:t>be required because materials are ready for delivery (in accordance with the schedule) but cannot be</w:t>
      </w:r>
      <w:r w:rsidRPr="00B42144">
        <w:rPr>
          <w:rFonts w:ascii="Calibri" w:eastAsia="Calibri" w:hAnsi="Calibri" w:cs="Calibri"/>
          <w:spacing w:val="1"/>
          <w:lang w:val="en-US"/>
        </w:rPr>
        <w:t xml:space="preserve"> </w:t>
      </w:r>
      <w:r w:rsidRPr="00B42144">
        <w:rPr>
          <w:rFonts w:ascii="Calibri" w:eastAsia="Calibri" w:hAnsi="Calibri" w:cs="Calibri"/>
          <w:lang w:val="en-US"/>
        </w:rPr>
        <w:t>delivered due</w:t>
      </w:r>
      <w:r w:rsidRPr="00B42144">
        <w:rPr>
          <w:rFonts w:ascii="Calibri" w:eastAsia="Calibri" w:hAnsi="Calibri" w:cs="Calibri"/>
          <w:spacing w:val="-1"/>
          <w:lang w:val="en-US"/>
        </w:rPr>
        <w:t xml:space="preserve"> </w:t>
      </w:r>
      <w:r w:rsidRPr="00B42144">
        <w:rPr>
          <w:rFonts w:ascii="Calibri" w:eastAsia="Calibri" w:hAnsi="Calibri" w:cs="Calibri"/>
          <w:lang w:val="en-US"/>
        </w:rPr>
        <w:t>to hold-ups</w:t>
      </w:r>
      <w:r w:rsidRPr="00B42144">
        <w:rPr>
          <w:rFonts w:ascii="Calibri" w:eastAsia="Calibri" w:hAnsi="Calibri" w:cs="Calibri"/>
          <w:spacing w:val="-1"/>
          <w:lang w:val="en-US"/>
        </w:rPr>
        <w:t xml:space="preserve"> </w:t>
      </w:r>
      <w:r w:rsidRPr="00B42144">
        <w:rPr>
          <w:rFonts w:ascii="Calibri" w:eastAsia="Calibri" w:hAnsi="Calibri" w:cs="Calibri"/>
          <w:lang w:val="en-US"/>
        </w:rPr>
        <w:t>on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2"/>
          <w:lang w:val="en-US"/>
        </w:rPr>
        <w:t xml:space="preserve"> </w:t>
      </w:r>
      <w:r w:rsidRPr="00B42144">
        <w:rPr>
          <w:rFonts w:ascii="Calibri" w:eastAsia="Calibri" w:hAnsi="Calibri" w:cs="Calibri"/>
          <w:lang w:val="en-US"/>
        </w:rPr>
        <w:t>customer's</w:t>
      </w:r>
      <w:r w:rsidRPr="00B42144">
        <w:rPr>
          <w:rFonts w:ascii="Calibri" w:eastAsia="Calibri" w:hAnsi="Calibri" w:cs="Calibri"/>
          <w:spacing w:val="-1"/>
          <w:lang w:val="en-US"/>
        </w:rPr>
        <w:t xml:space="preserve"> </w:t>
      </w:r>
      <w:r w:rsidRPr="00B42144">
        <w:rPr>
          <w:rFonts w:ascii="Calibri" w:eastAsia="Calibri" w:hAnsi="Calibri" w:cs="Calibri"/>
          <w:lang w:val="en-US"/>
        </w:rPr>
        <w:t>side.</w:t>
      </w:r>
    </w:p>
    <w:p w14:paraId="7B8E31E2" w14:textId="77777777" w:rsidR="005D02AA" w:rsidRPr="00B42144" w:rsidRDefault="005D02AA" w:rsidP="005D02AA">
      <w:pPr>
        <w:widowControl w:val="0"/>
        <w:numPr>
          <w:ilvl w:val="0"/>
          <w:numId w:val="28"/>
        </w:numPr>
        <w:tabs>
          <w:tab w:val="left" w:pos="785"/>
        </w:tabs>
        <w:autoSpaceDE w:val="0"/>
        <w:autoSpaceDN w:val="0"/>
        <w:spacing w:before="122" w:after="0" w:line="240" w:lineRule="auto"/>
        <w:jc w:val="both"/>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customer</w:t>
      </w:r>
      <w:r w:rsidRPr="00B42144">
        <w:rPr>
          <w:rFonts w:ascii="Calibri" w:eastAsia="Calibri" w:hAnsi="Calibri" w:cs="Calibri"/>
          <w:spacing w:val="-2"/>
          <w:lang w:val="en-US"/>
        </w:rPr>
        <w:t xml:space="preserve"> </w:t>
      </w:r>
      <w:r w:rsidRPr="00B42144">
        <w:rPr>
          <w:rFonts w:ascii="Calibri" w:eastAsia="Calibri" w:hAnsi="Calibri" w:cs="Calibri"/>
          <w:lang w:val="en-US"/>
        </w:rPr>
        <w:t>is</w:t>
      </w:r>
      <w:r w:rsidRPr="00B42144">
        <w:rPr>
          <w:rFonts w:ascii="Calibri" w:eastAsia="Calibri" w:hAnsi="Calibri" w:cs="Calibri"/>
          <w:spacing w:val="-4"/>
          <w:lang w:val="en-US"/>
        </w:rPr>
        <w:t xml:space="preserve"> </w:t>
      </w:r>
      <w:r w:rsidRPr="00B42144">
        <w:rPr>
          <w:rFonts w:ascii="Calibri" w:eastAsia="Calibri" w:hAnsi="Calibri" w:cs="Calibri"/>
          <w:lang w:val="en-US"/>
        </w:rPr>
        <w:t>responsible</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demarcation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aisles</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danger</w:t>
      </w:r>
      <w:r w:rsidRPr="00B42144">
        <w:rPr>
          <w:rFonts w:ascii="Calibri" w:eastAsia="Calibri" w:hAnsi="Calibri" w:cs="Calibri"/>
          <w:spacing w:val="-2"/>
          <w:lang w:val="en-US"/>
        </w:rPr>
        <w:t xml:space="preserve"> </w:t>
      </w:r>
      <w:r w:rsidRPr="00B42144">
        <w:rPr>
          <w:rFonts w:ascii="Calibri" w:eastAsia="Calibri" w:hAnsi="Calibri" w:cs="Calibri"/>
          <w:lang w:val="en-US"/>
        </w:rPr>
        <w:t>zones</w:t>
      </w:r>
      <w:r w:rsidRPr="00B42144">
        <w:rPr>
          <w:rFonts w:ascii="Calibri" w:eastAsia="Calibri" w:hAnsi="Calibri" w:cs="Calibri"/>
          <w:spacing w:val="-4"/>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floor</w:t>
      </w:r>
      <w:r w:rsidRPr="00B42144">
        <w:rPr>
          <w:rFonts w:ascii="Calibri" w:eastAsia="Calibri" w:hAnsi="Calibri" w:cs="Calibri"/>
          <w:spacing w:val="-3"/>
          <w:lang w:val="en-US"/>
        </w:rPr>
        <w:t xml:space="preserve"> </w:t>
      </w:r>
      <w:r w:rsidRPr="00B42144">
        <w:rPr>
          <w:rFonts w:ascii="Calibri" w:eastAsia="Calibri" w:hAnsi="Calibri" w:cs="Calibri"/>
          <w:lang w:val="en-US"/>
        </w:rPr>
        <w:t>paint.</w:t>
      </w:r>
    </w:p>
    <w:p w14:paraId="191C9727" w14:textId="77777777" w:rsidR="005D02AA" w:rsidRPr="002300A4" w:rsidRDefault="005D02AA" w:rsidP="005D02AA">
      <w:pPr>
        <w:widowControl w:val="0"/>
        <w:autoSpaceDE w:val="0"/>
        <w:autoSpaceDN w:val="0"/>
        <w:spacing w:before="3" w:after="0" w:line="240" w:lineRule="auto"/>
        <w:rPr>
          <w:rFonts w:ascii="Calibri" w:eastAsia="Calibri" w:hAnsi="Calibri" w:cs="Calibri"/>
          <w:sz w:val="15"/>
          <w:szCs w:val="20"/>
          <w:lang w:val="en-US"/>
        </w:rPr>
      </w:pPr>
    </w:p>
    <w:p w14:paraId="78DF63F1"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7" w:name="_Toc143965017"/>
      <w:bookmarkStart w:id="218" w:name="_Toc145535681"/>
      <w:r w:rsidRPr="00295105">
        <w:rPr>
          <w:rFonts w:eastAsia="SimSun" w:cstheme="majorHAnsi"/>
          <w:b/>
          <w:bCs/>
          <w:color w:val="323E4F" w:themeColor="text2" w:themeShade="BF"/>
          <w:sz w:val="24"/>
          <w:szCs w:val="24"/>
          <w:lang w:val="en-GB" w:eastAsia="zh-CN"/>
        </w:rPr>
        <w:t>Responsibilities of Flipkart During the Tests</w:t>
      </w:r>
      <w:bookmarkEnd w:id="217"/>
      <w:bookmarkEnd w:id="218"/>
    </w:p>
    <w:p w14:paraId="2D0A1E45" w14:textId="77777777" w:rsidR="005D02AA" w:rsidRPr="002300A4" w:rsidRDefault="005D02AA" w:rsidP="005D02AA">
      <w:pPr>
        <w:widowControl w:val="0"/>
        <w:autoSpaceDE w:val="0"/>
        <w:autoSpaceDN w:val="0"/>
        <w:spacing w:before="9" w:after="0" w:line="240" w:lineRule="auto"/>
        <w:rPr>
          <w:rFonts w:ascii="Calibri" w:eastAsia="Calibri" w:hAnsi="Calibri" w:cs="Calibri"/>
          <w:b/>
          <w:sz w:val="19"/>
          <w:szCs w:val="20"/>
          <w:lang w:val="en-US"/>
        </w:rPr>
      </w:pPr>
    </w:p>
    <w:p w14:paraId="78381182" w14:textId="77777777" w:rsidR="005D02AA" w:rsidRPr="00B42144" w:rsidRDefault="005D02AA" w:rsidP="005D02AA">
      <w:pPr>
        <w:widowControl w:val="0"/>
        <w:numPr>
          <w:ilvl w:val="0"/>
          <w:numId w:val="28"/>
        </w:numPr>
        <w:tabs>
          <w:tab w:val="left" w:pos="785"/>
        </w:tabs>
        <w:autoSpaceDE w:val="0"/>
        <w:autoSpaceDN w:val="0"/>
        <w:spacing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2"/>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barcode</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3"/>
          <w:lang w:val="en-US"/>
        </w:rPr>
        <w:t xml:space="preserve"> </w:t>
      </w:r>
      <w:r w:rsidRPr="00B42144">
        <w:rPr>
          <w:rFonts w:ascii="Calibri" w:eastAsia="Calibri" w:hAnsi="Calibri" w:cs="Calibri"/>
          <w:lang w:val="en-US"/>
        </w:rPr>
        <w:t>required</w:t>
      </w:r>
      <w:r w:rsidRPr="00B42144">
        <w:rPr>
          <w:rFonts w:ascii="Calibri" w:eastAsia="Calibri" w:hAnsi="Calibri" w:cs="Calibri"/>
          <w:spacing w:val="-2"/>
          <w:lang w:val="en-US"/>
        </w:rPr>
        <w:t xml:space="preserve"> </w:t>
      </w:r>
      <w:r w:rsidRPr="00B42144">
        <w:rPr>
          <w:rFonts w:ascii="Calibri" w:eastAsia="Calibri" w:hAnsi="Calibri" w:cs="Calibri"/>
          <w:lang w:val="en-US"/>
        </w:rPr>
        <w:t>for the</w:t>
      </w:r>
      <w:r w:rsidRPr="00B42144">
        <w:rPr>
          <w:rFonts w:ascii="Calibri" w:eastAsia="Calibri" w:hAnsi="Calibri" w:cs="Calibri"/>
          <w:spacing w:val="-3"/>
          <w:lang w:val="en-US"/>
        </w:rPr>
        <w:t xml:space="preserve"> </w:t>
      </w:r>
      <w:r w:rsidRPr="00B42144">
        <w:rPr>
          <w:rFonts w:ascii="Calibri" w:eastAsia="Calibri" w:hAnsi="Calibri" w:cs="Calibri"/>
          <w:lang w:val="en-US"/>
        </w:rPr>
        <w:t>tests.</w:t>
      </w:r>
    </w:p>
    <w:p w14:paraId="1A049D44"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personnel</w:t>
      </w:r>
      <w:r w:rsidRPr="00B42144">
        <w:rPr>
          <w:rFonts w:ascii="Calibri" w:eastAsia="Calibri" w:hAnsi="Calibri" w:cs="Calibri"/>
          <w:spacing w:val="-4"/>
          <w:lang w:val="en-US"/>
        </w:rPr>
        <w:t xml:space="preserve"> </w:t>
      </w:r>
      <w:r w:rsidRPr="00B42144">
        <w:rPr>
          <w:rFonts w:ascii="Calibri" w:eastAsia="Calibri" w:hAnsi="Calibri" w:cs="Calibri"/>
          <w:lang w:val="en-US"/>
        </w:rPr>
        <w:t>required</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3"/>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activities</w:t>
      </w:r>
      <w:r w:rsidRPr="00B42144">
        <w:rPr>
          <w:rFonts w:ascii="Calibri" w:eastAsia="Calibri" w:hAnsi="Calibri" w:cs="Calibri"/>
          <w:spacing w:val="-4"/>
          <w:lang w:val="en-US"/>
        </w:rPr>
        <w:t xml:space="preserve"> </w:t>
      </w:r>
      <w:r w:rsidRPr="00B42144">
        <w:rPr>
          <w:rFonts w:ascii="Calibri" w:eastAsia="Calibri" w:hAnsi="Calibri" w:cs="Calibri"/>
          <w:lang w:val="en-US"/>
        </w:rPr>
        <w:t>(loading</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3"/>
          <w:lang w:val="en-US"/>
        </w:rPr>
        <w:t xml:space="preserve"> </w:t>
      </w:r>
      <w:r w:rsidRPr="00B42144">
        <w:rPr>
          <w:rFonts w:ascii="Calibri" w:eastAsia="Calibri" w:hAnsi="Calibri" w:cs="Calibri"/>
          <w:lang w:val="en-US"/>
        </w:rPr>
        <w:t>unloading</w:t>
      </w:r>
      <w:r w:rsidRPr="00B42144">
        <w:rPr>
          <w:rFonts w:ascii="Calibri" w:eastAsia="Calibri" w:hAnsi="Calibri" w:cs="Calibri"/>
          <w:spacing w:val="-4"/>
          <w:lang w:val="en-US"/>
        </w:rPr>
        <w:t xml:space="preserve"> </w:t>
      </w:r>
      <w:r w:rsidRPr="00B42144">
        <w:rPr>
          <w:rFonts w:ascii="Calibri" w:eastAsia="Calibri" w:hAnsi="Calibri" w:cs="Calibri"/>
          <w:lang w:val="en-US"/>
        </w:rPr>
        <w:t>operations).</w:t>
      </w:r>
    </w:p>
    <w:p w14:paraId="3E12090D" w14:textId="77777777" w:rsidR="005D02AA" w:rsidRPr="00B42144" w:rsidRDefault="005D02AA" w:rsidP="005D02AA">
      <w:pPr>
        <w:widowControl w:val="0"/>
        <w:numPr>
          <w:ilvl w:val="0"/>
          <w:numId w:val="28"/>
        </w:numPr>
        <w:tabs>
          <w:tab w:val="left" w:pos="785"/>
        </w:tabs>
        <w:autoSpaceDE w:val="0"/>
        <w:autoSpaceDN w:val="0"/>
        <w:spacing w:before="119"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necessary</w:t>
      </w:r>
      <w:r w:rsidRPr="00B42144">
        <w:rPr>
          <w:rFonts w:ascii="Calibri" w:eastAsia="Calibri" w:hAnsi="Calibri" w:cs="Calibri"/>
          <w:spacing w:val="-3"/>
          <w:lang w:val="en-US"/>
        </w:rPr>
        <w:t xml:space="preserve"> </w:t>
      </w:r>
      <w:r w:rsidRPr="00B42144">
        <w:rPr>
          <w:rFonts w:ascii="Calibri" w:eastAsia="Calibri" w:hAnsi="Calibri" w:cs="Calibri"/>
          <w:lang w:val="en-US"/>
        </w:rPr>
        <w:t>information</w:t>
      </w:r>
      <w:r w:rsidRPr="00B42144">
        <w:rPr>
          <w:rFonts w:ascii="Calibri" w:eastAsia="Calibri" w:hAnsi="Calibri" w:cs="Calibri"/>
          <w:spacing w:val="-2"/>
          <w:lang w:val="en-US"/>
        </w:rPr>
        <w:t xml:space="preserve"> </w:t>
      </w:r>
      <w:r w:rsidRPr="00B42144">
        <w:rPr>
          <w:rFonts w:ascii="Calibri" w:eastAsia="Calibri" w:hAnsi="Calibri" w:cs="Calibri"/>
          <w:lang w:val="en-US"/>
        </w:rPr>
        <w:t>to</w:t>
      </w:r>
      <w:r w:rsidRPr="00B42144">
        <w:rPr>
          <w:rFonts w:ascii="Calibri" w:eastAsia="Calibri" w:hAnsi="Calibri" w:cs="Calibri"/>
          <w:spacing w:val="-2"/>
          <w:lang w:val="en-US"/>
        </w:rPr>
        <w:t xml:space="preserve"> </w:t>
      </w:r>
      <w:r w:rsidRPr="00B42144">
        <w:rPr>
          <w:rFonts w:ascii="Calibri" w:eastAsia="Calibri" w:hAnsi="Calibri" w:cs="Calibri"/>
          <w:lang w:val="en-US"/>
        </w:rPr>
        <w:t>sort</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Pr>
          <w:rFonts w:ascii="Calibri" w:eastAsia="Calibri" w:hAnsi="Calibri" w:cs="Calibri"/>
          <w:lang w:val="en-US"/>
        </w:rPr>
        <w:t>shipment</w:t>
      </w:r>
      <w:r w:rsidRPr="00B42144">
        <w:rPr>
          <w:rFonts w:ascii="Calibri" w:eastAsia="Calibri" w:hAnsi="Calibri" w:cs="Calibri"/>
          <w:lang w:val="en-US"/>
        </w:rPr>
        <w:t>s</w:t>
      </w:r>
      <w:r w:rsidRPr="00B42144">
        <w:rPr>
          <w:rFonts w:ascii="Calibri" w:eastAsia="Calibri" w:hAnsi="Calibri" w:cs="Calibri"/>
          <w:spacing w:val="-4"/>
          <w:lang w:val="en-US"/>
        </w:rPr>
        <w:t xml:space="preserve"> </w:t>
      </w:r>
      <w:r w:rsidRPr="00B42144">
        <w:rPr>
          <w:rFonts w:ascii="Calibri" w:eastAsia="Calibri" w:hAnsi="Calibri" w:cs="Calibri"/>
          <w:lang w:val="en-US"/>
        </w:rPr>
        <w:t>correctly.</w:t>
      </w:r>
    </w:p>
    <w:p w14:paraId="54F21F46" w14:textId="77777777" w:rsidR="005D02AA" w:rsidRPr="00B42144"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Verify with</w:t>
      </w:r>
      <w:r w:rsidRPr="00B42144">
        <w:rPr>
          <w:rFonts w:ascii="Calibri" w:eastAsia="Calibri" w:hAnsi="Calibri" w:cs="Calibri"/>
          <w:spacing w:val="-3"/>
          <w:lang w:val="en-US"/>
        </w:rPr>
        <w:t xml:space="preserve"> </w:t>
      </w:r>
      <w:r w:rsidRPr="00B42144">
        <w:rPr>
          <w:rFonts w:ascii="Calibri" w:eastAsia="Calibri" w:hAnsi="Calibri" w:cs="Calibri"/>
          <w:lang w:val="en-US"/>
        </w:rPr>
        <w:t>FALCON</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quality</w:t>
      </w:r>
      <w:r w:rsidRPr="00B42144">
        <w:rPr>
          <w:rFonts w:ascii="Calibri" w:eastAsia="Calibri" w:hAnsi="Calibri" w:cs="Calibri"/>
          <w:spacing w:val="-3"/>
          <w:lang w:val="en-US"/>
        </w:rPr>
        <w:t xml:space="preserve"> </w:t>
      </w:r>
      <w:r w:rsidRPr="00B42144">
        <w:rPr>
          <w:rFonts w:ascii="Calibri" w:eastAsia="Calibri" w:hAnsi="Calibri" w:cs="Calibri"/>
          <w:lang w:val="en-US"/>
        </w:rPr>
        <w:t>and</w:t>
      </w:r>
      <w:r w:rsidRPr="00B42144">
        <w:rPr>
          <w:rFonts w:ascii="Calibri" w:eastAsia="Calibri" w:hAnsi="Calibri" w:cs="Calibri"/>
          <w:spacing w:val="-2"/>
          <w:lang w:val="en-US"/>
        </w:rPr>
        <w:t xml:space="preserve"> </w:t>
      </w:r>
      <w:r w:rsidRPr="00B42144">
        <w:rPr>
          <w:rFonts w:ascii="Calibri" w:eastAsia="Calibri" w:hAnsi="Calibri" w:cs="Calibri"/>
          <w:lang w:val="en-US"/>
        </w:rPr>
        <w:t>conformity</w:t>
      </w:r>
      <w:r w:rsidRPr="00B42144">
        <w:rPr>
          <w:rFonts w:ascii="Calibri" w:eastAsia="Calibri" w:hAnsi="Calibri" w:cs="Calibri"/>
          <w:spacing w:val="-3"/>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test</w:t>
      </w:r>
      <w:r w:rsidRPr="00B42144">
        <w:rPr>
          <w:rFonts w:ascii="Calibri" w:eastAsia="Calibri" w:hAnsi="Calibri" w:cs="Calibri"/>
          <w:spacing w:val="-3"/>
          <w:lang w:val="en-US"/>
        </w:rPr>
        <w:t xml:space="preserve"> </w:t>
      </w:r>
      <w:r w:rsidRPr="00B42144">
        <w:rPr>
          <w:rFonts w:ascii="Calibri" w:eastAsia="Calibri" w:hAnsi="Calibri" w:cs="Calibri"/>
          <w:lang w:val="en-US"/>
        </w:rPr>
        <w:t>loads</w:t>
      </w:r>
      <w:r w:rsidRPr="00B42144">
        <w:rPr>
          <w:rFonts w:ascii="Calibri" w:eastAsia="Calibri" w:hAnsi="Calibri" w:cs="Calibri"/>
          <w:spacing w:val="-4"/>
          <w:lang w:val="en-US"/>
        </w:rPr>
        <w:t xml:space="preserve"> </w:t>
      </w:r>
      <w:r w:rsidRPr="00B42144">
        <w:rPr>
          <w:rFonts w:ascii="Calibri" w:eastAsia="Calibri" w:hAnsi="Calibri" w:cs="Calibri"/>
          <w:lang w:val="en-US"/>
        </w:rPr>
        <w:t>(labels,</w:t>
      </w:r>
      <w:r w:rsidRPr="00B42144">
        <w:rPr>
          <w:rFonts w:ascii="Calibri" w:eastAsia="Calibri" w:hAnsi="Calibri" w:cs="Calibri"/>
          <w:spacing w:val="-2"/>
          <w:lang w:val="en-US"/>
        </w:rPr>
        <w:t xml:space="preserve"> </w:t>
      </w:r>
      <w:r w:rsidRPr="00B42144">
        <w:rPr>
          <w:rFonts w:ascii="Calibri" w:eastAsia="Calibri" w:hAnsi="Calibri" w:cs="Calibri"/>
          <w:lang w:val="en-US"/>
        </w:rPr>
        <w:t>cartons).</w:t>
      </w:r>
    </w:p>
    <w:p w14:paraId="15FF89DD" w14:textId="038D54BD" w:rsidR="005D02AA" w:rsidRPr="000547B6" w:rsidRDefault="005D02AA" w:rsidP="005D02AA">
      <w:pPr>
        <w:widowControl w:val="0"/>
        <w:numPr>
          <w:ilvl w:val="0"/>
          <w:numId w:val="28"/>
        </w:numPr>
        <w:tabs>
          <w:tab w:val="left" w:pos="785"/>
        </w:tabs>
        <w:autoSpaceDE w:val="0"/>
        <w:autoSpaceDN w:val="0"/>
        <w:spacing w:before="120" w:after="0" w:line="240" w:lineRule="auto"/>
        <w:ind w:right="707"/>
        <w:rPr>
          <w:rFonts w:ascii="Calibri" w:eastAsia="Calibri" w:hAnsi="Calibri" w:cs="Calibri"/>
          <w:lang w:val="en-US"/>
        </w:rPr>
      </w:pPr>
      <w:r w:rsidRPr="00B42144">
        <w:rPr>
          <w:rFonts w:ascii="Calibri" w:eastAsia="Calibri" w:hAnsi="Calibri" w:cs="Calibri"/>
          <w:lang w:val="en-US"/>
        </w:rPr>
        <w:t>Will</w:t>
      </w:r>
      <w:r w:rsidRPr="00B42144">
        <w:rPr>
          <w:rFonts w:ascii="Calibri" w:eastAsia="Calibri" w:hAnsi="Calibri" w:cs="Calibri"/>
          <w:spacing w:val="13"/>
          <w:lang w:val="en-US"/>
        </w:rPr>
        <w:t xml:space="preserve"> </w:t>
      </w:r>
      <w:r w:rsidRPr="00B42144">
        <w:rPr>
          <w:rFonts w:ascii="Calibri" w:eastAsia="Calibri" w:hAnsi="Calibri" w:cs="Calibri"/>
          <w:lang w:val="en-US"/>
        </w:rPr>
        <w:t>need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4"/>
          <w:lang w:val="en-US"/>
        </w:rPr>
        <w:t xml:space="preserve"> </w:t>
      </w:r>
      <w:r w:rsidRPr="00B42144">
        <w:rPr>
          <w:rFonts w:ascii="Calibri" w:eastAsia="Calibri" w:hAnsi="Calibri" w:cs="Calibri"/>
          <w:lang w:val="en-US"/>
        </w:rPr>
        <w:t>provide</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necessary</w:t>
      </w:r>
      <w:r w:rsidRPr="00B42144">
        <w:rPr>
          <w:rFonts w:ascii="Calibri" w:eastAsia="Calibri" w:hAnsi="Calibri" w:cs="Calibri"/>
          <w:spacing w:val="15"/>
          <w:lang w:val="en-US"/>
        </w:rPr>
        <w:t xml:space="preserve"> </w:t>
      </w:r>
      <w:r w:rsidRPr="00B42144">
        <w:rPr>
          <w:rFonts w:ascii="Calibri" w:eastAsia="Calibri" w:hAnsi="Calibri" w:cs="Calibri"/>
          <w:lang w:val="en-US"/>
        </w:rPr>
        <w:t>staff</w:t>
      </w:r>
      <w:r w:rsidRPr="00B42144">
        <w:rPr>
          <w:rFonts w:ascii="Calibri" w:eastAsia="Calibri" w:hAnsi="Calibri" w:cs="Calibri"/>
          <w:spacing w:val="12"/>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collect</w:t>
      </w:r>
      <w:r w:rsidRPr="00B42144">
        <w:rPr>
          <w:rFonts w:ascii="Calibri" w:eastAsia="Calibri" w:hAnsi="Calibri" w:cs="Calibri"/>
          <w:spacing w:val="14"/>
          <w:lang w:val="en-US"/>
        </w:rPr>
        <w:t xml:space="preserve"> </w:t>
      </w:r>
      <w:r w:rsidRPr="00B42144">
        <w:rPr>
          <w:rFonts w:ascii="Calibri" w:eastAsia="Calibri" w:hAnsi="Calibri" w:cs="Calibri"/>
          <w:lang w:val="en-US"/>
        </w:rPr>
        <w:t>information</w:t>
      </w:r>
      <w:r w:rsidRPr="00B42144">
        <w:rPr>
          <w:rFonts w:ascii="Calibri" w:eastAsia="Calibri" w:hAnsi="Calibri" w:cs="Calibri"/>
          <w:spacing w:val="14"/>
          <w:lang w:val="en-US"/>
        </w:rPr>
        <w:t xml:space="preserve"> </w:t>
      </w:r>
      <w:r w:rsidRPr="00B42144">
        <w:rPr>
          <w:rFonts w:ascii="Calibri" w:eastAsia="Calibri" w:hAnsi="Calibri" w:cs="Calibri"/>
          <w:lang w:val="en-US"/>
        </w:rPr>
        <w:t>on</w:t>
      </w:r>
      <w:r w:rsidRPr="00B42144">
        <w:rPr>
          <w:rFonts w:ascii="Calibri" w:eastAsia="Calibri" w:hAnsi="Calibri" w:cs="Calibri"/>
          <w:spacing w:val="13"/>
          <w:lang w:val="en-US"/>
        </w:rPr>
        <w:t xml:space="preserve"> </w:t>
      </w:r>
      <w:r w:rsidRPr="00B42144">
        <w:rPr>
          <w:rFonts w:ascii="Calibri" w:eastAsia="Calibri" w:hAnsi="Calibri" w:cs="Calibri"/>
          <w:lang w:val="en-US"/>
        </w:rPr>
        <w:t>the</w:t>
      </w:r>
      <w:r w:rsidRPr="00B42144">
        <w:rPr>
          <w:rFonts w:ascii="Calibri" w:eastAsia="Calibri" w:hAnsi="Calibri" w:cs="Calibri"/>
          <w:spacing w:val="13"/>
          <w:lang w:val="en-US"/>
        </w:rPr>
        <w:t xml:space="preserve"> </w:t>
      </w:r>
      <w:r w:rsidRPr="00B42144">
        <w:rPr>
          <w:rFonts w:ascii="Calibri" w:eastAsia="Calibri" w:hAnsi="Calibri" w:cs="Calibri"/>
          <w:lang w:val="en-US"/>
        </w:rPr>
        <w:t>tests</w:t>
      </w:r>
      <w:r w:rsidRPr="00B42144">
        <w:rPr>
          <w:rFonts w:ascii="Calibri" w:eastAsia="Calibri" w:hAnsi="Calibri" w:cs="Calibri"/>
          <w:spacing w:val="12"/>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to</w:t>
      </w:r>
      <w:r w:rsidRPr="00B42144">
        <w:rPr>
          <w:rFonts w:ascii="Calibri" w:eastAsia="Calibri" w:hAnsi="Calibri" w:cs="Calibri"/>
          <w:spacing w:val="15"/>
          <w:lang w:val="en-US"/>
        </w:rPr>
        <w:t xml:space="preserve"> </w:t>
      </w:r>
      <w:r w:rsidRPr="00B42144">
        <w:rPr>
          <w:rFonts w:ascii="Calibri" w:eastAsia="Calibri" w:hAnsi="Calibri" w:cs="Calibri"/>
          <w:lang w:val="en-US"/>
        </w:rPr>
        <w:t>verify</w:t>
      </w:r>
      <w:r w:rsidRPr="00B42144">
        <w:rPr>
          <w:rFonts w:ascii="Calibri" w:eastAsia="Calibri" w:hAnsi="Calibri" w:cs="Calibri"/>
          <w:spacing w:val="14"/>
          <w:lang w:val="en-US"/>
        </w:rPr>
        <w:t xml:space="preserve"> </w:t>
      </w:r>
      <w:r w:rsidRPr="00B42144">
        <w:rPr>
          <w:rFonts w:ascii="Calibri" w:eastAsia="Calibri" w:hAnsi="Calibri" w:cs="Calibri"/>
          <w:lang w:val="en-US"/>
        </w:rPr>
        <w:t>and</w:t>
      </w:r>
      <w:r w:rsidRPr="00B42144">
        <w:rPr>
          <w:rFonts w:ascii="Calibri" w:eastAsia="Calibri" w:hAnsi="Calibri" w:cs="Calibri"/>
          <w:spacing w:val="15"/>
          <w:lang w:val="en-US"/>
        </w:rPr>
        <w:t xml:space="preserve"> </w:t>
      </w:r>
      <w:r w:rsidRPr="00B42144">
        <w:rPr>
          <w:rFonts w:ascii="Calibri" w:eastAsia="Calibri" w:hAnsi="Calibri" w:cs="Calibri"/>
          <w:lang w:val="en-US"/>
        </w:rPr>
        <w:t>confirm</w:t>
      </w:r>
      <w:r w:rsidRPr="00B42144">
        <w:rPr>
          <w:rFonts w:ascii="Calibri" w:eastAsia="Calibri" w:hAnsi="Calibri" w:cs="Calibri"/>
          <w:spacing w:val="13"/>
          <w:lang w:val="en-US"/>
        </w:rPr>
        <w:t xml:space="preserve"> </w:t>
      </w:r>
      <w:r w:rsidRPr="00B42144">
        <w:rPr>
          <w:rFonts w:ascii="Calibri" w:eastAsia="Calibri" w:hAnsi="Calibri" w:cs="Calibri"/>
          <w:lang w:val="en-US"/>
        </w:rPr>
        <w:t>test</w:t>
      </w:r>
      <w:r w:rsidRPr="00B42144">
        <w:rPr>
          <w:rFonts w:ascii="Calibri" w:eastAsia="Calibri" w:hAnsi="Calibri" w:cs="Calibri"/>
          <w:spacing w:val="-43"/>
          <w:lang w:val="en-US"/>
        </w:rPr>
        <w:t xml:space="preserve"> </w:t>
      </w:r>
      <w:r w:rsidRPr="00B42144">
        <w:rPr>
          <w:rFonts w:ascii="Calibri" w:eastAsia="Calibri" w:hAnsi="Calibri" w:cs="Calibri"/>
          <w:lang w:val="en-US"/>
        </w:rPr>
        <w:t>results</w:t>
      </w:r>
      <w:r w:rsidRPr="00B42144">
        <w:rPr>
          <w:rFonts w:ascii="Calibri" w:eastAsia="Calibri" w:hAnsi="Calibri" w:cs="Calibri"/>
          <w:spacing w:val="-2"/>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FALCON.</w:t>
      </w:r>
    </w:p>
    <w:p w14:paraId="0758AB12" w14:textId="77777777" w:rsidR="005D02AA" w:rsidRPr="002300A4" w:rsidRDefault="005D02AA" w:rsidP="005D02AA">
      <w:pPr>
        <w:widowControl w:val="0"/>
        <w:autoSpaceDE w:val="0"/>
        <w:autoSpaceDN w:val="0"/>
        <w:spacing w:before="4" w:after="0" w:line="240" w:lineRule="auto"/>
        <w:rPr>
          <w:rFonts w:ascii="Calibri" w:eastAsia="Calibri" w:hAnsi="Calibri" w:cs="Calibri"/>
          <w:sz w:val="15"/>
          <w:szCs w:val="20"/>
          <w:lang w:val="en-US"/>
        </w:rPr>
      </w:pPr>
    </w:p>
    <w:p w14:paraId="6FA78576" w14:textId="77777777" w:rsidR="005D02AA" w:rsidRPr="00295105" w:rsidRDefault="005D02AA" w:rsidP="005D02AA">
      <w:pPr>
        <w:pStyle w:val="Heading2"/>
        <w:numPr>
          <w:ilvl w:val="1"/>
          <w:numId w:val="12"/>
        </w:numPr>
        <w:ind w:left="284" w:hanging="426"/>
        <w:jc w:val="both"/>
        <w:rPr>
          <w:rFonts w:eastAsia="SimSun" w:cstheme="majorHAnsi"/>
          <w:b/>
          <w:bCs/>
          <w:color w:val="323E4F" w:themeColor="text2" w:themeShade="BF"/>
          <w:sz w:val="24"/>
          <w:szCs w:val="24"/>
          <w:lang w:val="en-GB" w:eastAsia="zh-CN"/>
        </w:rPr>
      </w:pPr>
      <w:bookmarkStart w:id="219" w:name="_Toc143965018"/>
      <w:bookmarkStart w:id="220" w:name="_Toc145535682"/>
      <w:r w:rsidRPr="00295105">
        <w:rPr>
          <w:rFonts w:eastAsia="SimSun" w:cstheme="majorHAnsi"/>
          <w:b/>
          <w:bCs/>
          <w:color w:val="323E4F" w:themeColor="text2" w:themeShade="BF"/>
          <w:sz w:val="24"/>
          <w:szCs w:val="24"/>
          <w:lang w:val="en-GB" w:eastAsia="zh-CN"/>
        </w:rPr>
        <w:t>Flipkart Responsibilities During the Training</w:t>
      </w:r>
      <w:bookmarkEnd w:id="219"/>
      <w:bookmarkEnd w:id="220"/>
    </w:p>
    <w:p w14:paraId="08B7FB5A" w14:textId="77777777" w:rsidR="005D02AA" w:rsidRPr="002300A4" w:rsidRDefault="005D02AA" w:rsidP="005D02AA">
      <w:pPr>
        <w:widowControl w:val="0"/>
        <w:autoSpaceDE w:val="0"/>
        <w:autoSpaceDN w:val="0"/>
        <w:spacing w:before="8" w:after="0" w:line="240" w:lineRule="auto"/>
        <w:rPr>
          <w:rFonts w:ascii="Calibri" w:eastAsia="Calibri" w:hAnsi="Calibri" w:cs="Calibri"/>
          <w:b/>
          <w:sz w:val="19"/>
          <w:szCs w:val="20"/>
          <w:lang w:val="en-US"/>
        </w:rPr>
      </w:pPr>
    </w:p>
    <w:p w14:paraId="15326C5D" w14:textId="77777777" w:rsidR="005D02AA" w:rsidRPr="00B42144" w:rsidRDefault="005D02AA" w:rsidP="005D02AA">
      <w:pPr>
        <w:widowControl w:val="0"/>
        <w:numPr>
          <w:ilvl w:val="0"/>
          <w:numId w:val="28"/>
        </w:numPr>
        <w:tabs>
          <w:tab w:val="left" w:pos="785"/>
        </w:tabs>
        <w:autoSpaceDE w:val="0"/>
        <w:autoSpaceDN w:val="0"/>
        <w:spacing w:before="1" w:after="0" w:line="240" w:lineRule="auto"/>
        <w:rPr>
          <w:rFonts w:ascii="Calibri" w:eastAsia="Calibri" w:hAnsi="Calibri" w:cs="Calibri"/>
          <w:lang w:val="en-US"/>
        </w:rPr>
      </w:pPr>
      <w:r w:rsidRPr="00B42144">
        <w:rPr>
          <w:rFonts w:ascii="Calibri" w:eastAsia="Calibri" w:hAnsi="Calibri" w:cs="Calibri"/>
          <w:lang w:val="en-US"/>
        </w:rPr>
        <w:t>Free</w:t>
      </w:r>
      <w:r w:rsidRPr="00B42144">
        <w:rPr>
          <w:rFonts w:ascii="Calibri" w:eastAsia="Calibri" w:hAnsi="Calibri" w:cs="Calibri"/>
          <w:spacing w:val="-1"/>
          <w:lang w:val="en-US"/>
        </w:rPr>
        <w:t xml:space="preserve"> </w:t>
      </w:r>
      <w:r w:rsidRPr="00B42144">
        <w:rPr>
          <w:rFonts w:ascii="Calibri" w:eastAsia="Calibri" w:hAnsi="Calibri" w:cs="Calibri"/>
          <w:lang w:val="en-US"/>
        </w:rPr>
        <w:t>from</w:t>
      </w:r>
      <w:r w:rsidRPr="00B42144">
        <w:rPr>
          <w:rFonts w:ascii="Calibri" w:eastAsia="Calibri" w:hAnsi="Calibri" w:cs="Calibri"/>
          <w:spacing w:val="-3"/>
          <w:lang w:val="en-US"/>
        </w:rPr>
        <w:t xml:space="preserve"> </w:t>
      </w:r>
      <w:r w:rsidRPr="00B42144">
        <w:rPr>
          <w:rFonts w:ascii="Calibri" w:eastAsia="Calibri" w:hAnsi="Calibri" w:cs="Calibri"/>
          <w:lang w:val="en-US"/>
        </w:rPr>
        <w:t>their</w:t>
      </w:r>
      <w:r w:rsidRPr="00B42144">
        <w:rPr>
          <w:rFonts w:ascii="Calibri" w:eastAsia="Calibri" w:hAnsi="Calibri" w:cs="Calibri"/>
          <w:spacing w:val="-2"/>
          <w:lang w:val="en-US"/>
        </w:rPr>
        <w:t xml:space="preserve"> </w:t>
      </w:r>
      <w:r w:rsidRPr="00B42144">
        <w:rPr>
          <w:rFonts w:ascii="Calibri" w:eastAsia="Calibri" w:hAnsi="Calibri" w:cs="Calibri"/>
          <w:lang w:val="en-US"/>
        </w:rPr>
        <w:t>usual</w:t>
      </w:r>
      <w:r w:rsidRPr="00B42144">
        <w:rPr>
          <w:rFonts w:ascii="Calibri" w:eastAsia="Calibri" w:hAnsi="Calibri" w:cs="Calibri"/>
          <w:spacing w:val="-3"/>
          <w:lang w:val="en-US"/>
        </w:rPr>
        <w:t xml:space="preserve"> </w:t>
      </w:r>
      <w:r w:rsidRPr="00B42144">
        <w:rPr>
          <w:rFonts w:ascii="Calibri" w:eastAsia="Calibri" w:hAnsi="Calibri" w:cs="Calibri"/>
          <w:lang w:val="en-US"/>
        </w:rPr>
        <w:t>work,</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employees</w:t>
      </w:r>
      <w:r w:rsidRPr="00B42144">
        <w:rPr>
          <w:rFonts w:ascii="Calibri" w:eastAsia="Calibri" w:hAnsi="Calibri" w:cs="Calibri"/>
          <w:spacing w:val="-3"/>
          <w:lang w:val="en-US"/>
        </w:rPr>
        <w:t xml:space="preserve"> </w:t>
      </w:r>
      <w:r w:rsidRPr="00B42144">
        <w:rPr>
          <w:rFonts w:ascii="Calibri" w:eastAsia="Calibri" w:hAnsi="Calibri" w:cs="Calibri"/>
          <w:lang w:val="en-US"/>
        </w:rPr>
        <w:t>participate</w:t>
      </w:r>
      <w:r w:rsidRPr="00B42144">
        <w:rPr>
          <w:rFonts w:ascii="Calibri" w:eastAsia="Calibri" w:hAnsi="Calibri" w:cs="Calibri"/>
          <w:spacing w:val="-3"/>
          <w:lang w:val="en-US"/>
        </w:rPr>
        <w:t xml:space="preserve"> </w:t>
      </w:r>
      <w:r w:rsidRPr="00B42144">
        <w:rPr>
          <w:rFonts w:ascii="Calibri" w:eastAsia="Calibri" w:hAnsi="Calibri" w:cs="Calibri"/>
          <w:lang w:val="en-US"/>
        </w:rPr>
        <w:t>in</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duration</w:t>
      </w:r>
      <w:r w:rsidRPr="00B42144">
        <w:rPr>
          <w:rFonts w:ascii="Calibri" w:eastAsia="Calibri" w:hAnsi="Calibri" w:cs="Calibri"/>
          <w:spacing w:val="-1"/>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p>
    <w:p w14:paraId="4A73D5E5" w14:textId="77777777" w:rsidR="005D02AA" w:rsidRPr="00B42144" w:rsidRDefault="005D02AA" w:rsidP="005D02AA">
      <w:pPr>
        <w:widowControl w:val="0"/>
        <w:numPr>
          <w:ilvl w:val="0"/>
          <w:numId w:val="28"/>
        </w:numPr>
        <w:tabs>
          <w:tab w:val="left" w:pos="785"/>
        </w:tabs>
        <w:autoSpaceDE w:val="0"/>
        <w:autoSpaceDN w:val="0"/>
        <w:spacing w:before="122" w:after="0" w:line="240" w:lineRule="auto"/>
        <w:rPr>
          <w:rFonts w:ascii="Calibri" w:eastAsia="Calibri" w:hAnsi="Calibri" w:cs="Calibri"/>
          <w:lang w:val="en-US"/>
        </w:rPr>
      </w:pPr>
      <w:r w:rsidRPr="00B42144">
        <w:rPr>
          <w:rFonts w:ascii="Calibri" w:eastAsia="Calibri" w:hAnsi="Calibri" w:cs="Calibri"/>
          <w:lang w:val="en-US"/>
        </w:rPr>
        <w:t>Provision</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4"/>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list</w:t>
      </w:r>
      <w:r w:rsidRPr="00B42144">
        <w:rPr>
          <w:rFonts w:ascii="Calibri" w:eastAsia="Calibri" w:hAnsi="Calibri" w:cs="Calibri"/>
          <w:spacing w:val="-2"/>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sidRPr="00B42144">
        <w:rPr>
          <w:rFonts w:ascii="Calibri" w:eastAsia="Calibri" w:hAnsi="Calibri" w:cs="Calibri"/>
          <w:lang w:val="en-US"/>
        </w:rPr>
        <w:t>participants</w:t>
      </w:r>
      <w:r w:rsidRPr="00B42144">
        <w:rPr>
          <w:rFonts w:ascii="Calibri" w:eastAsia="Calibri" w:hAnsi="Calibri" w:cs="Calibri"/>
          <w:spacing w:val="-4"/>
          <w:lang w:val="en-US"/>
        </w:rPr>
        <w:t xml:space="preserve"> </w:t>
      </w:r>
      <w:r w:rsidRPr="00B42144">
        <w:rPr>
          <w:rFonts w:ascii="Calibri" w:eastAsia="Calibri" w:hAnsi="Calibri" w:cs="Calibri"/>
          <w:lang w:val="en-US"/>
        </w:rPr>
        <w:t>for</w:t>
      </w:r>
      <w:r w:rsidRPr="00B42144">
        <w:rPr>
          <w:rFonts w:ascii="Calibri" w:eastAsia="Calibri" w:hAnsi="Calibri" w:cs="Calibri"/>
          <w:spacing w:val="-2"/>
          <w:lang w:val="en-US"/>
        </w:rPr>
        <w:t xml:space="preserve"> </w:t>
      </w:r>
      <w:r w:rsidRPr="00B42144">
        <w:rPr>
          <w:rFonts w:ascii="Calibri" w:eastAsia="Calibri" w:hAnsi="Calibri" w:cs="Calibri"/>
          <w:lang w:val="en-US"/>
        </w:rPr>
        <w:t>each</w:t>
      </w:r>
      <w:r w:rsidRPr="00B42144">
        <w:rPr>
          <w:rFonts w:ascii="Calibri" w:eastAsia="Calibri" w:hAnsi="Calibri" w:cs="Calibri"/>
          <w:spacing w:val="-2"/>
          <w:lang w:val="en-US"/>
        </w:rPr>
        <w:t xml:space="preserve"> </w:t>
      </w:r>
      <w:r w:rsidRPr="00B42144">
        <w:rPr>
          <w:rFonts w:ascii="Calibri" w:eastAsia="Calibri" w:hAnsi="Calibri" w:cs="Calibri"/>
          <w:lang w:val="en-US"/>
        </w:rPr>
        <w:t>available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w:t>
      </w:r>
      <w:r w:rsidRPr="00B42144">
        <w:rPr>
          <w:rFonts w:ascii="Calibri" w:eastAsia="Calibri" w:hAnsi="Calibri" w:cs="Calibri"/>
          <w:spacing w:val="-3"/>
          <w:lang w:val="en-US"/>
        </w:rPr>
        <w:t xml:space="preserve"> </w:t>
      </w:r>
      <w:r w:rsidRPr="00B42144">
        <w:rPr>
          <w:rFonts w:ascii="Calibri" w:eastAsia="Calibri" w:hAnsi="Calibri" w:cs="Calibri"/>
          <w:lang w:val="en-US"/>
        </w:rPr>
        <w:t>3</w:t>
      </w:r>
      <w:r w:rsidRPr="00B42144">
        <w:rPr>
          <w:rFonts w:ascii="Calibri" w:eastAsia="Calibri" w:hAnsi="Calibri" w:cs="Calibri"/>
          <w:spacing w:val="-3"/>
          <w:lang w:val="en-US"/>
        </w:rPr>
        <w:t xml:space="preserve"> </w:t>
      </w:r>
      <w:r w:rsidRPr="00B42144">
        <w:rPr>
          <w:rFonts w:ascii="Calibri" w:eastAsia="Calibri" w:hAnsi="Calibri" w:cs="Calibri"/>
          <w:lang w:val="en-US"/>
        </w:rPr>
        <w:t>days</w:t>
      </w:r>
      <w:r w:rsidRPr="00B42144">
        <w:rPr>
          <w:rFonts w:ascii="Calibri" w:eastAsia="Calibri" w:hAnsi="Calibri" w:cs="Calibri"/>
          <w:spacing w:val="-3"/>
          <w:lang w:val="en-US"/>
        </w:rPr>
        <w:t xml:space="preserve"> </w:t>
      </w:r>
      <w:r w:rsidRPr="00B42144">
        <w:rPr>
          <w:rFonts w:ascii="Calibri" w:eastAsia="Calibri" w:hAnsi="Calibri" w:cs="Calibri"/>
          <w:lang w:val="en-US"/>
        </w:rPr>
        <w:t>before</w:t>
      </w:r>
      <w:r w:rsidRPr="00B42144">
        <w:rPr>
          <w:rFonts w:ascii="Calibri" w:eastAsia="Calibri" w:hAnsi="Calibri" w:cs="Calibri"/>
          <w:spacing w:val="-4"/>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start of</w:t>
      </w:r>
      <w:r w:rsidRPr="00B42144">
        <w:rPr>
          <w:rFonts w:ascii="Calibri" w:eastAsia="Calibri" w:hAnsi="Calibri" w:cs="Calibri"/>
          <w:spacing w:val="-3"/>
          <w:lang w:val="en-US"/>
        </w:rPr>
        <w:t xml:space="preserve"> </w:t>
      </w: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course.</w:t>
      </w:r>
    </w:p>
    <w:p w14:paraId="58E18F2D" w14:textId="77777777" w:rsidR="005D02AA" w:rsidRPr="00B42144" w:rsidRDefault="005D02AA" w:rsidP="005D02AA">
      <w:pPr>
        <w:widowControl w:val="0"/>
        <w:autoSpaceDE w:val="0"/>
        <w:autoSpaceDN w:val="0"/>
        <w:spacing w:before="9" w:after="0" w:line="240" w:lineRule="auto"/>
        <w:rPr>
          <w:rFonts w:ascii="Calibri" w:eastAsia="Calibri" w:hAnsi="Calibri" w:cs="Calibri"/>
          <w:lang w:val="en-US"/>
        </w:rPr>
      </w:pPr>
    </w:p>
    <w:p w14:paraId="603E9B25" w14:textId="77777777" w:rsidR="005D02AA" w:rsidRPr="00B42144" w:rsidRDefault="005D02AA" w:rsidP="005D02AA">
      <w:pPr>
        <w:widowControl w:val="0"/>
        <w:numPr>
          <w:ilvl w:val="0"/>
          <w:numId w:val="28"/>
        </w:numPr>
        <w:tabs>
          <w:tab w:val="left" w:pos="785"/>
        </w:tabs>
        <w:autoSpaceDE w:val="0"/>
        <w:autoSpaceDN w:val="0"/>
        <w:spacing w:after="0" w:line="240" w:lineRule="auto"/>
        <w:ind w:right="708"/>
        <w:rPr>
          <w:rFonts w:ascii="Calibri" w:eastAsia="Calibri" w:hAnsi="Calibri" w:cs="Calibri"/>
          <w:lang w:val="en-US"/>
        </w:rPr>
      </w:pPr>
      <w:r w:rsidRPr="00B42144">
        <w:rPr>
          <w:rFonts w:ascii="Calibri" w:eastAsia="Calibri" w:hAnsi="Calibri" w:cs="Calibri"/>
          <w:lang w:val="en-US"/>
        </w:rPr>
        <w:t>Provision of</w:t>
      </w:r>
      <w:r w:rsidRPr="00B42144">
        <w:rPr>
          <w:rFonts w:ascii="Calibri" w:eastAsia="Calibri" w:hAnsi="Calibri" w:cs="Calibri"/>
          <w:spacing w:val="-1"/>
          <w:lang w:val="en-US"/>
        </w:rPr>
        <w:t xml:space="preserve"> </w:t>
      </w:r>
      <w:r w:rsidRPr="00B42144">
        <w:rPr>
          <w:rFonts w:ascii="Calibri" w:eastAsia="Calibri" w:hAnsi="Calibri" w:cs="Calibri"/>
          <w:lang w:val="en-US"/>
        </w:rPr>
        <w:t>a classroom equipped</w:t>
      </w:r>
      <w:r w:rsidRPr="00B42144">
        <w:rPr>
          <w:rFonts w:ascii="Calibri" w:eastAsia="Calibri" w:hAnsi="Calibri" w:cs="Calibri"/>
          <w:spacing w:val="1"/>
          <w:lang w:val="en-US"/>
        </w:rPr>
        <w:t xml:space="preserve"> </w:t>
      </w:r>
      <w:r w:rsidRPr="00B42144">
        <w:rPr>
          <w:rFonts w:ascii="Calibri" w:eastAsia="Calibri" w:hAnsi="Calibri" w:cs="Calibri"/>
          <w:lang w:val="en-US"/>
        </w:rPr>
        <w:t>with</w:t>
      </w:r>
      <w:r w:rsidRPr="00B42144">
        <w:rPr>
          <w:rFonts w:ascii="Calibri" w:eastAsia="Calibri" w:hAnsi="Calibri" w:cs="Calibri"/>
          <w:spacing w:val="1"/>
          <w:lang w:val="en-US"/>
        </w:rPr>
        <w:t xml:space="preserve"> </w:t>
      </w:r>
      <w:r w:rsidRPr="00B42144">
        <w:rPr>
          <w:rFonts w:ascii="Calibri" w:eastAsia="Calibri" w:hAnsi="Calibri" w:cs="Calibri"/>
          <w:lang w:val="en-US"/>
        </w:rPr>
        <w:t>a</w:t>
      </w:r>
      <w:r w:rsidRPr="00B42144">
        <w:rPr>
          <w:rFonts w:ascii="Calibri" w:eastAsia="Calibri" w:hAnsi="Calibri" w:cs="Calibri"/>
          <w:spacing w:val="-1"/>
          <w:lang w:val="en-US"/>
        </w:rPr>
        <w:t xml:space="preserve"> </w:t>
      </w:r>
      <w:r w:rsidRPr="00B42144">
        <w:rPr>
          <w:rFonts w:ascii="Calibri" w:eastAsia="Calibri" w:hAnsi="Calibri" w:cs="Calibri"/>
          <w:lang w:val="en-US"/>
        </w:rPr>
        <w:t>whiteboard,</w:t>
      </w:r>
      <w:r w:rsidRPr="00B42144">
        <w:rPr>
          <w:rFonts w:ascii="Calibri" w:eastAsia="Calibri" w:hAnsi="Calibri" w:cs="Calibri"/>
          <w:spacing w:val="3"/>
          <w:lang w:val="en-US"/>
        </w:rPr>
        <w:t xml:space="preserve"> </w:t>
      </w:r>
      <w:r w:rsidRPr="00B42144">
        <w:rPr>
          <w:rFonts w:ascii="Calibri" w:eastAsia="Calibri" w:hAnsi="Calibri" w:cs="Calibri"/>
          <w:lang w:val="en-US"/>
        </w:rPr>
        <w:t>video projector,</w:t>
      </w:r>
      <w:r w:rsidRPr="00B42144">
        <w:rPr>
          <w:rFonts w:ascii="Calibri" w:eastAsia="Calibri" w:hAnsi="Calibri" w:cs="Calibri"/>
          <w:spacing w:val="-1"/>
          <w:lang w:val="en-US"/>
        </w:rPr>
        <w:t xml:space="preserve"> </w:t>
      </w:r>
      <w:r w:rsidRPr="00B42144">
        <w:rPr>
          <w:rFonts w:ascii="Calibri" w:eastAsia="Calibri" w:hAnsi="Calibri" w:cs="Calibri"/>
          <w:lang w:val="en-US"/>
        </w:rPr>
        <w:t>projection</w:t>
      </w:r>
      <w:r w:rsidRPr="00B42144">
        <w:rPr>
          <w:rFonts w:ascii="Calibri" w:eastAsia="Calibri" w:hAnsi="Calibri" w:cs="Calibri"/>
          <w:spacing w:val="1"/>
          <w:lang w:val="en-US"/>
        </w:rPr>
        <w:t xml:space="preserve"> </w:t>
      </w:r>
      <w:r w:rsidRPr="00B42144">
        <w:rPr>
          <w:rFonts w:ascii="Calibri" w:eastAsia="Calibri" w:hAnsi="Calibri" w:cs="Calibri"/>
          <w:lang w:val="en-US"/>
        </w:rPr>
        <w:t>screen, and enough</w:t>
      </w:r>
      <w:r w:rsidRPr="00B42144">
        <w:rPr>
          <w:rFonts w:ascii="Calibri" w:eastAsia="Calibri" w:hAnsi="Calibri" w:cs="Calibri"/>
          <w:spacing w:val="1"/>
          <w:lang w:val="en-US"/>
        </w:rPr>
        <w:t xml:space="preserve"> </w:t>
      </w:r>
      <w:r w:rsidRPr="00B42144">
        <w:rPr>
          <w:rFonts w:ascii="Calibri" w:eastAsia="Calibri" w:hAnsi="Calibri" w:cs="Calibri"/>
          <w:lang w:val="en-US"/>
        </w:rPr>
        <w:t>space</w:t>
      </w:r>
      <w:r w:rsidRPr="00B42144">
        <w:rPr>
          <w:rFonts w:ascii="Calibri" w:eastAsia="Calibri" w:hAnsi="Calibri" w:cs="Calibri"/>
          <w:spacing w:val="-42"/>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desks</w:t>
      </w:r>
      <w:r w:rsidRPr="00B42144">
        <w:rPr>
          <w:rFonts w:ascii="Calibri" w:eastAsia="Calibri" w:hAnsi="Calibri" w:cs="Calibri"/>
          <w:spacing w:val="-1"/>
          <w:lang w:val="en-US"/>
        </w:rPr>
        <w:t xml:space="preserve"> </w:t>
      </w:r>
      <w:r w:rsidRPr="00B42144">
        <w:rPr>
          <w:rFonts w:ascii="Calibri" w:eastAsia="Calibri" w:hAnsi="Calibri" w:cs="Calibri"/>
          <w:lang w:val="en-US"/>
        </w:rPr>
        <w:t>or</w:t>
      </w:r>
      <w:r w:rsidRPr="00B42144">
        <w:rPr>
          <w:rFonts w:ascii="Calibri" w:eastAsia="Calibri" w:hAnsi="Calibri" w:cs="Calibri"/>
          <w:spacing w:val="-1"/>
          <w:lang w:val="en-US"/>
        </w:rPr>
        <w:t xml:space="preserve"> </w:t>
      </w:r>
      <w:r w:rsidRPr="00B42144">
        <w:rPr>
          <w:rFonts w:ascii="Calibri" w:eastAsia="Calibri" w:hAnsi="Calibri" w:cs="Calibri"/>
          <w:lang w:val="en-US"/>
        </w:rPr>
        <w:t>tables</w:t>
      </w:r>
      <w:r w:rsidRPr="00B42144">
        <w:rPr>
          <w:rFonts w:ascii="Calibri" w:eastAsia="Calibri" w:hAnsi="Calibri" w:cs="Calibri"/>
          <w:spacing w:val="-1"/>
          <w:lang w:val="en-US"/>
        </w:rPr>
        <w:t xml:space="preserve"> </w:t>
      </w:r>
      <w:r w:rsidRPr="00B42144">
        <w:rPr>
          <w:rFonts w:ascii="Calibri" w:eastAsia="Calibri" w:hAnsi="Calibri" w:cs="Calibri"/>
          <w:lang w:val="en-US"/>
        </w:rPr>
        <w:t>and chairs</w:t>
      </w:r>
      <w:r w:rsidRPr="00B42144">
        <w:rPr>
          <w:rFonts w:ascii="Calibri" w:eastAsia="Calibri" w:hAnsi="Calibri" w:cs="Calibri"/>
          <w:spacing w:val="1"/>
          <w:lang w:val="en-US"/>
        </w:rPr>
        <w:t xml:space="preserve"> </w:t>
      </w:r>
      <w:r w:rsidRPr="00B42144">
        <w:rPr>
          <w:rFonts w:ascii="Calibri" w:eastAsia="Calibri" w:hAnsi="Calibri" w:cs="Calibri"/>
          <w:lang w:val="en-US"/>
        </w:rPr>
        <w:t>for</w:t>
      </w:r>
      <w:r w:rsidRPr="00B42144">
        <w:rPr>
          <w:rFonts w:ascii="Calibri" w:eastAsia="Calibri" w:hAnsi="Calibri" w:cs="Calibri"/>
          <w:spacing w:val="-1"/>
          <w:lang w:val="en-US"/>
        </w:rPr>
        <w:t xml:space="preserve"> </w:t>
      </w:r>
      <w:r w:rsidRPr="00B42144">
        <w:rPr>
          <w:rFonts w:ascii="Calibri" w:eastAsia="Calibri" w:hAnsi="Calibri" w:cs="Calibri"/>
          <w:lang w:val="en-US"/>
        </w:rPr>
        <w:t>the</w:t>
      </w:r>
      <w:r w:rsidRPr="00B42144">
        <w:rPr>
          <w:rFonts w:ascii="Calibri" w:eastAsia="Calibri" w:hAnsi="Calibri" w:cs="Calibri"/>
          <w:spacing w:val="-1"/>
          <w:lang w:val="en-US"/>
        </w:rPr>
        <w:t xml:space="preserve"> </w:t>
      </w:r>
      <w:r w:rsidRPr="00B42144">
        <w:rPr>
          <w:rFonts w:ascii="Calibri" w:eastAsia="Calibri" w:hAnsi="Calibri" w:cs="Calibri"/>
          <w:lang w:val="en-US"/>
        </w:rPr>
        <w:t>trainer</w:t>
      </w:r>
      <w:r w:rsidRPr="00B42144">
        <w:rPr>
          <w:rFonts w:ascii="Calibri" w:eastAsia="Calibri" w:hAnsi="Calibri" w:cs="Calibri"/>
          <w:spacing w:val="-1"/>
          <w:lang w:val="en-US"/>
        </w:rPr>
        <w:t xml:space="preserve"> </w:t>
      </w:r>
      <w:r w:rsidRPr="00B42144">
        <w:rPr>
          <w:rFonts w:ascii="Calibri" w:eastAsia="Calibri" w:hAnsi="Calibri" w:cs="Calibri"/>
          <w:lang w:val="en-US"/>
        </w:rPr>
        <w:t>and</w:t>
      </w:r>
      <w:r w:rsidRPr="00B42144">
        <w:rPr>
          <w:rFonts w:ascii="Calibri" w:eastAsia="Calibri" w:hAnsi="Calibri" w:cs="Calibri"/>
          <w:spacing w:val="1"/>
          <w:lang w:val="en-US"/>
        </w:rPr>
        <w:t xml:space="preserve"> </w:t>
      </w:r>
      <w:r w:rsidRPr="00B42144">
        <w:rPr>
          <w:rFonts w:ascii="Calibri" w:eastAsia="Calibri" w:hAnsi="Calibri" w:cs="Calibri"/>
          <w:lang w:val="en-US"/>
        </w:rPr>
        <w:t>trained staff.</w:t>
      </w:r>
    </w:p>
    <w:p w14:paraId="5CD2C690" w14:textId="7A41081B" w:rsidR="005D02AA" w:rsidRDefault="005D02AA" w:rsidP="005D02AA">
      <w:pPr>
        <w:widowControl w:val="0"/>
        <w:numPr>
          <w:ilvl w:val="0"/>
          <w:numId w:val="28"/>
        </w:numPr>
        <w:tabs>
          <w:tab w:val="left" w:pos="785"/>
        </w:tabs>
        <w:autoSpaceDE w:val="0"/>
        <w:autoSpaceDN w:val="0"/>
        <w:spacing w:before="121" w:after="0" w:line="240" w:lineRule="auto"/>
        <w:ind w:right="709"/>
        <w:rPr>
          <w:rFonts w:ascii="Calibri" w:eastAsia="Calibri" w:hAnsi="Calibri" w:cs="Calibri"/>
          <w:lang w:val="en-US"/>
        </w:rPr>
      </w:pPr>
      <w:r w:rsidRPr="00B42144">
        <w:rPr>
          <w:rFonts w:ascii="Calibri" w:eastAsia="Calibri" w:hAnsi="Calibri" w:cs="Calibri"/>
          <w:lang w:val="en-US"/>
        </w:rPr>
        <w:t>check the prerequisites of the people who have to follow the training, e.g. the qualifications of the technical</w:t>
      </w:r>
      <w:r w:rsidRPr="00B42144">
        <w:rPr>
          <w:rFonts w:ascii="Calibri" w:eastAsia="Calibri" w:hAnsi="Calibri" w:cs="Calibri"/>
          <w:spacing w:val="-43"/>
          <w:lang w:val="en-US"/>
        </w:rPr>
        <w:t xml:space="preserve"> </w:t>
      </w:r>
      <w:r w:rsidRPr="00B42144">
        <w:rPr>
          <w:rFonts w:ascii="Calibri" w:eastAsia="Calibri" w:hAnsi="Calibri" w:cs="Calibri"/>
          <w:lang w:val="en-US"/>
        </w:rPr>
        <w:t>staff</w:t>
      </w:r>
      <w:r>
        <w:rPr>
          <w:rFonts w:ascii="Calibri" w:eastAsia="Calibri" w:hAnsi="Calibri" w:cs="Calibri"/>
          <w:lang w:val="en-US"/>
        </w:rPr>
        <w:t>.</w:t>
      </w:r>
    </w:p>
    <w:p w14:paraId="03307900" w14:textId="77777777" w:rsidR="005D02AA" w:rsidRPr="007D6025" w:rsidRDefault="005D02AA" w:rsidP="005D02AA">
      <w:pPr>
        <w:widowControl w:val="0"/>
        <w:numPr>
          <w:ilvl w:val="0"/>
          <w:numId w:val="28"/>
        </w:numPr>
        <w:tabs>
          <w:tab w:val="left" w:pos="785"/>
        </w:tabs>
        <w:autoSpaceDE w:val="0"/>
        <w:autoSpaceDN w:val="0"/>
        <w:spacing w:before="120" w:after="0" w:line="240" w:lineRule="auto"/>
        <w:rPr>
          <w:rFonts w:ascii="Calibri" w:eastAsia="Calibri" w:hAnsi="Calibri" w:cs="Calibri"/>
          <w:lang w:val="en-US"/>
        </w:rPr>
      </w:pPr>
      <w:r w:rsidRPr="00B42144">
        <w:rPr>
          <w:rFonts w:ascii="Calibri" w:eastAsia="Calibri" w:hAnsi="Calibri" w:cs="Calibri"/>
          <w:lang w:val="en-US"/>
        </w:rPr>
        <w:t>The</w:t>
      </w:r>
      <w:r w:rsidRPr="00B42144">
        <w:rPr>
          <w:rFonts w:ascii="Calibri" w:eastAsia="Calibri" w:hAnsi="Calibri" w:cs="Calibri"/>
          <w:spacing w:val="-4"/>
          <w:lang w:val="en-US"/>
        </w:rPr>
        <w:t xml:space="preserve"> </w:t>
      </w:r>
      <w:r w:rsidRPr="00B42144">
        <w:rPr>
          <w:rFonts w:ascii="Calibri" w:eastAsia="Calibri" w:hAnsi="Calibri" w:cs="Calibri"/>
          <w:lang w:val="en-US"/>
        </w:rPr>
        <w:t>invitation</w:t>
      </w:r>
      <w:r w:rsidRPr="00B42144">
        <w:rPr>
          <w:rFonts w:ascii="Calibri" w:eastAsia="Calibri" w:hAnsi="Calibri" w:cs="Calibri"/>
          <w:spacing w:val="-2"/>
          <w:lang w:val="en-US"/>
        </w:rPr>
        <w:t xml:space="preserve"> </w:t>
      </w:r>
      <w:r w:rsidRPr="00B42144">
        <w:rPr>
          <w:rFonts w:ascii="Calibri" w:eastAsia="Calibri" w:hAnsi="Calibri" w:cs="Calibri"/>
          <w:lang w:val="en-US"/>
        </w:rPr>
        <w:t>of staff</w:t>
      </w:r>
      <w:r w:rsidRPr="00B42144">
        <w:rPr>
          <w:rFonts w:ascii="Calibri" w:eastAsia="Calibri" w:hAnsi="Calibri" w:cs="Calibri"/>
          <w:spacing w:val="-4"/>
          <w:lang w:val="en-US"/>
        </w:rPr>
        <w:t xml:space="preserve"> </w:t>
      </w:r>
      <w:r w:rsidRPr="00B42144">
        <w:rPr>
          <w:rFonts w:ascii="Calibri" w:eastAsia="Calibri" w:hAnsi="Calibri" w:cs="Calibri"/>
          <w:lang w:val="en-US"/>
        </w:rPr>
        <w:t>to</w:t>
      </w:r>
      <w:r w:rsidRPr="00B42144">
        <w:rPr>
          <w:rFonts w:ascii="Calibri" w:eastAsia="Calibri" w:hAnsi="Calibri" w:cs="Calibri"/>
          <w:spacing w:val="-1"/>
          <w:lang w:val="en-US"/>
        </w:rPr>
        <w:t xml:space="preserve"> </w:t>
      </w:r>
      <w:r w:rsidRPr="00B42144">
        <w:rPr>
          <w:rFonts w:ascii="Calibri" w:eastAsia="Calibri" w:hAnsi="Calibri" w:cs="Calibri"/>
          <w:lang w:val="en-US"/>
        </w:rPr>
        <w:t>attend</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training</w:t>
      </w:r>
      <w:r w:rsidRPr="00B42144">
        <w:rPr>
          <w:rFonts w:ascii="Calibri" w:eastAsia="Calibri" w:hAnsi="Calibri" w:cs="Calibri"/>
          <w:spacing w:val="-3"/>
          <w:lang w:val="en-US"/>
        </w:rPr>
        <w:t xml:space="preserve"> </w:t>
      </w:r>
      <w:r w:rsidRPr="00B42144">
        <w:rPr>
          <w:rFonts w:ascii="Calibri" w:eastAsia="Calibri" w:hAnsi="Calibri" w:cs="Calibri"/>
          <w:lang w:val="en-US"/>
        </w:rPr>
        <w:t>courses</w:t>
      </w:r>
      <w:r w:rsidRPr="00B42144">
        <w:rPr>
          <w:rFonts w:ascii="Calibri" w:eastAsia="Calibri" w:hAnsi="Calibri" w:cs="Calibri"/>
          <w:spacing w:val="-1"/>
          <w:lang w:val="en-US"/>
        </w:rPr>
        <w:t xml:space="preserve"> </w:t>
      </w:r>
      <w:r w:rsidRPr="00B42144">
        <w:rPr>
          <w:rFonts w:ascii="Calibri" w:eastAsia="Calibri" w:hAnsi="Calibri" w:cs="Calibri"/>
          <w:lang w:val="en-US"/>
        </w:rPr>
        <w:t>will</w:t>
      </w:r>
      <w:r w:rsidRPr="00B42144">
        <w:rPr>
          <w:rFonts w:ascii="Calibri" w:eastAsia="Calibri" w:hAnsi="Calibri" w:cs="Calibri"/>
          <w:spacing w:val="-3"/>
          <w:lang w:val="en-US"/>
        </w:rPr>
        <w:t xml:space="preserve"> </w:t>
      </w:r>
      <w:r w:rsidRPr="00B42144">
        <w:rPr>
          <w:rFonts w:ascii="Calibri" w:eastAsia="Calibri" w:hAnsi="Calibri" w:cs="Calibri"/>
          <w:lang w:val="en-US"/>
        </w:rPr>
        <w:t>be at</w:t>
      </w:r>
      <w:r w:rsidRPr="00B42144">
        <w:rPr>
          <w:rFonts w:ascii="Calibri" w:eastAsia="Calibri" w:hAnsi="Calibri" w:cs="Calibri"/>
          <w:spacing w:val="-2"/>
          <w:lang w:val="en-US"/>
        </w:rPr>
        <w:t xml:space="preserve"> </w:t>
      </w:r>
      <w:r w:rsidRPr="00B42144">
        <w:rPr>
          <w:rFonts w:ascii="Calibri" w:eastAsia="Calibri" w:hAnsi="Calibri" w:cs="Calibri"/>
          <w:lang w:val="en-US"/>
        </w:rPr>
        <w:t>the</w:t>
      </w:r>
      <w:r w:rsidRPr="00B42144">
        <w:rPr>
          <w:rFonts w:ascii="Calibri" w:eastAsia="Calibri" w:hAnsi="Calibri" w:cs="Calibri"/>
          <w:spacing w:val="-3"/>
          <w:lang w:val="en-US"/>
        </w:rPr>
        <w:t xml:space="preserve"> </w:t>
      </w:r>
      <w:r w:rsidRPr="00B42144">
        <w:rPr>
          <w:rFonts w:ascii="Calibri" w:eastAsia="Calibri" w:hAnsi="Calibri" w:cs="Calibri"/>
          <w:lang w:val="en-US"/>
        </w:rPr>
        <w:t>expense</w:t>
      </w:r>
      <w:r w:rsidRPr="00B42144">
        <w:rPr>
          <w:rFonts w:ascii="Calibri" w:eastAsia="Calibri" w:hAnsi="Calibri" w:cs="Calibri"/>
          <w:spacing w:val="-4"/>
          <w:lang w:val="en-US"/>
        </w:rPr>
        <w:t xml:space="preserve"> </w:t>
      </w:r>
      <w:r w:rsidRPr="00B42144">
        <w:rPr>
          <w:rFonts w:ascii="Calibri" w:eastAsia="Calibri" w:hAnsi="Calibri" w:cs="Calibri"/>
          <w:lang w:val="en-US"/>
        </w:rPr>
        <w:t>of</w:t>
      </w:r>
      <w:r w:rsidRPr="00B42144">
        <w:rPr>
          <w:rFonts w:ascii="Calibri" w:eastAsia="Calibri" w:hAnsi="Calibri" w:cs="Calibri"/>
          <w:spacing w:val="-3"/>
          <w:lang w:val="en-US"/>
        </w:rPr>
        <w:t xml:space="preserve"> </w:t>
      </w:r>
      <w:r>
        <w:rPr>
          <w:rFonts w:ascii="Calibri" w:eastAsia="Calibri" w:hAnsi="Calibri" w:cs="Calibri"/>
          <w:lang w:val="en-US"/>
        </w:rPr>
        <w:t>FLIPKART</w:t>
      </w:r>
      <w:r w:rsidRPr="00B42144">
        <w:rPr>
          <w:rFonts w:ascii="Calibri" w:eastAsia="Calibri" w:hAnsi="Calibri" w:cs="Calibri"/>
          <w:lang w:val="en-US"/>
        </w:rPr>
        <w:t>.</w:t>
      </w:r>
    </w:p>
    <w:p w14:paraId="3560A48F" w14:textId="77777777" w:rsidR="005D02AA" w:rsidRDefault="005D02AA"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5D2B8EA3" w14:textId="77777777" w:rsidR="000547B6" w:rsidRPr="005D02AA" w:rsidRDefault="000547B6" w:rsidP="005D02AA">
      <w:pPr>
        <w:widowControl w:val="0"/>
        <w:tabs>
          <w:tab w:val="left" w:pos="785"/>
        </w:tabs>
        <w:autoSpaceDE w:val="0"/>
        <w:autoSpaceDN w:val="0"/>
        <w:spacing w:before="121" w:after="0" w:line="240" w:lineRule="auto"/>
        <w:ind w:left="784" w:right="709"/>
        <w:rPr>
          <w:rFonts w:ascii="Calibri" w:eastAsia="Calibri" w:hAnsi="Calibri" w:cs="Calibri"/>
          <w:lang w:val="en-US"/>
        </w:rPr>
      </w:pPr>
    </w:p>
    <w:p w14:paraId="5732DCF3" w14:textId="015BA361" w:rsidR="00AB62E5" w:rsidRPr="00E52049" w:rsidRDefault="00AB62E5"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bookmarkStart w:id="221" w:name="_Toc109321278"/>
      <w:bookmarkStart w:id="222" w:name="_Toc145535683"/>
      <w:bookmarkEnd w:id="189"/>
      <w:r w:rsidRPr="00E52049">
        <w:rPr>
          <w:rFonts w:ascii="Calibri" w:eastAsia="SimSun" w:hAnsi="Calibri" w:cs="Calibri"/>
          <w:b/>
          <w:bCs/>
          <w:color w:val="323E4F" w:themeColor="text2" w:themeShade="BF"/>
          <w:sz w:val="28"/>
          <w:szCs w:val="28"/>
          <w:lang w:val="en-GB" w:eastAsia="zh-CN"/>
        </w:rPr>
        <w:lastRenderedPageBreak/>
        <w:t>Warranty Period</w:t>
      </w:r>
      <w:bookmarkEnd w:id="221"/>
      <w:bookmarkEnd w:id="222"/>
    </w:p>
    <w:p w14:paraId="7AFA6B1F" w14:textId="1BE0E297" w:rsidR="00AB37C9" w:rsidRDefault="00AB37C9" w:rsidP="00AB37C9">
      <w:pPr>
        <w:spacing w:before="56" w:line="278" w:lineRule="auto"/>
        <w:ind w:right="679"/>
        <w:rPr>
          <w:rFonts w:cstheme="minorHAnsi"/>
          <w:bCs/>
          <w:lang w:val="en-GB"/>
        </w:rPr>
      </w:pPr>
      <w:bookmarkStart w:id="223" w:name="_Hlk143433796"/>
      <w:r w:rsidRPr="0020428C">
        <w:rPr>
          <w:rFonts w:cstheme="minorHAnsi"/>
          <w:bCs/>
          <w:lang w:val="en-GB"/>
        </w:rPr>
        <w:t>Falcon</w:t>
      </w:r>
      <w:r>
        <w:rPr>
          <w:rFonts w:cstheme="minorHAnsi"/>
          <w:bCs/>
          <w:lang w:val="en-GB"/>
        </w:rPr>
        <w:t xml:space="preserve">’s </w:t>
      </w:r>
      <w:r w:rsidRPr="0020428C">
        <w:rPr>
          <w:rFonts w:cstheme="minorHAnsi"/>
          <w:bCs/>
          <w:lang w:val="en-GB"/>
        </w:rPr>
        <w:t xml:space="preserve">offered System comes with a standard warranty </w:t>
      </w:r>
      <w:r w:rsidRPr="00C80530">
        <w:rPr>
          <w:rFonts w:cstheme="minorHAnsi"/>
          <w:bCs/>
          <w:lang w:val="en-GB"/>
        </w:rPr>
        <w:t xml:space="preserve">of </w:t>
      </w:r>
      <w:r>
        <w:rPr>
          <w:rFonts w:cstheme="minorHAnsi"/>
          <w:bCs/>
          <w:lang w:val="en-GB"/>
        </w:rPr>
        <w:t>1</w:t>
      </w:r>
      <w:r w:rsidRPr="00C80530">
        <w:rPr>
          <w:rFonts w:cstheme="minorHAnsi"/>
          <w:bCs/>
          <w:lang w:val="en-GB"/>
        </w:rPr>
        <w:t xml:space="preserve"> year</w:t>
      </w:r>
      <w:r w:rsidRPr="0020428C">
        <w:rPr>
          <w:rFonts w:cstheme="minorHAnsi"/>
          <w:bCs/>
          <w:lang w:val="en-GB"/>
        </w:rPr>
        <w:t xml:space="preserve"> (Starts from the date of beneficiary use). </w:t>
      </w:r>
    </w:p>
    <w:p w14:paraId="73EC7ED7" w14:textId="77777777" w:rsidR="00AB37C9" w:rsidRPr="0020428C" w:rsidRDefault="00AB37C9" w:rsidP="00AB37C9">
      <w:pPr>
        <w:spacing w:before="56" w:line="278" w:lineRule="auto"/>
        <w:ind w:right="679"/>
        <w:rPr>
          <w:rFonts w:cstheme="minorHAnsi"/>
          <w:bCs/>
          <w:lang w:val="en-GB"/>
        </w:rPr>
      </w:pPr>
      <w:r>
        <w:rPr>
          <w:rFonts w:cstheme="minorHAnsi"/>
          <w:bCs/>
          <w:lang w:val="en-GB"/>
        </w:rPr>
        <w:t>The warranty</w:t>
      </w:r>
      <w:r w:rsidRPr="0020428C">
        <w:rPr>
          <w:rFonts w:cstheme="minorHAnsi"/>
          <w:bCs/>
          <w:lang w:val="en-GB"/>
        </w:rPr>
        <w:t xml:space="preserve"> covers the following support:</w:t>
      </w:r>
    </w:p>
    <w:bookmarkEnd w:id="223"/>
    <w:p w14:paraId="2C052A97"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24 X 7 Telephonic, Email and Remote Service Support when required.</w:t>
      </w:r>
    </w:p>
    <w:p w14:paraId="5D3FA611"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Regular Software updates and Bug Fixes.</w:t>
      </w:r>
    </w:p>
    <w:p w14:paraId="6DD2B164" w14:textId="77777777" w:rsidR="00AB37C9" w:rsidRPr="0020428C" w:rsidRDefault="00AB37C9" w:rsidP="00AB37C9">
      <w:pPr>
        <w:pStyle w:val="ListParagraph"/>
        <w:numPr>
          <w:ilvl w:val="0"/>
          <w:numId w:val="6"/>
        </w:numPr>
        <w:spacing w:before="56" w:after="160" w:line="278" w:lineRule="auto"/>
        <w:ind w:right="679"/>
        <w:jc w:val="both"/>
        <w:rPr>
          <w:rFonts w:cstheme="minorHAnsi"/>
          <w:bCs/>
          <w:lang w:val="en-GB"/>
        </w:rPr>
      </w:pPr>
      <w:r w:rsidRPr="0020428C">
        <w:rPr>
          <w:rFonts w:cstheme="minorHAnsi"/>
          <w:bCs/>
          <w:lang w:val="en-GB"/>
        </w:rPr>
        <w:t xml:space="preserve">Supply of Mechanical and Electrical components in case of failure (excluding damages as mentioned in </w:t>
      </w:r>
      <w:r>
        <w:rPr>
          <w:rFonts w:cstheme="minorHAnsi"/>
          <w:bCs/>
          <w:lang w:val="en-GB"/>
        </w:rPr>
        <w:t xml:space="preserve">the </w:t>
      </w:r>
      <w:r w:rsidRPr="0020428C">
        <w:rPr>
          <w:rFonts w:cstheme="minorHAnsi"/>
          <w:bCs/>
          <w:lang w:val="en-GB"/>
        </w:rPr>
        <w:t>Exclusion Clause)</w:t>
      </w:r>
    </w:p>
    <w:p w14:paraId="245D8910" w14:textId="06205448" w:rsidR="00AB62E5" w:rsidRPr="0020428C" w:rsidRDefault="00AB62E5" w:rsidP="00AB62E5">
      <w:pPr>
        <w:autoSpaceDE w:val="0"/>
        <w:autoSpaceDN w:val="0"/>
        <w:adjustRightInd w:val="0"/>
        <w:spacing w:after="0" w:line="480" w:lineRule="auto"/>
        <w:rPr>
          <w:rFonts w:cstheme="minorHAnsi"/>
        </w:rPr>
      </w:pPr>
      <w:r w:rsidRPr="0020428C">
        <w:rPr>
          <w:rFonts w:cstheme="minorHAnsi"/>
        </w:rPr>
        <w:t xml:space="preserve">The warranty does not apply to </w:t>
      </w:r>
      <w:r w:rsidR="00B0460A">
        <w:rPr>
          <w:rFonts w:cstheme="minorHAnsi"/>
        </w:rPr>
        <w:t xml:space="preserve">the </w:t>
      </w:r>
      <w:r w:rsidRPr="0020428C">
        <w:rPr>
          <w:rFonts w:cstheme="minorHAnsi"/>
        </w:rPr>
        <w:t>replacement or repair of:</w:t>
      </w:r>
    </w:p>
    <w:p w14:paraId="335FF2AB"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Normal wear and tear.</w:t>
      </w:r>
    </w:p>
    <w:p w14:paraId="02ED6B6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Consumables.</w:t>
      </w:r>
    </w:p>
    <w:p w14:paraId="693D393C"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Faulty articles continued:</w:t>
      </w:r>
    </w:p>
    <w:p w14:paraId="6CC99A3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Failure to comply with the manufacturer's recommendations (logistics documentation, Technical Information Note, retrofit document) and the rules of the trade.</w:t>
      </w:r>
    </w:p>
    <w:p w14:paraId="0D2D7A7C"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Negligence or abnormal use of equipment.</w:t>
      </w:r>
    </w:p>
    <w:p w14:paraId="24C0A683"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Anomalies produced by an environment of use, storage or transport that does not comply with the specifications or recommendations of Falcon: packaging, temperature, hygrometry, sector, insulation, etc.</w:t>
      </w:r>
    </w:p>
    <w:p w14:paraId="0DC0C3AA" w14:textId="77777777" w:rsidR="00AB62E5" w:rsidRPr="0020428C" w:rsidRDefault="00AB62E5" w:rsidP="006E2691">
      <w:pPr>
        <w:pStyle w:val="ListParagraph"/>
        <w:numPr>
          <w:ilvl w:val="1"/>
          <w:numId w:val="5"/>
        </w:numPr>
        <w:autoSpaceDE w:val="0"/>
        <w:autoSpaceDN w:val="0"/>
        <w:adjustRightInd w:val="0"/>
        <w:spacing w:after="0"/>
        <w:jc w:val="both"/>
        <w:rPr>
          <w:rFonts w:cstheme="minorHAnsi"/>
        </w:rPr>
      </w:pPr>
      <w:r w:rsidRPr="0020428C">
        <w:rPr>
          <w:rFonts w:cstheme="minorHAnsi"/>
        </w:rPr>
        <w:t>A defect due to a cause external to the supplies and services of Falcon.</w:t>
      </w:r>
    </w:p>
    <w:p w14:paraId="371EFC97"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Equipment other than that supplied by Falcon.</w:t>
      </w:r>
    </w:p>
    <w:p w14:paraId="3ACD10A9"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can be repaired exclusively by Falcon that have been repaired or attempted repairs other than those carried out by Falcon.</w:t>
      </w:r>
    </w:p>
    <w:p w14:paraId="6804FB22" w14:textId="77777777" w:rsidR="00AB62E5" w:rsidRPr="0020428C" w:rsidRDefault="00AB62E5" w:rsidP="006E2691">
      <w:pPr>
        <w:pStyle w:val="ListParagraph"/>
        <w:numPr>
          <w:ilvl w:val="0"/>
          <w:numId w:val="5"/>
        </w:numPr>
        <w:autoSpaceDE w:val="0"/>
        <w:autoSpaceDN w:val="0"/>
        <w:adjustRightInd w:val="0"/>
        <w:spacing w:after="0"/>
        <w:jc w:val="both"/>
        <w:rPr>
          <w:rFonts w:cstheme="minorHAnsi"/>
        </w:rPr>
      </w:pPr>
      <w:r w:rsidRPr="0020428C">
        <w:rPr>
          <w:rFonts w:cstheme="minorHAnsi"/>
        </w:rPr>
        <w:t>Items that fail due to normal wear and tear of one or more of its components or whose tamper-evident seals (varnish, strip, etc.) have been broken or whose serial numbers have been removed or modified.</w:t>
      </w:r>
    </w:p>
    <w:p w14:paraId="5B977F04" w14:textId="67D2E40E" w:rsidR="00AB62E5" w:rsidRPr="00AB37C9" w:rsidRDefault="00AB62E5" w:rsidP="00AB62E5">
      <w:pPr>
        <w:pStyle w:val="ListParagraph"/>
        <w:numPr>
          <w:ilvl w:val="0"/>
          <w:numId w:val="5"/>
        </w:numPr>
        <w:autoSpaceDE w:val="0"/>
        <w:autoSpaceDN w:val="0"/>
        <w:adjustRightInd w:val="0"/>
        <w:spacing w:after="0"/>
        <w:jc w:val="both"/>
        <w:rPr>
          <w:rFonts w:ascii="Arial" w:hAnsi="Arial" w:cs="Arial"/>
        </w:rPr>
      </w:pPr>
      <w:r w:rsidRPr="0020428C">
        <w:rPr>
          <w:rFonts w:cstheme="minorHAnsi"/>
        </w:rPr>
        <w:t>Items damaged during transport to Falcon due to the use of unsuitable packaging</w:t>
      </w:r>
      <w:r w:rsidRPr="00F0038F">
        <w:rPr>
          <w:rFonts w:ascii="Arial" w:hAnsi="Arial" w:cs="Arial"/>
        </w:rPr>
        <w:t>.</w:t>
      </w:r>
      <w:r w:rsidRPr="00AB37C9">
        <w:rPr>
          <w:rFonts w:ascii="Arial" w:hAnsi="Arial" w:cs="Arial"/>
          <w:bCs/>
          <w:lang w:val="en-GB"/>
        </w:rPr>
        <w:br w:type="page"/>
      </w:r>
    </w:p>
    <w:p w14:paraId="2B9FB679" w14:textId="18E54DFD" w:rsidR="00873E85" w:rsidRPr="00E52049" w:rsidRDefault="00495566" w:rsidP="00C87A03">
      <w:pPr>
        <w:pStyle w:val="Heading1"/>
        <w:numPr>
          <w:ilvl w:val="0"/>
          <w:numId w:val="12"/>
        </w:numPr>
        <w:ind w:left="0"/>
        <w:rPr>
          <w:rFonts w:ascii="Calibri" w:eastAsia="SimSun" w:hAnsi="Calibri" w:cs="Calibri"/>
          <w:b/>
          <w:bCs/>
          <w:color w:val="323E4F" w:themeColor="text2" w:themeShade="BF"/>
          <w:sz w:val="28"/>
          <w:szCs w:val="28"/>
          <w:lang w:val="en-GB" w:eastAsia="zh-CN"/>
        </w:rPr>
      </w:pPr>
      <w:r w:rsidRPr="00C87A03">
        <w:rPr>
          <w:rFonts w:ascii="Calibri" w:eastAsia="SimSun" w:hAnsi="Calibri" w:cs="Calibri"/>
          <w:b/>
          <w:bCs/>
          <w:color w:val="323E4F" w:themeColor="text2" w:themeShade="BF"/>
          <w:sz w:val="28"/>
          <w:szCs w:val="28"/>
          <w:lang w:val="en-GB" w:eastAsia="zh-CN"/>
        </w:rPr>
        <w:lastRenderedPageBreak/>
        <w:t xml:space="preserve"> </w:t>
      </w:r>
      <w:bookmarkStart w:id="224" w:name="_Toc145535684"/>
      <w:r w:rsidR="00876839" w:rsidRPr="00E52049">
        <w:rPr>
          <w:rFonts w:ascii="Calibri" w:eastAsia="SimSun" w:hAnsi="Calibri" w:cs="Calibri"/>
          <w:b/>
          <w:bCs/>
          <w:color w:val="323E4F" w:themeColor="text2" w:themeShade="BF"/>
          <w:sz w:val="28"/>
          <w:szCs w:val="28"/>
          <w:lang w:val="en-GB" w:eastAsia="zh-CN"/>
        </w:rPr>
        <w:t>Exclusions</w:t>
      </w:r>
      <w:bookmarkEnd w:id="224"/>
    </w:p>
    <w:p w14:paraId="5341E237"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The scope of supply includes all parts which are defined in the Supplier’s quotation. </w:t>
      </w:r>
    </w:p>
    <w:p w14:paraId="21903318" w14:textId="77777777" w:rsidR="00391550" w:rsidRPr="0020428C" w:rsidRDefault="00391550" w:rsidP="00876839">
      <w:pPr>
        <w:pStyle w:val="Default"/>
        <w:jc w:val="both"/>
        <w:rPr>
          <w:rFonts w:asciiTheme="minorHAnsi" w:hAnsiTheme="minorHAnsi" w:cstheme="minorHAnsi"/>
          <w:sz w:val="22"/>
          <w:szCs w:val="22"/>
        </w:rPr>
      </w:pPr>
    </w:p>
    <w:p w14:paraId="3404F4C3" w14:textId="77777777" w:rsidR="00391550" w:rsidRPr="0020428C" w:rsidRDefault="00391550" w:rsidP="00876839">
      <w:pPr>
        <w:pStyle w:val="Default"/>
        <w:jc w:val="both"/>
        <w:rPr>
          <w:rFonts w:asciiTheme="minorHAnsi" w:hAnsiTheme="minorHAnsi" w:cstheme="minorHAnsi"/>
          <w:sz w:val="22"/>
          <w:szCs w:val="22"/>
        </w:rPr>
      </w:pPr>
      <w:r w:rsidRPr="0020428C">
        <w:rPr>
          <w:rFonts w:asciiTheme="minorHAnsi" w:hAnsiTheme="minorHAnsi" w:cstheme="minorHAnsi"/>
          <w:sz w:val="22"/>
          <w:szCs w:val="22"/>
        </w:rPr>
        <w:t xml:space="preserve">All other parts which are not defined in the Supplier’s quotation do not belong to the Supplier’s scope of supply and are excluded. The following parts are also excluded: </w:t>
      </w:r>
    </w:p>
    <w:p w14:paraId="3D2EBCE6" w14:textId="77777777" w:rsidR="00391550" w:rsidRPr="0020428C" w:rsidRDefault="00391550" w:rsidP="00391550">
      <w:pPr>
        <w:pStyle w:val="Default"/>
        <w:ind w:left="450"/>
        <w:jc w:val="both"/>
        <w:rPr>
          <w:rFonts w:asciiTheme="minorHAnsi" w:hAnsiTheme="minorHAnsi" w:cstheme="minorHAnsi"/>
          <w:sz w:val="22"/>
          <w:szCs w:val="22"/>
        </w:rPr>
      </w:pPr>
    </w:p>
    <w:p w14:paraId="6E47896D"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Server System</w:t>
      </w:r>
    </w:p>
    <w:p w14:paraId="49701914" w14:textId="77777777" w:rsidR="00A04416" w:rsidRPr="005F6357"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Mobile Carts</w:t>
      </w:r>
    </w:p>
    <w:p w14:paraId="6C7EDF1E"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Construction Power</w:t>
      </w:r>
    </w:p>
    <w:p w14:paraId="5A426D58"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Steel Works- If not specified</w:t>
      </w:r>
    </w:p>
    <w:p w14:paraId="4169B517"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sidRPr="0020428C">
        <w:rPr>
          <w:rFonts w:asciiTheme="minorHAnsi" w:hAnsiTheme="minorHAnsi" w:cstheme="minorHAnsi"/>
          <w:b/>
          <w:bCs/>
          <w:sz w:val="22"/>
          <w:szCs w:val="22"/>
        </w:rPr>
        <w:t>Collection Trolleys below chutes</w:t>
      </w:r>
    </w:p>
    <w:p w14:paraId="0F551152" w14:textId="77777777" w:rsidR="00A04416" w:rsidRPr="00627025"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Secondary Sortation</w:t>
      </w:r>
    </w:p>
    <w:p w14:paraId="4D8621B9"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PC for SCADA.</w:t>
      </w:r>
    </w:p>
    <w:p w14:paraId="2DC8931F"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Stress free mats</w:t>
      </w:r>
    </w:p>
    <w:p w14:paraId="02C0C8BC" w14:textId="77777777" w:rsidR="00A04416"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Insulation mats</w:t>
      </w:r>
    </w:p>
    <w:p w14:paraId="38E177D0" w14:textId="77777777" w:rsidR="00A04416" w:rsidRPr="0020428C" w:rsidRDefault="00A04416" w:rsidP="00A04416">
      <w:pPr>
        <w:pStyle w:val="Default"/>
        <w:numPr>
          <w:ilvl w:val="0"/>
          <w:numId w:val="7"/>
        </w:numPr>
        <w:spacing w:after="27"/>
        <w:jc w:val="both"/>
        <w:rPr>
          <w:rFonts w:asciiTheme="minorHAnsi" w:hAnsiTheme="minorHAnsi" w:cstheme="minorHAnsi"/>
          <w:b/>
          <w:bCs/>
          <w:sz w:val="22"/>
          <w:szCs w:val="22"/>
        </w:rPr>
      </w:pPr>
      <w:r>
        <w:rPr>
          <w:rFonts w:asciiTheme="minorHAnsi" w:hAnsiTheme="minorHAnsi" w:cstheme="minorHAnsi"/>
          <w:b/>
          <w:bCs/>
          <w:sz w:val="22"/>
          <w:szCs w:val="22"/>
        </w:rPr>
        <w:t>Fans at chutes &amp; Inducts</w:t>
      </w:r>
    </w:p>
    <w:p w14:paraId="49C3A6F3" w14:textId="18517FC2" w:rsidR="000225D3" w:rsidRPr="0020428C" w:rsidRDefault="000225D3" w:rsidP="006E2691">
      <w:pPr>
        <w:pStyle w:val="ListParagraph"/>
        <w:numPr>
          <w:ilvl w:val="0"/>
          <w:numId w:val="7"/>
        </w:numPr>
        <w:autoSpaceDE w:val="0"/>
        <w:autoSpaceDN w:val="0"/>
        <w:adjustRightInd w:val="0"/>
        <w:spacing w:after="0"/>
        <w:rPr>
          <w:rFonts w:cstheme="minorHAnsi"/>
          <w:color w:val="000000"/>
        </w:rPr>
      </w:pPr>
      <w:r w:rsidRPr="0020428C">
        <w:rPr>
          <w:rFonts w:cstheme="minorHAnsi"/>
          <w:color w:val="000000"/>
        </w:rPr>
        <w:t>Building infrastructure; building structure, doors, fire exits, levelling devices, building extinguisher and fire alarm system, building heating and lighting system.</w:t>
      </w:r>
    </w:p>
    <w:p w14:paraId="51F6BDD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Electrical power supply and wiring to the main control cabinets </w:t>
      </w:r>
    </w:p>
    <w:p w14:paraId="01DD4862"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UPS for Controls and Drives</w:t>
      </w:r>
    </w:p>
    <w:p w14:paraId="11F08C10"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Network Cabling up to the Main Server Rack</w:t>
      </w:r>
    </w:p>
    <w:p w14:paraId="543A034D"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Intermediate wiring to parts which are to be supplied by the Purchaser/others </w:t>
      </w:r>
    </w:p>
    <w:p w14:paraId="509D715F"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Emergency/Uninterruptable power supply </w:t>
      </w:r>
    </w:p>
    <w:p w14:paraId="43131F8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Fire-alarm and fire protection devices </w:t>
      </w:r>
    </w:p>
    <w:p w14:paraId="4FAD6BF6" w14:textId="77777777" w:rsidR="00391550" w:rsidRPr="0020428C" w:rsidRDefault="00391550" w:rsidP="006E2691">
      <w:pPr>
        <w:pStyle w:val="Default"/>
        <w:numPr>
          <w:ilvl w:val="0"/>
          <w:numId w:val="7"/>
        </w:numPr>
        <w:spacing w:after="27"/>
        <w:jc w:val="both"/>
        <w:rPr>
          <w:rFonts w:asciiTheme="minorHAnsi" w:hAnsiTheme="minorHAnsi" w:cstheme="minorHAnsi"/>
          <w:color w:val="auto"/>
          <w:sz w:val="22"/>
          <w:szCs w:val="22"/>
        </w:rPr>
      </w:pPr>
      <w:r w:rsidRPr="0020428C">
        <w:rPr>
          <w:rFonts w:asciiTheme="minorHAnsi" w:hAnsiTheme="minorHAnsi" w:cstheme="minorHAnsi"/>
          <w:sz w:val="22"/>
          <w:szCs w:val="22"/>
        </w:rPr>
        <w:t>Traffic and route markings</w:t>
      </w:r>
      <w:r w:rsidRPr="0020428C">
        <w:rPr>
          <w:rFonts w:asciiTheme="minorHAnsi" w:hAnsiTheme="minorHAnsi" w:cstheme="minorHAnsi"/>
          <w:color w:val="auto"/>
          <w:sz w:val="22"/>
          <w:szCs w:val="22"/>
        </w:rPr>
        <w:t xml:space="preserve"> </w:t>
      </w:r>
    </w:p>
    <w:p w14:paraId="4B13A81D" w14:textId="77777777" w:rsidR="00391550" w:rsidRPr="0020428C" w:rsidRDefault="00391550" w:rsidP="006E2691">
      <w:pPr>
        <w:pStyle w:val="Default"/>
        <w:numPr>
          <w:ilvl w:val="0"/>
          <w:numId w:val="7"/>
        </w:numPr>
        <w:spacing w:after="27"/>
        <w:jc w:val="both"/>
        <w:rPr>
          <w:rFonts w:asciiTheme="minorHAnsi" w:hAnsiTheme="minorHAnsi" w:cstheme="minorHAnsi"/>
          <w:color w:val="000000" w:themeColor="text1"/>
          <w:sz w:val="22"/>
          <w:szCs w:val="22"/>
        </w:rPr>
      </w:pPr>
      <w:r w:rsidRPr="0020428C">
        <w:rPr>
          <w:rFonts w:asciiTheme="minorHAnsi" w:hAnsiTheme="minorHAnsi" w:cstheme="minorHAnsi"/>
          <w:color w:val="000000" w:themeColor="text1"/>
          <w:sz w:val="22"/>
          <w:szCs w:val="22"/>
        </w:rPr>
        <w:t xml:space="preserve">Laydown Area </w:t>
      </w:r>
    </w:p>
    <w:p w14:paraId="4C254204"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Ram protection devices </w:t>
      </w:r>
    </w:p>
    <w:p w14:paraId="4C62795B"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Cat walks, bridges, maintenance aisles and platforms </w:t>
      </w:r>
    </w:p>
    <w:p w14:paraId="78D67318" w14:textId="77777777" w:rsidR="00391550" w:rsidRPr="0020428C" w:rsidRDefault="00391550" w:rsidP="006E2691">
      <w:pPr>
        <w:pStyle w:val="Default"/>
        <w:numPr>
          <w:ilvl w:val="0"/>
          <w:numId w:val="7"/>
        </w:numPr>
        <w:spacing w:after="27"/>
        <w:jc w:val="both"/>
        <w:rPr>
          <w:rFonts w:asciiTheme="minorHAnsi" w:hAnsiTheme="minorHAnsi" w:cstheme="minorHAnsi"/>
          <w:sz w:val="22"/>
          <w:szCs w:val="22"/>
        </w:rPr>
      </w:pPr>
      <w:r w:rsidRPr="0020428C">
        <w:rPr>
          <w:rFonts w:asciiTheme="minorHAnsi" w:hAnsiTheme="minorHAnsi" w:cstheme="minorHAnsi"/>
          <w:sz w:val="22"/>
          <w:szCs w:val="22"/>
        </w:rPr>
        <w:t xml:space="preserve">Assembly tools like forklifts and hoisting machines </w:t>
      </w:r>
    </w:p>
    <w:p w14:paraId="560A5428"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All kind of network incl. Local Area Network (LAN/WLAN), exceeding the scope described in Scope of Supply </w:t>
      </w:r>
    </w:p>
    <w:p w14:paraId="654B66DC"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Kind of Civil work</w:t>
      </w:r>
    </w:p>
    <w:p w14:paraId="18B5E815"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Any adjustment of the Supplier’s scope of supply to local rules and regulations </w:t>
      </w:r>
    </w:p>
    <w:p w14:paraId="15951F2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 xml:space="preserve">X-Ray machines </w:t>
      </w:r>
    </w:p>
    <w:p w14:paraId="14D91DD9"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Roller cages/ Pallets</w:t>
      </w:r>
    </w:p>
    <w:p w14:paraId="685AB8EA" w14:textId="77777777" w:rsidR="00391550" w:rsidRPr="0020428C" w:rsidRDefault="00391550" w:rsidP="006E2691">
      <w:pPr>
        <w:pStyle w:val="Default"/>
        <w:numPr>
          <w:ilvl w:val="0"/>
          <w:numId w:val="7"/>
        </w:numPr>
        <w:spacing w:after="31"/>
        <w:jc w:val="both"/>
        <w:rPr>
          <w:rFonts w:asciiTheme="minorHAnsi" w:hAnsiTheme="minorHAnsi" w:cstheme="minorHAnsi"/>
          <w:b/>
          <w:bCs/>
          <w:sz w:val="22"/>
          <w:szCs w:val="22"/>
        </w:rPr>
      </w:pPr>
      <w:r w:rsidRPr="0020428C">
        <w:rPr>
          <w:rFonts w:asciiTheme="minorHAnsi" w:hAnsiTheme="minorHAnsi" w:cstheme="minorHAnsi"/>
          <w:b/>
          <w:bCs/>
          <w:sz w:val="22"/>
          <w:szCs w:val="22"/>
        </w:rPr>
        <w:t xml:space="preserve">Simulation and 3D animation of the sorter system </w:t>
      </w:r>
    </w:p>
    <w:p w14:paraId="7B74D3DA"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Interface with other equipment not specified in this offer.</w:t>
      </w:r>
    </w:p>
    <w:p w14:paraId="4BF05326"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Provision of facilities for the control room (furniture, air conditioning, heating, etc.).</w:t>
      </w:r>
    </w:p>
    <w:p w14:paraId="5DB2A382" w14:textId="77777777" w:rsidR="00391550" w:rsidRPr="0020428C"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The supply and installation of fencing around the different corridors.</w:t>
      </w:r>
    </w:p>
    <w:p w14:paraId="419D4284" w14:textId="49F2B26F" w:rsidR="00CB6FFB" w:rsidRDefault="00391550" w:rsidP="006E2691">
      <w:pPr>
        <w:pStyle w:val="Default"/>
        <w:numPr>
          <w:ilvl w:val="0"/>
          <w:numId w:val="7"/>
        </w:numPr>
        <w:spacing w:after="31"/>
        <w:jc w:val="both"/>
        <w:rPr>
          <w:rFonts w:asciiTheme="minorHAnsi" w:hAnsiTheme="minorHAnsi" w:cstheme="minorHAnsi"/>
          <w:sz w:val="22"/>
          <w:szCs w:val="22"/>
        </w:rPr>
      </w:pPr>
      <w:r w:rsidRPr="0020428C">
        <w:rPr>
          <w:rFonts w:asciiTheme="minorHAnsi" w:hAnsiTheme="minorHAnsi" w:cstheme="minorHAnsi"/>
          <w:sz w:val="22"/>
          <w:szCs w:val="22"/>
        </w:rPr>
        <w:t>Any item specifically indicated as not forming part of the subject matter of the Seller's supply in the offer documentation.</w:t>
      </w:r>
    </w:p>
    <w:p w14:paraId="78BA67D8" w14:textId="77777777" w:rsidR="00EA364A" w:rsidRDefault="00EA364A" w:rsidP="00EA364A">
      <w:pPr>
        <w:pStyle w:val="Default"/>
        <w:spacing w:after="31"/>
        <w:jc w:val="both"/>
        <w:rPr>
          <w:rFonts w:asciiTheme="minorHAnsi" w:hAnsiTheme="minorHAnsi" w:cstheme="minorHAnsi"/>
          <w:sz w:val="22"/>
          <w:szCs w:val="22"/>
        </w:rPr>
      </w:pPr>
    </w:p>
    <w:p w14:paraId="74134A3C" w14:textId="77777777" w:rsidR="00EA364A" w:rsidRDefault="00EA364A" w:rsidP="00EA364A">
      <w:pPr>
        <w:pStyle w:val="Default"/>
        <w:spacing w:after="31"/>
        <w:jc w:val="both"/>
        <w:rPr>
          <w:rFonts w:asciiTheme="minorHAnsi" w:hAnsiTheme="minorHAnsi" w:cstheme="minorHAnsi"/>
          <w:sz w:val="22"/>
          <w:szCs w:val="22"/>
        </w:rPr>
      </w:pPr>
    </w:p>
    <w:p w14:paraId="49F2EF70" w14:textId="77777777" w:rsidR="00EA364A" w:rsidRDefault="00EA364A" w:rsidP="00EA364A">
      <w:pPr>
        <w:pStyle w:val="Default"/>
        <w:spacing w:after="31"/>
        <w:jc w:val="both"/>
        <w:rPr>
          <w:rFonts w:asciiTheme="minorHAnsi" w:hAnsiTheme="minorHAnsi" w:cstheme="minorHAnsi"/>
          <w:sz w:val="22"/>
          <w:szCs w:val="22"/>
        </w:rPr>
      </w:pPr>
    </w:p>
    <w:p w14:paraId="357B6B2F" w14:textId="77777777" w:rsidR="00EA364A" w:rsidRDefault="00EA364A" w:rsidP="00EA364A">
      <w:pPr>
        <w:pStyle w:val="Default"/>
        <w:spacing w:after="31"/>
        <w:jc w:val="both"/>
        <w:rPr>
          <w:rFonts w:asciiTheme="minorHAnsi" w:hAnsiTheme="minorHAnsi" w:cstheme="minorHAnsi"/>
          <w:sz w:val="22"/>
          <w:szCs w:val="22"/>
        </w:rPr>
      </w:pPr>
    </w:p>
    <w:sectPr w:rsidR="00EA364A">
      <w:headerReference w:type="default" r:id="rId116"/>
      <w:footerReference w:type="default" r:id="rId1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34633" w14:textId="77777777" w:rsidR="000B130C" w:rsidRDefault="000B130C" w:rsidP="00581313">
      <w:pPr>
        <w:spacing w:after="0" w:line="240" w:lineRule="auto"/>
      </w:pPr>
      <w:r>
        <w:separator/>
      </w:r>
    </w:p>
  </w:endnote>
  <w:endnote w:type="continuationSeparator" w:id="0">
    <w:p w14:paraId="751E7029" w14:textId="77777777" w:rsidR="000B130C" w:rsidRDefault="000B130C" w:rsidP="00581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96492" w14:textId="46D8EBF6" w:rsidR="004D3BFD" w:rsidRPr="00BC1724" w:rsidRDefault="004D3BFD" w:rsidP="004D3BFD">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w:t>
    </w:r>
    <w:r w:rsidR="00717B1B">
      <w:rPr>
        <w:sz w:val="16"/>
        <w:szCs w:val="16"/>
      </w:rPr>
      <w:t>3</w:t>
    </w:r>
    <w:r w:rsidRPr="00FA5DE1">
      <w:rPr>
        <w:sz w:val="16"/>
        <w:szCs w:val="16"/>
      </w:rPr>
      <w:t xml:space="preserve"> Confidential: Not for Distribution.</w:t>
    </w:r>
    <w:r>
      <w:rPr>
        <w:sz w:val="16"/>
        <w:szCs w:val="16"/>
      </w:rPr>
      <w:t xml:space="preserve"> </w:t>
    </w:r>
    <w:hyperlink r:id="rId1" w:history="1">
      <w:r w:rsidRPr="0090109D">
        <w:rPr>
          <w:rStyle w:val="Hyperlink"/>
          <w:sz w:val="16"/>
          <w:szCs w:val="16"/>
        </w:rPr>
        <w:t>https://www.falconautotech.com/</w:t>
      </w:r>
    </w:hyperlink>
    <w:r>
      <w:rPr>
        <w:sz w:val="16"/>
        <w:szCs w:val="16"/>
      </w:rPr>
      <w:tab/>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38</w:t>
    </w:r>
    <w:r w:rsidRPr="00BC1724">
      <w:rPr>
        <w:sz w:val="16"/>
        <w:szCs w:val="16"/>
      </w:rPr>
      <w:fldChar w:fldCharType="end"/>
    </w:r>
  </w:p>
  <w:p w14:paraId="337E3620" w14:textId="19E4EE23" w:rsidR="006F56AF" w:rsidRPr="004D3BFD" w:rsidRDefault="006F56AF" w:rsidP="004D3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529C4" w14:textId="77777777" w:rsidR="000B130C" w:rsidRDefault="000B130C" w:rsidP="00581313">
      <w:pPr>
        <w:spacing w:after="0" w:line="240" w:lineRule="auto"/>
      </w:pPr>
      <w:r>
        <w:separator/>
      </w:r>
    </w:p>
  </w:footnote>
  <w:footnote w:type="continuationSeparator" w:id="0">
    <w:p w14:paraId="1D4FCB91" w14:textId="77777777" w:rsidR="000B130C" w:rsidRDefault="000B130C" w:rsidP="00581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54A03" w14:textId="516420C5" w:rsidR="004D3BFD" w:rsidRDefault="00453EEE" w:rsidP="004D3BFD">
    <w:pPr>
      <w:pStyle w:val="Header"/>
    </w:pPr>
    <w:r w:rsidRPr="00AD3C5B">
      <w:rPr>
        <w:noProof/>
      </w:rPr>
      <w:drawing>
        <wp:anchor distT="0" distB="0" distL="114300" distR="114300" simplePos="0" relativeHeight="251669504" behindDoc="1" locked="0" layoutInCell="1" allowOverlap="1" wp14:anchorId="094A09AD" wp14:editId="378B33B0">
          <wp:simplePos x="0" y="0"/>
          <wp:positionH relativeFrom="column">
            <wp:posOffset>-609600</wp:posOffset>
          </wp:positionH>
          <wp:positionV relativeFrom="paragraph">
            <wp:posOffset>-148590</wp:posOffset>
          </wp:positionV>
          <wp:extent cx="1209675" cy="367030"/>
          <wp:effectExtent l="0" t="0" r="9525" b="0"/>
          <wp:wrapTight wrapText="bothSides">
            <wp:wrapPolygon edited="0">
              <wp:start x="0" y="0"/>
              <wp:lineTo x="0" y="20180"/>
              <wp:lineTo x="21430" y="20180"/>
              <wp:lineTo x="21430" y="0"/>
              <wp:lineTo x="0" y="0"/>
            </wp:wrapPolygon>
          </wp:wrapTight>
          <wp:docPr id="206425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2826" name=""/>
                  <pic:cNvPicPr/>
                </pic:nvPicPr>
                <pic:blipFill>
                  <a:blip r:embed="rId1">
                    <a:extLst>
                      <a:ext uri="{28A0092B-C50C-407E-A947-70E740481C1C}">
                        <a14:useLocalDpi xmlns:a14="http://schemas.microsoft.com/office/drawing/2010/main" val="0"/>
                      </a:ext>
                    </a:extLst>
                  </a:blip>
                  <a:stretch>
                    <a:fillRect/>
                  </a:stretch>
                </pic:blipFill>
                <pic:spPr>
                  <a:xfrm>
                    <a:off x="0" y="0"/>
                    <a:ext cx="1209675" cy="367030"/>
                  </a:xfrm>
                  <a:prstGeom prst="rect">
                    <a:avLst/>
                  </a:prstGeom>
                </pic:spPr>
              </pic:pic>
            </a:graphicData>
          </a:graphic>
          <wp14:sizeRelH relativeFrom="margin">
            <wp14:pctWidth>0</wp14:pctWidth>
          </wp14:sizeRelH>
          <wp14:sizeRelV relativeFrom="margin">
            <wp14:pctHeight>0</wp14:pctHeight>
          </wp14:sizeRelV>
        </wp:anchor>
      </w:drawing>
    </w:r>
    <w:r w:rsidR="00DA1986" w:rsidRPr="00DA1986">
      <w:rPr>
        <w:noProof/>
      </w:rPr>
      <w:drawing>
        <wp:anchor distT="0" distB="0" distL="114300" distR="114300" simplePos="0" relativeHeight="251667456" behindDoc="1" locked="0" layoutInCell="1" allowOverlap="1" wp14:anchorId="4C83993B" wp14:editId="570DD242">
          <wp:simplePos x="0" y="0"/>
          <wp:positionH relativeFrom="column">
            <wp:posOffset>5124450</wp:posOffset>
          </wp:positionH>
          <wp:positionV relativeFrom="paragraph">
            <wp:posOffset>-88900</wp:posOffset>
          </wp:positionV>
          <wp:extent cx="1057275" cy="323850"/>
          <wp:effectExtent l="0" t="0" r="9525" b="0"/>
          <wp:wrapTight wrapText="bothSides">
            <wp:wrapPolygon edited="0">
              <wp:start x="0" y="0"/>
              <wp:lineTo x="0" y="20329"/>
              <wp:lineTo x="21405" y="20329"/>
              <wp:lineTo x="21405" y="0"/>
              <wp:lineTo x="0" y="0"/>
            </wp:wrapPolygon>
          </wp:wrapTight>
          <wp:docPr id="692213290" name="Picture 1" descr="A blu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13290" name="Picture 1" descr="A blue sign with white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323850"/>
                  </a:xfrm>
                  <a:prstGeom prst="rect">
                    <a:avLst/>
                  </a:prstGeom>
                </pic:spPr>
              </pic:pic>
            </a:graphicData>
          </a:graphic>
          <wp14:sizeRelH relativeFrom="margin">
            <wp14:pctWidth>0</wp14:pctWidth>
          </wp14:sizeRelH>
          <wp14:sizeRelV relativeFrom="margin">
            <wp14:pctHeight>0</wp14:pctHeight>
          </wp14:sizeRelV>
        </wp:anchor>
      </w:drawing>
    </w:r>
    <w:r w:rsidR="004D3BFD">
      <w:rPr>
        <w:noProof/>
      </w:rPr>
      <mc:AlternateContent>
        <mc:Choice Requires="wps">
          <w:drawing>
            <wp:anchor distT="0" distB="0" distL="114300" distR="114300" simplePos="0" relativeHeight="251663360" behindDoc="0" locked="0" layoutInCell="1" allowOverlap="1" wp14:anchorId="2A252C88" wp14:editId="61DED598">
              <wp:simplePos x="0" y="0"/>
              <wp:positionH relativeFrom="column">
                <wp:posOffset>335280</wp:posOffset>
              </wp:positionH>
              <wp:positionV relativeFrom="paragraph">
                <wp:posOffset>-84455</wp:posOffset>
              </wp:positionV>
              <wp:extent cx="4991100" cy="2806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4991100" cy="2806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218C1B8" w14:textId="1C3D0BAF"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AA1B41">
                            <w:rPr>
                              <w:rFonts w:ascii="Arial" w:hAnsi="Arial" w:cs="Arial"/>
                              <w:sz w:val="20"/>
                              <w:szCs w:val="20"/>
                              <w:lang w:val="en-GB"/>
                            </w:rPr>
                            <w:t xml:space="preserve">40K - </w:t>
                          </w:r>
                          <w:r w:rsidR="00B32774">
                            <w:rPr>
                              <w:rFonts w:ascii="Arial" w:hAnsi="Arial" w:cs="Arial"/>
                              <w:sz w:val="20"/>
                              <w:szCs w:val="20"/>
                              <w:lang w:val="en-GB"/>
                            </w:rPr>
                            <w:t>Patna</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52C88" id="_x0000_t202" coordsize="21600,21600" o:spt="202" path="m,l,21600r21600,l21600,xe">
              <v:stroke joinstyle="miter"/>
              <v:path gradientshapeok="t" o:connecttype="rect"/>
            </v:shapetype>
            <v:shape id="Text Box 10" o:spid="_x0000_s1131" type="#_x0000_t202" style="position:absolute;margin-left:26.4pt;margin-top:-6.65pt;width:393pt;height:2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" fillcolor="white [3201]" stroked="f" strokeweight=".5pt">
              <v:textbox>
                <w:txbxContent>
                  <w:p w14:paraId="1218C1B8" w14:textId="1C3D0BAF" w:rsidR="00AA5D73" w:rsidRPr="004D3BFD" w:rsidRDefault="00AA5D73" w:rsidP="00AA5D73">
                    <w:pPr>
                      <w:spacing w:after="0"/>
                      <w:jc w:val="center"/>
                      <w:rPr>
                        <w:rFonts w:ascii="Arial" w:hAnsi="Arial" w:cs="Arial"/>
                        <w:sz w:val="20"/>
                        <w:szCs w:val="20"/>
                      </w:rPr>
                    </w:pPr>
                    <w:r w:rsidRPr="004D3BFD">
                      <w:rPr>
                        <w:rFonts w:ascii="Arial" w:hAnsi="Arial" w:cs="Arial"/>
                        <w:sz w:val="20"/>
                        <w:szCs w:val="20"/>
                        <w:lang w:val="en-GB"/>
                      </w:rPr>
                      <w:t xml:space="preserve">FALCON’s Proposal to </w:t>
                    </w:r>
                    <w:r w:rsidR="00AA1B41">
                      <w:rPr>
                        <w:rFonts w:ascii="Arial" w:hAnsi="Arial" w:cs="Arial"/>
                        <w:sz w:val="20"/>
                        <w:szCs w:val="20"/>
                        <w:lang w:val="en-GB"/>
                      </w:rPr>
                      <w:t>Flipkart</w:t>
                    </w:r>
                    <w:r w:rsidRPr="004D3BFD">
                      <w:rPr>
                        <w:rFonts w:ascii="Arial" w:hAnsi="Arial" w:cs="Arial"/>
                        <w:sz w:val="20"/>
                        <w:szCs w:val="20"/>
                        <w:lang w:val="en-GB"/>
                      </w:rPr>
                      <w:t xml:space="preserve"> for the supply of </w:t>
                    </w:r>
                    <w:r>
                      <w:rPr>
                        <w:rFonts w:ascii="Arial" w:hAnsi="Arial" w:cs="Arial"/>
                        <w:sz w:val="20"/>
                        <w:szCs w:val="20"/>
                        <w:lang w:val="en-GB"/>
                      </w:rPr>
                      <w:t>Loop</w:t>
                    </w:r>
                    <w:r w:rsidRPr="004D3BFD">
                      <w:rPr>
                        <w:rFonts w:ascii="Arial" w:hAnsi="Arial" w:cs="Arial"/>
                        <w:sz w:val="20"/>
                        <w:szCs w:val="20"/>
                        <w:lang w:val="en-GB"/>
                      </w:rPr>
                      <w:t xml:space="preserve"> CBS</w:t>
                    </w:r>
                    <w:r w:rsidR="006C3F4D">
                      <w:rPr>
                        <w:rFonts w:ascii="Arial" w:hAnsi="Arial" w:cs="Arial"/>
                        <w:sz w:val="20"/>
                        <w:szCs w:val="20"/>
                        <w:lang w:val="en-GB"/>
                      </w:rPr>
                      <w:t xml:space="preserve"> </w:t>
                    </w:r>
                    <w:r w:rsidR="00AA1B41">
                      <w:rPr>
                        <w:rFonts w:ascii="Arial" w:hAnsi="Arial" w:cs="Arial"/>
                        <w:sz w:val="20"/>
                        <w:szCs w:val="20"/>
                        <w:lang w:val="en-GB"/>
                      </w:rPr>
                      <w:t xml:space="preserve">40K - </w:t>
                    </w:r>
                    <w:r w:rsidR="00B32774">
                      <w:rPr>
                        <w:rFonts w:ascii="Arial" w:hAnsi="Arial" w:cs="Arial"/>
                        <w:sz w:val="20"/>
                        <w:szCs w:val="20"/>
                        <w:lang w:val="en-GB"/>
                      </w:rPr>
                      <w:t>Patna</w:t>
                    </w:r>
                  </w:p>
                  <w:p w14:paraId="5ACC63B1" w14:textId="77777777" w:rsidR="00AA5D73" w:rsidRPr="003346BB" w:rsidRDefault="00AA5D73" w:rsidP="00AA5D73">
                    <w:pPr>
                      <w:spacing w:after="0"/>
                      <w:jc w:val="center"/>
                    </w:pPr>
                  </w:p>
                  <w:p w14:paraId="00DF7E3C" w14:textId="77777777" w:rsidR="004D3BFD" w:rsidRPr="003346BB" w:rsidRDefault="004D3BFD" w:rsidP="004D3BFD">
                    <w:pPr>
                      <w:spacing w:after="0"/>
                      <w:jc w:val="center"/>
                    </w:pPr>
                  </w:p>
                </w:txbxContent>
              </v:textbox>
            </v:shape>
          </w:pict>
        </mc:Fallback>
      </mc:AlternateContent>
    </w:r>
  </w:p>
  <w:p w14:paraId="0A45535A" w14:textId="45E71191" w:rsidR="006F56AF" w:rsidRDefault="006F56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895F08"/>
    <w:multiLevelType w:val="multilevel"/>
    <w:tmpl w:val="C9AEC744"/>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FF4994"/>
    <w:multiLevelType w:val="hybridMultilevel"/>
    <w:tmpl w:val="D566276C"/>
    <w:lvl w:ilvl="0" w:tplc="C9E4BF34">
      <w:numFmt w:val="bullet"/>
      <w:lvlText w:val=""/>
      <w:lvlJc w:val="left"/>
      <w:pPr>
        <w:ind w:left="784" w:hanging="284"/>
      </w:pPr>
      <w:rPr>
        <w:rFonts w:ascii="Symbol" w:eastAsia="Symbol" w:hAnsi="Symbol" w:cs="Symbol" w:hint="default"/>
        <w:w w:val="99"/>
        <w:sz w:val="20"/>
        <w:szCs w:val="20"/>
        <w:lang w:val="en-US" w:eastAsia="en-US" w:bidi="ar-SA"/>
      </w:rPr>
    </w:lvl>
    <w:lvl w:ilvl="1" w:tplc="E62CEAD6">
      <w:numFmt w:val="bullet"/>
      <w:lvlText w:val="•"/>
      <w:lvlJc w:val="left"/>
      <w:pPr>
        <w:ind w:left="1730" w:hanging="284"/>
      </w:pPr>
      <w:rPr>
        <w:rFonts w:hint="default"/>
        <w:lang w:val="en-US" w:eastAsia="en-US" w:bidi="ar-SA"/>
      </w:rPr>
    </w:lvl>
    <w:lvl w:ilvl="2" w:tplc="B498E3BA">
      <w:numFmt w:val="bullet"/>
      <w:lvlText w:val="•"/>
      <w:lvlJc w:val="left"/>
      <w:pPr>
        <w:ind w:left="2680" w:hanging="284"/>
      </w:pPr>
      <w:rPr>
        <w:rFonts w:hint="default"/>
        <w:lang w:val="en-US" w:eastAsia="en-US" w:bidi="ar-SA"/>
      </w:rPr>
    </w:lvl>
    <w:lvl w:ilvl="3" w:tplc="0D84FC24">
      <w:numFmt w:val="bullet"/>
      <w:lvlText w:val="•"/>
      <w:lvlJc w:val="left"/>
      <w:pPr>
        <w:ind w:left="3630" w:hanging="284"/>
      </w:pPr>
      <w:rPr>
        <w:rFonts w:hint="default"/>
        <w:lang w:val="en-US" w:eastAsia="en-US" w:bidi="ar-SA"/>
      </w:rPr>
    </w:lvl>
    <w:lvl w:ilvl="4" w:tplc="793A18D2">
      <w:numFmt w:val="bullet"/>
      <w:lvlText w:val="•"/>
      <w:lvlJc w:val="left"/>
      <w:pPr>
        <w:ind w:left="4580" w:hanging="284"/>
      </w:pPr>
      <w:rPr>
        <w:rFonts w:hint="default"/>
        <w:lang w:val="en-US" w:eastAsia="en-US" w:bidi="ar-SA"/>
      </w:rPr>
    </w:lvl>
    <w:lvl w:ilvl="5" w:tplc="8A8A717A">
      <w:numFmt w:val="bullet"/>
      <w:lvlText w:val="•"/>
      <w:lvlJc w:val="left"/>
      <w:pPr>
        <w:ind w:left="5530" w:hanging="284"/>
      </w:pPr>
      <w:rPr>
        <w:rFonts w:hint="default"/>
        <w:lang w:val="en-US" w:eastAsia="en-US" w:bidi="ar-SA"/>
      </w:rPr>
    </w:lvl>
    <w:lvl w:ilvl="6" w:tplc="E342E93C">
      <w:numFmt w:val="bullet"/>
      <w:lvlText w:val="•"/>
      <w:lvlJc w:val="left"/>
      <w:pPr>
        <w:ind w:left="6480" w:hanging="284"/>
      </w:pPr>
      <w:rPr>
        <w:rFonts w:hint="default"/>
        <w:lang w:val="en-US" w:eastAsia="en-US" w:bidi="ar-SA"/>
      </w:rPr>
    </w:lvl>
    <w:lvl w:ilvl="7" w:tplc="304E7E00">
      <w:numFmt w:val="bullet"/>
      <w:lvlText w:val="•"/>
      <w:lvlJc w:val="left"/>
      <w:pPr>
        <w:ind w:left="7430" w:hanging="284"/>
      </w:pPr>
      <w:rPr>
        <w:rFonts w:hint="default"/>
        <w:lang w:val="en-US" w:eastAsia="en-US" w:bidi="ar-SA"/>
      </w:rPr>
    </w:lvl>
    <w:lvl w:ilvl="8" w:tplc="38849476">
      <w:numFmt w:val="bullet"/>
      <w:lvlText w:val="•"/>
      <w:lvlJc w:val="left"/>
      <w:pPr>
        <w:ind w:left="8380" w:hanging="284"/>
      </w:pPr>
      <w:rPr>
        <w:rFonts w:hint="default"/>
        <w:lang w:val="en-US" w:eastAsia="en-US" w:bidi="ar-SA"/>
      </w:rPr>
    </w:lvl>
  </w:abstractNum>
  <w:abstractNum w:abstractNumId="5" w15:restartNumberingAfterBreak="0">
    <w:nsid w:val="06E354C7"/>
    <w:multiLevelType w:val="hybridMultilevel"/>
    <w:tmpl w:val="5B787B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F571D0"/>
    <w:multiLevelType w:val="hybridMultilevel"/>
    <w:tmpl w:val="0706F4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D884087"/>
    <w:multiLevelType w:val="hybridMultilevel"/>
    <w:tmpl w:val="705857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FC81CAB"/>
    <w:multiLevelType w:val="hybridMultilevel"/>
    <w:tmpl w:val="8F042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DB357D"/>
    <w:multiLevelType w:val="hybridMultilevel"/>
    <w:tmpl w:val="0AEC64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04195D"/>
    <w:multiLevelType w:val="multilevel"/>
    <w:tmpl w:val="8DBAC3CA"/>
    <w:lvl w:ilvl="0">
      <w:start w:val="9"/>
      <w:numFmt w:val="decimal"/>
      <w:lvlText w:val="%1"/>
      <w:lvlJc w:val="left"/>
      <w:pPr>
        <w:ind w:left="1351" w:hanging="1133"/>
      </w:pPr>
      <w:rPr>
        <w:rFonts w:hint="default"/>
        <w:lang w:val="en-US" w:eastAsia="en-US" w:bidi="ar-SA"/>
      </w:rPr>
    </w:lvl>
    <w:lvl w:ilvl="1">
      <w:start w:val="5"/>
      <w:numFmt w:val="decimal"/>
      <w:lvlText w:val="%1.%2"/>
      <w:lvlJc w:val="left"/>
      <w:pPr>
        <w:ind w:left="1351" w:hanging="1133"/>
      </w:pPr>
      <w:rPr>
        <w:rFonts w:hint="default"/>
        <w:lang w:val="en-US" w:eastAsia="en-US" w:bidi="ar-SA"/>
      </w:rPr>
    </w:lvl>
    <w:lvl w:ilvl="2">
      <w:start w:val="4"/>
      <w:numFmt w:val="decimal"/>
      <w:lvlText w:val="%1.%2.%3"/>
      <w:lvlJc w:val="left"/>
      <w:pPr>
        <w:ind w:left="1351" w:hanging="1133"/>
      </w:pPr>
      <w:rPr>
        <w:rFonts w:hint="default"/>
        <w:lang w:val="en-US" w:eastAsia="en-US" w:bidi="ar-SA"/>
      </w:rPr>
    </w:lvl>
    <w:lvl w:ilvl="3">
      <w:start w:val="1"/>
      <w:numFmt w:val="decimal"/>
      <w:lvlText w:val="%1.%2.%3.%4."/>
      <w:lvlJc w:val="left"/>
      <w:pPr>
        <w:ind w:left="1351" w:hanging="1133"/>
      </w:pPr>
      <w:rPr>
        <w:rFonts w:ascii="Arial" w:eastAsia="Arial" w:hAnsi="Arial" w:cs="Arial" w:hint="default"/>
        <w:b/>
        <w:bCs/>
        <w:spacing w:val="-1"/>
        <w:w w:val="99"/>
        <w:sz w:val="20"/>
        <w:szCs w:val="20"/>
        <w:lang w:val="en-US" w:eastAsia="en-US" w:bidi="ar-SA"/>
      </w:rPr>
    </w:lvl>
    <w:lvl w:ilvl="4">
      <w:numFmt w:val="bullet"/>
      <w:lvlText w:val=""/>
      <w:lvlJc w:val="left"/>
      <w:pPr>
        <w:ind w:left="784" w:hanging="284"/>
      </w:pPr>
      <w:rPr>
        <w:rFonts w:ascii="Symbol" w:eastAsia="Symbol" w:hAnsi="Symbol" w:cs="Symbol" w:hint="default"/>
        <w:w w:val="99"/>
        <w:sz w:val="20"/>
        <w:szCs w:val="20"/>
        <w:lang w:val="en-US" w:eastAsia="en-US" w:bidi="ar-SA"/>
      </w:rPr>
    </w:lvl>
    <w:lvl w:ilvl="5">
      <w:numFmt w:val="bullet"/>
      <w:lvlText w:val=""/>
      <w:lvlJc w:val="left"/>
      <w:pPr>
        <w:ind w:left="1070" w:hanging="286"/>
      </w:pPr>
      <w:rPr>
        <w:rFonts w:ascii="Wingdings" w:eastAsia="Wingdings" w:hAnsi="Wingdings" w:cs="Wingdings" w:hint="default"/>
        <w:w w:val="99"/>
        <w:sz w:val="20"/>
        <w:szCs w:val="20"/>
        <w:lang w:val="en-US" w:eastAsia="en-US" w:bidi="ar-SA"/>
      </w:rPr>
    </w:lvl>
    <w:lvl w:ilvl="6">
      <w:numFmt w:val="bullet"/>
      <w:lvlText w:val="•"/>
      <w:lvlJc w:val="left"/>
      <w:pPr>
        <w:ind w:left="5820" w:hanging="286"/>
      </w:pPr>
      <w:rPr>
        <w:rFonts w:hint="default"/>
        <w:lang w:val="en-US" w:eastAsia="en-US" w:bidi="ar-SA"/>
      </w:rPr>
    </w:lvl>
    <w:lvl w:ilvl="7">
      <w:numFmt w:val="bullet"/>
      <w:lvlText w:val="•"/>
      <w:lvlJc w:val="left"/>
      <w:pPr>
        <w:ind w:left="6935" w:hanging="286"/>
      </w:pPr>
      <w:rPr>
        <w:rFonts w:hint="default"/>
        <w:lang w:val="en-US" w:eastAsia="en-US" w:bidi="ar-SA"/>
      </w:rPr>
    </w:lvl>
    <w:lvl w:ilvl="8">
      <w:numFmt w:val="bullet"/>
      <w:lvlText w:val="•"/>
      <w:lvlJc w:val="left"/>
      <w:pPr>
        <w:ind w:left="8050" w:hanging="286"/>
      </w:pPr>
      <w:rPr>
        <w:rFonts w:hint="default"/>
        <w:lang w:val="en-US" w:eastAsia="en-US" w:bidi="ar-SA"/>
      </w:rPr>
    </w:lvl>
  </w:abstractNum>
  <w:abstractNum w:abstractNumId="11"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CDC6973"/>
    <w:multiLevelType w:val="hybridMultilevel"/>
    <w:tmpl w:val="075A46FA"/>
    <w:lvl w:ilvl="0" w:tplc="DFEE521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1E8E6BA6"/>
    <w:multiLevelType w:val="hybridMultilevel"/>
    <w:tmpl w:val="191C8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0C3867"/>
    <w:multiLevelType w:val="hybridMultilevel"/>
    <w:tmpl w:val="F7EE14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3E11BCF"/>
    <w:multiLevelType w:val="hybridMultilevel"/>
    <w:tmpl w:val="6A98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BB15BC"/>
    <w:multiLevelType w:val="hybridMultilevel"/>
    <w:tmpl w:val="203C26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CE1FE1"/>
    <w:multiLevelType w:val="hybridMultilevel"/>
    <w:tmpl w:val="A79A5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3E5939"/>
    <w:multiLevelType w:val="hybridMultilevel"/>
    <w:tmpl w:val="93E66C34"/>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9" w15:restartNumberingAfterBreak="0">
    <w:nsid w:val="2F562279"/>
    <w:multiLevelType w:val="hybridMultilevel"/>
    <w:tmpl w:val="77183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1AB3661"/>
    <w:multiLevelType w:val="hybridMultilevel"/>
    <w:tmpl w:val="87182922"/>
    <w:lvl w:ilvl="0" w:tplc="D71A9A76">
      <w:numFmt w:val="bullet"/>
      <w:lvlText w:val="-"/>
      <w:lvlJc w:val="left"/>
      <w:pPr>
        <w:ind w:left="360" w:hanging="360"/>
      </w:pPr>
      <w:rPr>
        <w:rFonts w:ascii="Calibri" w:eastAsia="Times New Roman" w:hAnsi="Calibri" w:cs="Calibri" w:hint="default"/>
      </w:rPr>
    </w:lvl>
    <w:lvl w:ilvl="1" w:tplc="04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33C97113"/>
    <w:multiLevelType w:val="hybridMultilevel"/>
    <w:tmpl w:val="1D303384"/>
    <w:lvl w:ilvl="0" w:tplc="40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52924D0"/>
    <w:multiLevelType w:val="hybridMultilevel"/>
    <w:tmpl w:val="82BAAD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877796"/>
    <w:multiLevelType w:val="multilevel"/>
    <w:tmpl w:val="03B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C8F7B2D"/>
    <w:multiLevelType w:val="hybridMultilevel"/>
    <w:tmpl w:val="969A3864"/>
    <w:lvl w:ilvl="0" w:tplc="B0F2EB2E">
      <w:start w:val="1"/>
      <w:numFmt w:val="decimal"/>
      <w:lvlText w:val="%1."/>
      <w:lvlJc w:val="left"/>
      <w:pPr>
        <w:ind w:left="644"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EA45BB8"/>
    <w:multiLevelType w:val="hybridMultilevel"/>
    <w:tmpl w:val="EEA02BAE"/>
    <w:lvl w:ilvl="0" w:tplc="4420F10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3B2504E"/>
    <w:multiLevelType w:val="multilevel"/>
    <w:tmpl w:val="046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571541"/>
    <w:multiLevelType w:val="hybridMultilevel"/>
    <w:tmpl w:val="5A501E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83D1103"/>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9AE6308"/>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DB7328B"/>
    <w:multiLevelType w:val="hybridMultilevel"/>
    <w:tmpl w:val="758E3100"/>
    <w:lvl w:ilvl="0" w:tplc="07FCA37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B7C7886"/>
    <w:multiLevelType w:val="multilevel"/>
    <w:tmpl w:val="EE1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41" w15:restartNumberingAfterBreak="0">
    <w:nsid w:val="5D531002"/>
    <w:multiLevelType w:val="hybridMultilevel"/>
    <w:tmpl w:val="99AA78D0"/>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5F021A82"/>
    <w:multiLevelType w:val="hybridMultilevel"/>
    <w:tmpl w:val="0772FB4C"/>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6C191C"/>
    <w:multiLevelType w:val="hybridMultilevel"/>
    <w:tmpl w:val="087E0F06"/>
    <w:lvl w:ilvl="0" w:tplc="D71A9A76">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7A20659"/>
    <w:multiLevelType w:val="multilevel"/>
    <w:tmpl w:val="AF6A0928"/>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323E4F" w:themeColor="text2" w:themeShade="BF"/>
        <w:sz w:val="24"/>
        <w:szCs w:val="24"/>
      </w:rPr>
    </w:lvl>
    <w:lvl w:ilvl="2">
      <w:start w:val="1"/>
      <w:numFmt w:val="decimal"/>
      <w:isLgl/>
      <w:lvlText w:val="%1.%2.%3"/>
      <w:lvlJc w:val="left"/>
      <w:pPr>
        <w:ind w:left="1080" w:hanging="720"/>
      </w:pPr>
      <w:rPr>
        <w:rFonts w:hint="default"/>
        <w:b/>
        <w:bCs/>
        <w:color w:val="323E4F" w:themeColor="text2"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6C1B1D16"/>
    <w:multiLevelType w:val="hybridMultilevel"/>
    <w:tmpl w:val="0772FB4C"/>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CB12245"/>
    <w:multiLevelType w:val="hybridMultilevel"/>
    <w:tmpl w:val="34AAE192"/>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E0E60EB"/>
    <w:multiLevelType w:val="hybridMultilevel"/>
    <w:tmpl w:val="27B6F2CC"/>
    <w:lvl w:ilvl="0" w:tplc="2ACC437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F492024"/>
    <w:multiLevelType w:val="hybridMultilevel"/>
    <w:tmpl w:val="AF9692FC"/>
    <w:lvl w:ilvl="0" w:tplc="43FA3C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F7D514A"/>
    <w:multiLevelType w:val="hybridMultilevel"/>
    <w:tmpl w:val="8ADA6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0EA152D"/>
    <w:multiLevelType w:val="hybridMultilevel"/>
    <w:tmpl w:val="03CE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F0096A"/>
    <w:multiLevelType w:val="hybridMultilevel"/>
    <w:tmpl w:val="B9662636"/>
    <w:lvl w:ilvl="0" w:tplc="D71A9A76">
      <w:numFmt w:val="bullet"/>
      <w:lvlText w:val="-"/>
      <w:lvlJc w:val="left"/>
      <w:pPr>
        <w:ind w:left="360" w:hanging="360"/>
      </w:pPr>
      <w:rPr>
        <w:rFonts w:ascii="Calibri" w:eastAsia="Times New Roman"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2" w15:restartNumberingAfterBreak="0">
    <w:nsid w:val="7727677F"/>
    <w:multiLevelType w:val="hybridMultilevel"/>
    <w:tmpl w:val="729C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2C2FC8"/>
    <w:multiLevelType w:val="hybridMultilevel"/>
    <w:tmpl w:val="7D3CD8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B61D91"/>
    <w:multiLevelType w:val="hybridMultilevel"/>
    <w:tmpl w:val="1B90D546"/>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BCE7303"/>
    <w:multiLevelType w:val="hybridMultilevel"/>
    <w:tmpl w:val="262479A0"/>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0011038">
    <w:abstractNumId w:val="33"/>
  </w:num>
  <w:num w:numId="2" w16cid:durableId="1783912906">
    <w:abstractNumId w:val="24"/>
  </w:num>
  <w:num w:numId="3" w16cid:durableId="1558396477">
    <w:abstractNumId w:val="25"/>
  </w:num>
  <w:num w:numId="4" w16cid:durableId="1797944409">
    <w:abstractNumId w:val="2"/>
  </w:num>
  <w:num w:numId="5" w16cid:durableId="312875694">
    <w:abstractNumId w:val="39"/>
  </w:num>
  <w:num w:numId="6" w16cid:durableId="1179661140">
    <w:abstractNumId w:val="37"/>
  </w:num>
  <w:num w:numId="7" w16cid:durableId="1807121737">
    <w:abstractNumId w:val="47"/>
  </w:num>
  <w:num w:numId="8" w16cid:durableId="736901638">
    <w:abstractNumId w:val="54"/>
  </w:num>
  <w:num w:numId="9" w16cid:durableId="561185392">
    <w:abstractNumId w:val="31"/>
  </w:num>
  <w:num w:numId="10" w16cid:durableId="54857909">
    <w:abstractNumId w:val="6"/>
  </w:num>
  <w:num w:numId="11" w16cid:durableId="511382667">
    <w:abstractNumId w:val="7"/>
  </w:num>
  <w:num w:numId="12" w16cid:durableId="1049652542">
    <w:abstractNumId w:val="44"/>
  </w:num>
  <w:num w:numId="13" w16cid:durableId="403333034">
    <w:abstractNumId w:val="14"/>
  </w:num>
  <w:num w:numId="14" w16cid:durableId="1349991518">
    <w:abstractNumId w:val="11"/>
  </w:num>
  <w:num w:numId="15" w16cid:durableId="469713886">
    <w:abstractNumId w:val="40"/>
  </w:num>
  <w:num w:numId="16" w16cid:durableId="1382948570">
    <w:abstractNumId w:val="34"/>
  </w:num>
  <w:num w:numId="17" w16cid:durableId="1586761558">
    <w:abstractNumId w:val="36"/>
  </w:num>
  <w:num w:numId="18" w16cid:durableId="491020351">
    <w:abstractNumId w:val="0"/>
  </w:num>
  <w:num w:numId="19" w16cid:durableId="2079008735">
    <w:abstractNumId w:val="53"/>
  </w:num>
  <w:num w:numId="20" w16cid:durableId="1346785745">
    <w:abstractNumId w:val="48"/>
  </w:num>
  <w:num w:numId="21" w16cid:durableId="768546915">
    <w:abstractNumId w:val="3"/>
  </w:num>
  <w:num w:numId="22" w16cid:durableId="1095595583">
    <w:abstractNumId w:val="1"/>
  </w:num>
  <w:num w:numId="23" w16cid:durableId="354112735">
    <w:abstractNumId w:val="16"/>
  </w:num>
  <w:num w:numId="24" w16cid:durableId="981081077">
    <w:abstractNumId w:val="18"/>
  </w:num>
  <w:num w:numId="25" w16cid:durableId="1538855336">
    <w:abstractNumId w:val="5"/>
  </w:num>
  <w:num w:numId="26" w16cid:durableId="1068041909">
    <w:abstractNumId w:val="23"/>
  </w:num>
  <w:num w:numId="27" w16cid:durableId="106659285">
    <w:abstractNumId w:val="22"/>
  </w:num>
  <w:num w:numId="28" w16cid:durableId="3945008">
    <w:abstractNumId w:val="4"/>
  </w:num>
  <w:num w:numId="29" w16cid:durableId="498736455">
    <w:abstractNumId w:val="41"/>
  </w:num>
  <w:num w:numId="30" w16cid:durableId="1309434228">
    <w:abstractNumId w:val="51"/>
  </w:num>
  <w:num w:numId="31" w16cid:durableId="1057512499">
    <w:abstractNumId w:val="43"/>
  </w:num>
  <w:num w:numId="32" w16cid:durableId="905145282">
    <w:abstractNumId w:val="20"/>
  </w:num>
  <w:num w:numId="33" w16cid:durableId="1829008926">
    <w:abstractNumId w:val="19"/>
  </w:num>
  <w:num w:numId="34" w16cid:durableId="811672942">
    <w:abstractNumId w:val="26"/>
  </w:num>
  <w:num w:numId="35" w16cid:durableId="1935743269">
    <w:abstractNumId w:val="10"/>
  </w:num>
  <w:num w:numId="36" w16cid:durableId="1684236278">
    <w:abstractNumId w:val="46"/>
  </w:num>
  <w:num w:numId="37" w16cid:durableId="661618398">
    <w:abstractNumId w:val="49"/>
  </w:num>
  <w:num w:numId="38" w16cid:durableId="1436825879">
    <w:abstractNumId w:val="55"/>
  </w:num>
  <w:num w:numId="39" w16cid:durableId="1733773867">
    <w:abstractNumId w:val="15"/>
  </w:num>
  <w:num w:numId="40" w16cid:durableId="329061203">
    <w:abstractNumId w:val="13"/>
  </w:num>
  <w:num w:numId="41" w16cid:durableId="1816800458">
    <w:abstractNumId w:val="52"/>
  </w:num>
  <w:num w:numId="42" w16cid:durableId="1975021936">
    <w:abstractNumId w:val="8"/>
  </w:num>
  <w:num w:numId="43" w16cid:durableId="388310311">
    <w:abstractNumId w:val="9"/>
  </w:num>
  <w:num w:numId="44" w16cid:durableId="2017801290">
    <w:abstractNumId w:val="42"/>
  </w:num>
  <w:num w:numId="45" w16cid:durableId="886992610">
    <w:abstractNumId w:val="50"/>
  </w:num>
  <w:num w:numId="46" w16cid:durableId="266038167">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80406411">
    <w:abstractNumId w:val="45"/>
  </w:num>
  <w:num w:numId="48" w16cid:durableId="1746611958">
    <w:abstractNumId w:val="17"/>
  </w:num>
  <w:num w:numId="49" w16cid:durableId="1491409376">
    <w:abstractNumId w:val="29"/>
  </w:num>
  <w:num w:numId="50" w16cid:durableId="1933737459">
    <w:abstractNumId w:val="30"/>
  </w:num>
  <w:num w:numId="51" w16cid:durableId="660543890">
    <w:abstractNumId w:val="27"/>
  </w:num>
  <w:num w:numId="52" w16cid:durableId="1339431734">
    <w:abstractNumId w:val="28"/>
  </w:num>
  <w:num w:numId="53" w16cid:durableId="431979548">
    <w:abstractNumId w:val="32"/>
  </w:num>
  <w:num w:numId="54" w16cid:durableId="599686164">
    <w:abstractNumId w:val="12"/>
  </w:num>
  <w:num w:numId="55" w16cid:durableId="1404454656">
    <w:abstractNumId w:val="38"/>
  </w:num>
  <w:num w:numId="56" w16cid:durableId="140587710">
    <w:abstractNumId w:val="35"/>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deep Bansal">
    <w15:presenceInfo w15:providerId="AD" w15:userId="S::Sandeep.bansal@falconautoonline.com::bf7a0b03-c75c-4542-972b-6caa282224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8FF"/>
    <w:rsid w:val="000003BB"/>
    <w:rsid w:val="00001A26"/>
    <w:rsid w:val="00001D95"/>
    <w:rsid w:val="000025C1"/>
    <w:rsid w:val="00004712"/>
    <w:rsid w:val="00006154"/>
    <w:rsid w:val="00006AA3"/>
    <w:rsid w:val="00007F9E"/>
    <w:rsid w:val="00010FF2"/>
    <w:rsid w:val="00012B64"/>
    <w:rsid w:val="0001325E"/>
    <w:rsid w:val="0001352E"/>
    <w:rsid w:val="00014980"/>
    <w:rsid w:val="0001588D"/>
    <w:rsid w:val="00016140"/>
    <w:rsid w:val="0002059A"/>
    <w:rsid w:val="00020B14"/>
    <w:rsid w:val="00021A60"/>
    <w:rsid w:val="000225D3"/>
    <w:rsid w:val="0002267C"/>
    <w:rsid w:val="000227AE"/>
    <w:rsid w:val="000232D9"/>
    <w:rsid w:val="00025C51"/>
    <w:rsid w:val="00025EDA"/>
    <w:rsid w:val="00026D32"/>
    <w:rsid w:val="00027AC0"/>
    <w:rsid w:val="00030818"/>
    <w:rsid w:val="0003125A"/>
    <w:rsid w:val="00031E42"/>
    <w:rsid w:val="000327C8"/>
    <w:rsid w:val="00033BB4"/>
    <w:rsid w:val="00033E19"/>
    <w:rsid w:val="00034332"/>
    <w:rsid w:val="000355DE"/>
    <w:rsid w:val="00035FE5"/>
    <w:rsid w:val="00036ABB"/>
    <w:rsid w:val="00037562"/>
    <w:rsid w:val="000379DE"/>
    <w:rsid w:val="0004051E"/>
    <w:rsid w:val="000405EA"/>
    <w:rsid w:val="00040D5D"/>
    <w:rsid w:val="00041106"/>
    <w:rsid w:val="000434C4"/>
    <w:rsid w:val="00045580"/>
    <w:rsid w:val="0004582C"/>
    <w:rsid w:val="00046C3E"/>
    <w:rsid w:val="00046CCC"/>
    <w:rsid w:val="000501A0"/>
    <w:rsid w:val="00050326"/>
    <w:rsid w:val="000505D0"/>
    <w:rsid w:val="000506B3"/>
    <w:rsid w:val="000509BB"/>
    <w:rsid w:val="00050CF8"/>
    <w:rsid w:val="00050D65"/>
    <w:rsid w:val="00053A12"/>
    <w:rsid w:val="00053D41"/>
    <w:rsid w:val="000547B6"/>
    <w:rsid w:val="000557AF"/>
    <w:rsid w:val="00057405"/>
    <w:rsid w:val="00061263"/>
    <w:rsid w:val="00061CFD"/>
    <w:rsid w:val="00062214"/>
    <w:rsid w:val="0006356E"/>
    <w:rsid w:val="0006385D"/>
    <w:rsid w:val="00064FFA"/>
    <w:rsid w:val="000664A1"/>
    <w:rsid w:val="00066E9B"/>
    <w:rsid w:val="00066F65"/>
    <w:rsid w:val="00067A4F"/>
    <w:rsid w:val="00070491"/>
    <w:rsid w:val="000721B2"/>
    <w:rsid w:val="00073789"/>
    <w:rsid w:val="000758F9"/>
    <w:rsid w:val="00076B2B"/>
    <w:rsid w:val="000808F5"/>
    <w:rsid w:val="000838F9"/>
    <w:rsid w:val="00085068"/>
    <w:rsid w:val="000856E9"/>
    <w:rsid w:val="000861BE"/>
    <w:rsid w:val="0009110B"/>
    <w:rsid w:val="00091807"/>
    <w:rsid w:val="00093229"/>
    <w:rsid w:val="00093E2E"/>
    <w:rsid w:val="000940E7"/>
    <w:rsid w:val="00094562"/>
    <w:rsid w:val="00094ECB"/>
    <w:rsid w:val="0009611A"/>
    <w:rsid w:val="00097CEA"/>
    <w:rsid w:val="000A0094"/>
    <w:rsid w:val="000A07F1"/>
    <w:rsid w:val="000A20DF"/>
    <w:rsid w:val="000A2178"/>
    <w:rsid w:val="000A22E1"/>
    <w:rsid w:val="000A230D"/>
    <w:rsid w:val="000A2459"/>
    <w:rsid w:val="000A39F0"/>
    <w:rsid w:val="000A3AD8"/>
    <w:rsid w:val="000A4CFE"/>
    <w:rsid w:val="000A584F"/>
    <w:rsid w:val="000A7653"/>
    <w:rsid w:val="000B09B6"/>
    <w:rsid w:val="000B130C"/>
    <w:rsid w:val="000B2641"/>
    <w:rsid w:val="000B40B8"/>
    <w:rsid w:val="000B4984"/>
    <w:rsid w:val="000B4BED"/>
    <w:rsid w:val="000B55C5"/>
    <w:rsid w:val="000C09DB"/>
    <w:rsid w:val="000C0C05"/>
    <w:rsid w:val="000C10E8"/>
    <w:rsid w:val="000C21F7"/>
    <w:rsid w:val="000C3829"/>
    <w:rsid w:val="000C3C9A"/>
    <w:rsid w:val="000C43DF"/>
    <w:rsid w:val="000C5793"/>
    <w:rsid w:val="000D0BA4"/>
    <w:rsid w:val="000D2D94"/>
    <w:rsid w:val="000D37E5"/>
    <w:rsid w:val="000D3F26"/>
    <w:rsid w:val="000D65A2"/>
    <w:rsid w:val="000D705F"/>
    <w:rsid w:val="000E047A"/>
    <w:rsid w:val="000E179E"/>
    <w:rsid w:val="000E1B6E"/>
    <w:rsid w:val="000E3419"/>
    <w:rsid w:val="000E3675"/>
    <w:rsid w:val="000E400B"/>
    <w:rsid w:val="000E4581"/>
    <w:rsid w:val="000E5C1B"/>
    <w:rsid w:val="000F1419"/>
    <w:rsid w:val="000F22F6"/>
    <w:rsid w:val="000F2679"/>
    <w:rsid w:val="000F274D"/>
    <w:rsid w:val="000F32DF"/>
    <w:rsid w:val="000F36EB"/>
    <w:rsid w:val="000F3716"/>
    <w:rsid w:val="000F4F9F"/>
    <w:rsid w:val="000F51B6"/>
    <w:rsid w:val="000F5FCF"/>
    <w:rsid w:val="000F6CB0"/>
    <w:rsid w:val="000F745E"/>
    <w:rsid w:val="00103383"/>
    <w:rsid w:val="00103F5E"/>
    <w:rsid w:val="0010490B"/>
    <w:rsid w:val="00105CC0"/>
    <w:rsid w:val="00106FB5"/>
    <w:rsid w:val="00107137"/>
    <w:rsid w:val="0010781C"/>
    <w:rsid w:val="00107B35"/>
    <w:rsid w:val="00113301"/>
    <w:rsid w:val="00113554"/>
    <w:rsid w:val="00115555"/>
    <w:rsid w:val="001159B2"/>
    <w:rsid w:val="0011748E"/>
    <w:rsid w:val="001206DB"/>
    <w:rsid w:val="001215C9"/>
    <w:rsid w:val="001219CF"/>
    <w:rsid w:val="00122A8D"/>
    <w:rsid w:val="00122C8B"/>
    <w:rsid w:val="001235F2"/>
    <w:rsid w:val="00123D8E"/>
    <w:rsid w:val="001248D9"/>
    <w:rsid w:val="00125C31"/>
    <w:rsid w:val="00125FB2"/>
    <w:rsid w:val="00126397"/>
    <w:rsid w:val="001274AA"/>
    <w:rsid w:val="00127915"/>
    <w:rsid w:val="0013265A"/>
    <w:rsid w:val="00132B5D"/>
    <w:rsid w:val="00132C25"/>
    <w:rsid w:val="00132C57"/>
    <w:rsid w:val="00133BC1"/>
    <w:rsid w:val="00133F1F"/>
    <w:rsid w:val="00134EEC"/>
    <w:rsid w:val="0013759A"/>
    <w:rsid w:val="0014083E"/>
    <w:rsid w:val="00140DF9"/>
    <w:rsid w:val="00141775"/>
    <w:rsid w:val="001440F6"/>
    <w:rsid w:val="00145ED8"/>
    <w:rsid w:val="00146BF9"/>
    <w:rsid w:val="00150FF3"/>
    <w:rsid w:val="0015226A"/>
    <w:rsid w:val="00152F70"/>
    <w:rsid w:val="00153CAF"/>
    <w:rsid w:val="001557C4"/>
    <w:rsid w:val="00155ED5"/>
    <w:rsid w:val="001562C1"/>
    <w:rsid w:val="00157023"/>
    <w:rsid w:val="001575B7"/>
    <w:rsid w:val="00157D6C"/>
    <w:rsid w:val="001605AA"/>
    <w:rsid w:val="00161113"/>
    <w:rsid w:val="001633EA"/>
    <w:rsid w:val="0016450C"/>
    <w:rsid w:val="00164634"/>
    <w:rsid w:val="0016470C"/>
    <w:rsid w:val="00164BC1"/>
    <w:rsid w:val="00164BF7"/>
    <w:rsid w:val="001651ED"/>
    <w:rsid w:val="00166551"/>
    <w:rsid w:val="00166627"/>
    <w:rsid w:val="00166F8A"/>
    <w:rsid w:val="00167D86"/>
    <w:rsid w:val="00171575"/>
    <w:rsid w:val="0017198F"/>
    <w:rsid w:val="00172927"/>
    <w:rsid w:val="00173821"/>
    <w:rsid w:val="001752F9"/>
    <w:rsid w:val="001753C7"/>
    <w:rsid w:val="00175F2A"/>
    <w:rsid w:val="001761F3"/>
    <w:rsid w:val="00176EEE"/>
    <w:rsid w:val="00180843"/>
    <w:rsid w:val="00183850"/>
    <w:rsid w:val="00183857"/>
    <w:rsid w:val="00184263"/>
    <w:rsid w:val="00184BE8"/>
    <w:rsid w:val="00185000"/>
    <w:rsid w:val="00185781"/>
    <w:rsid w:val="00186522"/>
    <w:rsid w:val="001869EE"/>
    <w:rsid w:val="00186E83"/>
    <w:rsid w:val="001874DF"/>
    <w:rsid w:val="00187D40"/>
    <w:rsid w:val="0019322E"/>
    <w:rsid w:val="00195185"/>
    <w:rsid w:val="00195308"/>
    <w:rsid w:val="001954E8"/>
    <w:rsid w:val="00197626"/>
    <w:rsid w:val="001A0B4D"/>
    <w:rsid w:val="001A140E"/>
    <w:rsid w:val="001A15B0"/>
    <w:rsid w:val="001A15C1"/>
    <w:rsid w:val="001A25FC"/>
    <w:rsid w:val="001A29CE"/>
    <w:rsid w:val="001A3BFB"/>
    <w:rsid w:val="001A578B"/>
    <w:rsid w:val="001A6ECE"/>
    <w:rsid w:val="001B1276"/>
    <w:rsid w:val="001B2AA1"/>
    <w:rsid w:val="001B740C"/>
    <w:rsid w:val="001C1F00"/>
    <w:rsid w:val="001C212B"/>
    <w:rsid w:val="001C2399"/>
    <w:rsid w:val="001C2FBE"/>
    <w:rsid w:val="001C53DD"/>
    <w:rsid w:val="001C61D0"/>
    <w:rsid w:val="001C6353"/>
    <w:rsid w:val="001D067F"/>
    <w:rsid w:val="001D0F14"/>
    <w:rsid w:val="001D23A5"/>
    <w:rsid w:val="001D31EA"/>
    <w:rsid w:val="001D42A0"/>
    <w:rsid w:val="001D452F"/>
    <w:rsid w:val="001D4AED"/>
    <w:rsid w:val="001D536E"/>
    <w:rsid w:val="001D5F31"/>
    <w:rsid w:val="001D6092"/>
    <w:rsid w:val="001D644B"/>
    <w:rsid w:val="001E01B8"/>
    <w:rsid w:val="001E0272"/>
    <w:rsid w:val="001E034B"/>
    <w:rsid w:val="001E0CF8"/>
    <w:rsid w:val="001E0F42"/>
    <w:rsid w:val="001E1414"/>
    <w:rsid w:val="001E1DF9"/>
    <w:rsid w:val="001E277E"/>
    <w:rsid w:val="001E2DC2"/>
    <w:rsid w:val="001E3574"/>
    <w:rsid w:val="001E403B"/>
    <w:rsid w:val="001E4E00"/>
    <w:rsid w:val="001E51C8"/>
    <w:rsid w:val="001E5AFE"/>
    <w:rsid w:val="001E7740"/>
    <w:rsid w:val="001F0CCB"/>
    <w:rsid w:val="001F13D1"/>
    <w:rsid w:val="001F305B"/>
    <w:rsid w:val="001F311B"/>
    <w:rsid w:val="001F4E88"/>
    <w:rsid w:val="001F5E8E"/>
    <w:rsid w:val="001F6818"/>
    <w:rsid w:val="001F747E"/>
    <w:rsid w:val="001F7539"/>
    <w:rsid w:val="002012C9"/>
    <w:rsid w:val="00201374"/>
    <w:rsid w:val="00202C91"/>
    <w:rsid w:val="00202E59"/>
    <w:rsid w:val="002035C3"/>
    <w:rsid w:val="00203C3B"/>
    <w:rsid w:val="0020428C"/>
    <w:rsid w:val="0020521D"/>
    <w:rsid w:val="00206252"/>
    <w:rsid w:val="002105D1"/>
    <w:rsid w:val="0021175C"/>
    <w:rsid w:val="00214CD7"/>
    <w:rsid w:val="00215728"/>
    <w:rsid w:val="00215AE2"/>
    <w:rsid w:val="00216784"/>
    <w:rsid w:val="0021691C"/>
    <w:rsid w:val="00217FC0"/>
    <w:rsid w:val="00222006"/>
    <w:rsid w:val="00222942"/>
    <w:rsid w:val="00222D41"/>
    <w:rsid w:val="00225B8B"/>
    <w:rsid w:val="002265DE"/>
    <w:rsid w:val="00227095"/>
    <w:rsid w:val="00227D18"/>
    <w:rsid w:val="002300A4"/>
    <w:rsid w:val="00232091"/>
    <w:rsid w:val="0023251D"/>
    <w:rsid w:val="002330B5"/>
    <w:rsid w:val="00233454"/>
    <w:rsid w:val="00233852"/>
    <w:rsid w:val="00233B7D"/>
    <w:rsid w:val="002343F0"/>
    <w:rsid w:val="0023605B"/>
    <w:rsid w:val="002373B3"/>
    <w:rsid w:val="002400B8"/>
    <w:rsid w:val="00241EE6"/>
    <w:rsid w:val="00242453"/>
    <w:rsid w:val="002426DD"/>
    <w:rsid w:val="00243FB4"/>
    <w:rsid w:val="002441C7"/>
    <w:rsid w:val="00245315"/>
    <w:rsid w:val="00247B05"/>
    <w:rsid w:val="00250115"/>
    <w:rsid w:val="00250661"/>
    <w:rsid w:val="002516D3"/>
    <w:rsid w:val="00251B8A"/>
    <w:rsid w:val="002529AD"/>
    <w:rsid w:val="00253FA3"/>
    <w:rsid w:val="00254CC1"/>
    <w:rsid w:val="002551B6"/>
    <w:rsid w:val="00257181"/>
    <w:rsid w:val="00257D71"/>
    <w:rsid w:val="002622E9"/>
    <w:rsid w:val="002638CA"/>
    <w:rsid w:val="00266397"/>
    <w:rsid w:val="0026789B"/>
    <w:rsid w:val="00270818"/>
    <w:rsid w:val="00271ED6"/>
    <w:rsid w:val="0027263B"/>
    <w:rsid w:val="00272D89"/>
    <w:rsid w:val="00273216"/>
    <w:rsid w:val="002732C3"/>
    <w:rsid w:val="00273F23"/>
    <w:rsid w:val="002745ED"/>
    <w:rsid w:val="00274714"/>
    <w:rsid w:val="0027485D"/>
    <w:rsid w:val="00276B26"/>
    <w:rsid w:val="00276C98"/>
    <w:rsid w:val="002776BF"/>
    <w:rsid w:val="002778EC"/>
    <w:rsid w:val="00280269"/>
    <w:rsid w:val="00280AE9"/>
    <w:rsid w:val="00280DC8"/>
    <w:rsid w:val="00280FE0"/>
    <w:rsid w:val="0028151C"/>
    <w:rsid w:val="00281BEF"/>
    <w:rsid w:val="002851B2"/>
    <w:rsid w:val="00285783"/>
    <w:rsid w:val="00285B79"/>
    <w:rsid w:val="00287218"/>
    <w:rsid w:val="00290CB3"/>
    <w:rsid w:val="00291174"/>
    <w:rsid w:val="002915B2"/>
    <w:rsid w:val="00291671"/>
    <w:rsid w:val="002918A9"/>
    <w:rsid w:val="00293850"/>
    <w:rsid w:val="00293D76"/>
    <w:rsid w:val="00294BA9"/>
    <w:rsid w:val="00295105"/>
    <w:rsid w:val="00295333"/>
    <w:rsid w:val="00296086"/>
    <w:rsid w:val="00296517"/>
    <w:rsid w:val="00296E18"/>
    <w:rsid w:val="002A2177"/>
    <w:rsid w:val="002A3446"/>
    <w:rsid w:val="002A4296"/>
    <w:rsid w:val="002A47E6"/>
    <w:rsid w:val="002A49FA"/>
    <w:rsid w:val="002A4F7F"/>
    <w:rsid w:val="002A5A7E"/>
    <w:rsid w:val="002A744C"/>
    <w:rsid w:val="002A79E3"/>
    <w:rsid w:val="002A7DB8"/>
    <w:rsid w:val="002B05D6"/>
    <w:rsid w:val="002B0E6A"/>
    <w:rsid w:val="002B2DB7"/>
    <w:rsid w:val="002B41F0"/>
    <w:rsid w:val="002B5303"/>
    <w:rsid w:val="002B69ED"/>
    <w:rsid w:val="002C0DC2"/>
    <w:rsid w:val="002C3102"/>
    <w:rsid w:val="002C414A"/>
    <w:rsid w:val="002C4236"/>
    <w:rsid w:val="002C4837"/>
    <w:rsid w:val="002C4CE0"/>
    <w:rsid w:val="002C4F36"/>
    <w:rsid w:val="002D01FF"/>
    <w:rsid w:val="002D0814"/>
    <w:rsid w:val="002D0B04"/>
    <w:rsid w:val="002D0DDF"/>
    <w:rsid w:val="002D16E0"/>
    <w:rsid w:val="002D28FE"/>
    <w:rsid w:val="002D2D48"/>
    <w:rsid w:val="002D320B"/>
    <w:rsid w:val="002D48DA"/>
    <w:rsid w:val="002D4F85"/>
    <w:rsid w:val="002D50CF"/>
    <w:rsid w:val="002D6011"/>
    <w:rsid w:val="002D6053"/>
    <w:rsid w:val="002D6759"/>
    <w:rsid w:val="002D79F5"/>
    <w:rsid w:val="002D7DE1"/>
    <w:rsid w:val="002E0B1C"/>
    <w:rsid w:val="002E1E5C"/>
    <w:rsid w:val="002E293E"/>
    <w:rsid w:val="002E4F4B"/>
    <w:rsid w:val="002E5563"/>
    <w:rsid w:val="002E57F5"/>
    <w:rsid w:val="002E6A5E"/>
    <w:rsid w:val="002E7DF7"/>
    <w:rsid w:val="002F05F8"/>
    <w:rsid w:val="002F0E08"/>
    <w:rsid w:val="002F136E"/>
    <w:rsid w:val="002F15CB"/>
    <w:rsid w:val="002F1D9A"/>
    <w:rsid w:val="002F2926"/>
    <w:rsid w:val="002F4DC4"/>
    <w:rsid w:val="002F5E2D"/>
    <w:rsid w:val="00302B78"/>
    <w:rsid w:val="003030D3"/>
    <w:rsid w:val="00303562"/>
    <w:rsid w:val="00303802"/>
    <w:rsid w:val="003043AB"/>
    <w:rsid w:val="00304C7C"/>
    <w:rsid w:val="003057D7"/>
    <w:rsid w:val="0030614C"/>
    <w:rsid w:val="0031090D"/>
    <w:rsid w:val="0031093E"/>
    <w:rsid w:val="00310CA7"/>
    <w:rsid w:val="00312742"/>
    <w:rsid w:val="00312CA0"/>
    <w:rsid w:val="00312F87"/>
    <w:rsid w:val="00314003"/>
    <w:rsid w:val="00315486"/>
    <w:rsid w:val="00315FE7"/>
    <w:rsid w:val="003169E5"/>
    <w:rsid w:val="00320E23"/>
    <w:rsid w:val="0032139A"/>
    <w:rsid w:val="003229A1"/>
    <w:rsid w:val="00323341"/>
    <w:rsid w:val="00324C66"/>
    <w:rsid w:val="00325E12"/>
    <w:rsid w:val="00330BC3"/>
    <w:rsid w:val="00332247"/>
    <w:rsid w:val="00332331"/>
    <w:rsid w:val="00333011"/>
    <w:rsid w:val="00334420"/>
    <w:rsid w:val="00334653"/>
    <w:rsid w:val="00336198"/>
    <w:rsid w:val="00337BF7"/>
    <w:rsid w:val="00340888"/>
    <w:rsid w:val="00342117"/>
    <w:rsid w:val="0034363D"/>
    <w:rsid w:val="0034371C"/>
    <w:rsid w:val="00343939"/>
    <w:rsid w:val="00344243"/>
    <w:rsid w:val="00344354"/>
    <w:rsid w:val="00345DB6"/>
    <w:rsid w:val="0034705B"/>
    <w:rsid w:val="00347A93"/>
    <w:rsid w:val="00350078"/>
    <w:rsid w:val="00350410"/>
    <w:rsid w:val="003504C8"/>
    <w:rsid w:val="00350775"/>
    <w:rsid w:val="00350C3A"/>
    <w:rsid w:val="00350C92"/>
    <w:rsid w:val="003517D3"/>
    <w:rsid w:val="00351EC6"/>
    <w:rsid w:val="00352715"/>
    <w:rsid w:val="00360840"/>
    <w:rsid w:val="00360D1E"/>
    <w:rsid w:val="0036109A"/>
    <w:rsid w:val="003619F6"/>
    <w:rsid w:val="00361DB5"/>
    <w:rsid w:val="0036293B"/>
    <w:rsid w:val="00363E88"/>
    <w:rsid w:val="00364490"/>
    <w:rsid w:val="0036619B"/>
    <w:rsid w:val="00366C11"/>
    <w:rsid w:val="00371013"/>
    <w:rsid w:val="003716F6"/>
    <w:rsid w:val="00372F41"/>
    <w:rsid w:val="00373462"/>
    <w:rsid w:val="00374278"/>
    <w:rsid w:val="0037450B"/>
    <w:rsid w:val="0037462D"/>
    <w:rsid w:val="00375183"/>
    <w:rsid w:val="0037596C"/>
    <w:rsid w:val="00375AAF"/>
    <w:rsid w:val="00375C17"/>
    <w:rsid w:val="00377BF9"/>
    <w:rsid w:val="0038004E"/>
    <w:rsid w:val="00380776"/>
    <w:rsid w:val="00380E7E"/>
    <w:rsid w:val="0038449C"/>
    <w:rsid w:val="003844F2"/>
    <w:rsid w:val="00387810"/>
    <w:rsid w:val="00390B09"/>
    <w:rsid w:val="00390F88"/>
    <w:rsid w:val="00391550"/>
    <w:rsid w:val="00392648"/>
    <w:rsid w:val="003927E7"/>
    <w:rsid w:val="0039287A"/>
    <w:rsid w:val="003939D3"/>
    <w:rsid w:val="00395DA3"/>
    <w:rsid w:val="00396F12"/>
    <w:rsid w:val="0039776F"/>
    <w:rsid w:val="003A043E"/>
    <w:rsid w:val="003A0768"/>
    <w:rsid w:val="003A10C0"/>
    <w:rsid w:val="003A2238"/>
    <w:rsid w:val="003A2527"/>
    <w:rsid w:val="003A3206"/>
    <w:rsid w:val="003A4013"/>
    <w:rsid w:val="003A478C"/>
    <w:rsid w:val="003A4932"/>
    <w:rsid w:val="003A71D3"/>
    <w:rsid w:val="003A76EC"/>
    <w:rsid w:val="003B0AF6"/>
    <w:rsid w:val="003B1777"/>
    <w:rsid w:val="003B29A8"/>
    <w:rsid w:val="003B78B0"/>
    <w:rsid w:val="003B7916"/>
    <w:rsid w:val="003B79A6"/>
    <w:rsid w:val="003B7EE5"/>
    <w:rsid w:val="003C0BDC"/>
    <w:rsid w:val="003C1427"/>
    <w:rsid w:val="003C34A2"/>
    <w:rsid w:val="003C5163"/>
    <w:rsid w:val="003C5256"/>
    <w:rsid w:val="003C68AE"/>
    <w:rsid w:val="003D21DC"/>
    <w:rsid w:val="003D2710"/>
    <w:rsid w:val="003D2726"/>
    <w:rsid w:val="003D5B0F"/>
    <w:rsid w:val="003D5C82"/>
    <w:rsid w:val="003D70B1"/>
    <w:rsid w:val="003D7195"/>
    <w:rsid w:val="003E0A81"/>
    <w:rsid w:val="003E11AE"/>
    <w:rsid w:val="003E11EF"/>
    <w:rsid w:val="003E266D"/>
    <w:rsid w:val="003E2CC5"/>
    <w:rsid w:val="003E3B7C"/>
    <w:rsid w:val="003E3D27"/>
    <w:rsid w:val="003E4170"/>
    <w:rsid w:val="003E48A5"/>
    <w:rsid w:val="003E5063"/>
    <w:rsid w:val="003E57E8"/>
    <w:rsid w:val="003E5967"/>
    <w:rsid w:val="003E6C50"/>
    <w:rsid w:val="003E78C0"/>
    <w:rsid w:val="003F0299"/>
    <w:rsid w:val="003F0D52"/>
    <w:rsid w:val="003F32CC"/>
    <w:rsid w:val="003F4205"/>
    <w:rsid w:val="003F44EC"/>
    <w:rsid w:val="003F55CB"/>
    <w:rsid w:val="003F5DBF"/>
    <w:rsid w:val="003F6B82"/>
    <w:rsid w:val="003F6CA3"/>
    <w:rsid w:val="003F7AD8"/>
    <w:rsid w:val="00401153"/>
    <w:rsid w:val="004030F2"/>
    <w:rsid w:val="00403C3F"/>
    <w:rsid w:val="004041BD"/>
    <w:rsid w:val="004057EA"/>
    <w:rsid w:val="00411028"/>
    <w:rsid w:val="00412C26"/>
    <w:rsid w:val="00413ADD"/>
    <w:rsid w:val="00414507"/>
    <w:rsid w:val="004145F5"/>
    <w:rsid w:val="004159F1"/>
    <w:rsid w:val="0041693D"/>
    <w:rsid w:val="004200A7"/>
    <w:rsid w:val="00420F6C"/>
    <w:rsid w:val="004214A5"/>
    <w:rsid w:val="00421944"/>
    <w:rsid w:val="0042267F"/>
    <w:rsid w:val="00422F00"/>
    <w:rsid w:val="004275E7"/>
    <w:rsid w:val="00430DEB"/>
    <w:rsid w:val="00430F3D"/>
    <w:rsid w:val="00431BBF"/>
    <w:rsid w:val="00432B7C"/>
    <w:rsid w:val="004337F2"/>
    <w:rsid w:val="00435379"/>
    <w:rsid w:val="00435AAA"/>
    <w:rsid w:val="00435E4F"/>
    <w:rsid w:val="00436B7C"/>
    <w:rsid w:val="00436D1E"/>
    <w:rsid w:val="0044093B"/>
    <w:rsid w:val="004411D9"/>
    <w:rsid w:val="00442255"/>
    <w:rsid w:val="004425A7"/>
    <w:rsid w:val="00442BEB"/>
    <w:rsid w:val="00444D33"/>
    <w:rsid w:val="00445221"/>
    <w:rsid w:val="004455E6"/>
    <w:rsid w:val="0044567C"/>
    <w:rsid w:val="00445FCD"/>
    <w:rsid w:val="00446ACD"/>
    <w:rsid w:val="004477A9"/>
    <w:rsid w:val="00450EAB"/>
    <w:rsid w:val="0045134B"/>
    <w:rsid w:val="00452B74"/>
    <w:rsid w:val="00452D58"/>
    <w:rsid w:val="00452E02"/>
    <w:rsid w:val="004531B6"/>
    <w:rsid w:val="00453E24"/>
    <w:rsid w:val="00453EEE"/>
    <w:rsid w:val="00454179"/>
    <w:rsid w:val="00454187"/>
    <w:rsid w:val="0045471D"/>
    <w:rsid w:val="0045538B"/>
    <w:rsid w:val="004567F4"/>
    <w:rsid w:val="004571D5"/>
    <w:rsid w:val="00457545"/>
    <w:rsid w:val="00460CEE"/>
    <w:rsid w:val="00462A1F"/>
    <w:rsid w:val="00464EF0"/>
    <w:rsid w:val="00465034"/>
    <w:rsid w:val="004664EF"/>
    <w:rsid w:val="00467160"/>
    <w:rsid w:val="00467A77"/>
    <w:rsid w:val="004701F3"/>
    <w:rsid w:val="004716D1"/>
    <w:rsid w:val="00472CBE"/>
    <w:rsid w:val="0047402A"/>
    <w:rsid w:val="00475367"/>
    <w:rsid w:val="00476BEE"/>
    <w:rsid w:val="00477B64"/>
    <w:rsid w:val="00480D17"/>
    <w:rsid w:val="00481272"/>
    <w:rsid w:val="00481B40"/>
    <w:rsid w:val="00482D8F"/>
    <w:rsid w:val="00484BF0"/>
    <w:rsid w:val="004866E9"/>
    <w:rsid w:val="00487615"/>
    <w:rsid w:val="00492E36"/>
    <w:rsid w:val="004933E6"/>
    <w:rsid w:val="0049490E"/>
    <w:rsid w:val="00495566"/>
    <w:rsid w:val="004964C1"/>
    <w:rsid w:val="00496634"/>
    <w:rsid w:val="004972A4"/>
    <w:rsid w:val="004A0298"/>
    <w:rsid w:val="004A2762"/>
    <w:rsid w:val="004A3055"/>
    <w:rsid w:val="004A47F4"/>
    <w:rsid w:val="004A4A39"/>
    <w:rsid w:val="004A7AAC"/>
    <w:rsid w:val="004B043A"/>
    <w:rsid w:val="004B0E31"/>
    <w:rsid w:val="004B17DA"/>
    <w:rsid w:val="004B1FE0"/>
    <w:rsid w:val="004B4719"/>
    <w:rsid w:val="004B5876"/>
    <w:rsid w:val="004B63E0"/>
    <w:rsid w:val="004C0A11"/>
    <w:rsid w:val="004C200F"/>
    <w:rsid w:val="004C2D5E"/>
    <w:rsid w:val="004C4F89"/>
    <w:rsid w:val="004C508E"/>
    <w:rsid w:val="004C5A2A"/>
    <w:rsid w:val="004C7F40"/>
    <w:rsid w:val="004D1D4D"/>
    <w:rsid w:val="004D2A21"/>
    <w:rsid w:val="004D3BFD"/>
    <w:rsid w:val="004D4BA8"/>
    <w:rsid w:val="004D4DDF"/>
    <w:rsid w:val="004D6E3C"/>
    <w:rsid w:val="004D77D0"/>
    <w:rsid w:val="004E063F"/>
    <w:rsid w:val="004E0781"/>
    <w:rsid w:val="004E0825"/>
    <w:rsid w:val="004E0F35"/>
    <w:rsid w:val="004E244F"/>
    <w:rsid w:val="004E3171"/>
    <w:rsid w:val="004F07B9"/>
    <w:rsid w:val="004F0E6F"/>
    <w:rsid w:val="004F12B3"/>
    <w:rsid w:val="004F19D7"/>
    <w:rsid w:val="004F312C"/>
    <w:rsid w:val="004F3F4C"/>
    <w:rsid w:val="004F46F8"/>
    <w:rsid w:val="004F4C0A"/>
    <w:rsid w:val="004F4FC6"/>
    <w:rsid w:val="004F528F"/>
    <w:rsid w:val="004F5422"/>
    <w:rsid w:val="004F54B2"/>
    <w:rsid w:val="00500B7B"/>
    <w:rsid w:val="00502113"/>
    <w:rsid w:val="00503102"/>
    <w:rsid w:val="00503D30"/>
    <w:rsid w:val="005049AD"/>
    <w:rsid w:val="0050653D"/>
    <w:rsid w:val="00506B76"/>
    <w:rsid w:val="005109ED"/>
    <w:rsid w:val="00510B30"/>
    <w:rsid w:val="005121FB"/>
    <w:rsid w:val="00512729"/>
    <w:rsid w:val="00512BE4"/>
    <w:rsid w:val="00514219"/>
    <w:rsid w:val="005145BD"/>
    <w:rsid w:val="00514D9A"/>
    <w:rsid w:val="00514E1E"/>
    <w:rsid w:val="00514E3B"/>
    <w:rsid w:val="005158AA"/>
    <w:rsid w:val="00515AEA"/>
    <w:rsid w:val="00516276"/>
    <w:rsid w:val="005167F6"/>
    <w:rsid w:val="00516BFF"/>
    <w:rsid w:val="005209C2"/>
    <w:rsid w:val="005219DF"/>
    <w:rsid w:val="00521D1E"/>
    <w:rsid w:val="00521D64"/>
    <w:rsid w:val="0052352C"/>
    <w:rsid w:val="00524FC0"/>
    <w:rsid w:val="005255B5"/>
    <w:rsid w:val="00525DD6"/>
    <w:rsid w:val="00526F08"/>
    <w:rsid w:val="00527030"/>
    <w:rsid w:val="00527A02"/>
    <w:rsid w:val="00530052"/>
    <w:rsid w:val="00531015"/>
    <w:rsid w:val="00531698"/>
    <w:rsid w:val="005319EA"/>
    <w:rsid w:val="00531D12"/>
    <w:rsid w:val="00532F74"/>
    <w:rsid w:val="00535636"/>
    <w:rsid w:val="00535842"/>
    <w:rsid w:val="00535C74"/>
    <w:rsid w:val="00537528"/>
    <w:rsid w:val="00537AF0"/>
    <w:rsid w:val="00541550"/>
    <w:rsid w:val="00541A16"/>
    <w:rsid w:val="00545D9F"/>
    <w:rsid w:val="00547476"/>
    <w:rsid w:val="005476B4"/>
    <w:rsid w:val="00547B42"/>
    <w:rsid w:val="00550BCB"/>
    <w:rsid w:val="0055122E"/>
    <w:rsid w:val="00551ACB"/>
    <w:rsid w:val="00551E88"/>
    <w:rsid w:val="00553524"/>
    <w:rsid w:val="0055377B"/>
    <w:rsid w:val="00553EB7"/>
    <w:rsid w:val="00554A82"/>
    <w:rsid w:val="0055564B"/>
    <w:rsid w:val="00556B9C"/>
    <w:rsid w:val="0055704C"/>
    <w:rsid w:val="00560035"/>
    <w:rsid w:val="00562CC3"/>
    <w:rsid w:val="0056396B"/>
    <w:rsid w:val="0056468B"/>
    <w:rsid w:val="00564F52"/>
    <w:rsid w:val="00564F9D"/>
    <w:rsid w:val="005701F6"/>
    <w:rsid w:val="0057169A"/>
    <w:rsid w:val="005731EC"/>
    <w:rsid w:val="00580682"/>
    <w:rsid w:val="00581313"/>
    <w:rsid w:val="00582EF7"/>
    <w:rsid w:val="00583550"/>
    <w:rsid w:val="00585091"/>
    <w:rsid w:val="00585F28"/>
    <w:rsid w:val="00587F5D"/>
    <w:rsid w:val="00591E51"/>
    <w:rsid w:val="0059274C"/>
    <w:rsid w:val="00594699"/>
    <w:rsid w:val="00594D61"/>
    <w:rsid w:val="005953D9"/>
    <w:rsid w:val="00595BC5"/>
    <w:rsid w:val="00595E35"/>
    <w:rsid w:val="0059632C"/>
    <w:rsid w:val="005A00AB"/>
    <w:rsid w:val="005A1ABB"/>
    <w:rsid w:val="005A3207"/>
    <w:rsid w:val="005A339C"/>
    <w:rsid w:val="005A36A2"/>
    <w:rsid w:val="005A392A"/>
    <w:rsid w:val="005A40CD"/>
    <w:rsid w:val="005A42B9"/>
    <w:rsid w:val="005A47E1"/>
    <w:rsid w:val="005A6907"/>
    <w:rsid w:val="005A6947"/>
    <w:rsid w:val="005A716D"/>
    <w:rsid w:val="005A765F"/>
    <w:rsid w:val="005B0F05"/>
    <w:rsid w:val="005B131F"/>
    <w:rsid w:val="005B2402"/>
    <w:rsid w:val="005B2B72"/>
    <w:rsid w:val="005B3727"/>
    <w:rsid w:val="005B5680"/>
    <w:rsid w:val="005B623F"/>
    <w:rsid w:val="005B6E9E"/>
    <w:rsid w:val="005B7C6C"/>
    <w:rsid w:val="005C2DF9"/>
    <w:rsid w:val="005C3767"/>
    <w:rsid w:val="005C3E2E"/>
    <w:rsid w:val="005C774A"/>
    <w:rsid w:val="005D02AA"/>
    <w:rsid w:val="005D2AC6"/>
    <w:rsid w:val="005D5038"/>
    <w:rsid w:val="005D50A9"/>
    <w:rsid w:val="005D50D5"/>
    <w:rsid w:val="005D7467"/>
    <w:rsid w:val="005D752B"/>
    <w:rsid w:val="005E0143"/>
    <w:rsid w:val="005E06CF"/>
    <w:rsid w:val="005E11DC"/>
    <w:rsid w:val="005E1AC4"/>
    <w:rsid w:val="005E2A8C"/>
    <w:rsid w:val="005E33AB"/>
    <w:rsid w:val="005E66F0"/>
    <w:rsid w:val="005E7426"/>
    <w:rsid w:val="005E7B59"/>
    <w:rsid w:val="005F0598"/>
    <w:rsid w:val="005F19D7"/>
    <w:rsid w:val="005F20BF"/>
    <w:rsid w:val="005F2789"/>
    <w:rsid w:val="005F32EF"/>
    <w:rsid w:val="005F332F"/>
    <w:rsid w:val="005F358A"/>
    <w:rsid w:val="005F4CCC"/>
    <w:rsid w:val="005F5233"/>
    <w:rsid w:val="005F5372"/>
    <w:rsid w:val="005F5996"/>
    <w:rsid w:val="005F62F7"/>
    <w:rsid w:val="005F6357"/>
    <w:rsid w:val="00601D3A"/>
    <w:rsid w:val="0060244F"/>
    <w:rsid w:val="0060252D"/>
    <w:rsid w:val="00602638"/>
    <w:rsid w:val="0060361E"/>
    <w:rsid w:val="00603B36"/>
    <w:rsid w:val="0060495C"/>
    <w:rsid w:val="0060633A"/>
    <w:rsid w:val="006066F8"/>
    <w:rsid w:val="00607763"/>
    <w:rsid w:val="00607AD1"/>
    <w:rsid w:val="00607C79"/>
    <w:rsid w:val="00610F21"/>
    <w:rsid w:val="006125F3"/>
    <w:rsid w:val="00612B92"/>
    <w:rsid w:val="006132D0"/>
    <w:rsid w:val="006141AB"/>
    <w:rsid w:val="00614528"/>
    <w:rsid w:val="00615E36"/>
    <w:rsid w:val="00620D10"/>
    <w:rsid w:val="0062101C"/>
    <w:rsid w:val="0062520D"/>
    <w:rsid w:val="006255CF"/>
    <w:rsid w:val="00625D76"/>
    <w:rsid w:val="00626856"/>
    <w:rsid w:val="006272D3"/>
    <w:rsid w:val="00627D78"/>
    <w:rsid w:val="00630691"/>
    <w:rsid w:val="00630C1F"/>
    <w:rsid w:val="00631732"/>
    <w:rsid w:val="00634D88"/>
    <w:rsid w:val="006354FE"/>
    <w:rsid w:val="0063587A"/>
    <w:rsid w:val="00635C13"/>
    <w:rsid w:val="0063703C"/>
    <w:rsid w:val="006402C6"/>
    <w:rsid w:val="00640691"/>
    <w:rsid w:val="006408D0"/>
    <w:rsid w:val="00640B37"/>
    <w:rsid w:val="00641390"/>
    <w:rsid w:val="006419D8"/>
    <w:rsid w:val="006427CD"/>
    <w:rsid w:val="00644BD0"/>
    <w:rsid w:val="00645775"/>
    <w:rsid w:val="006513A9"/>
    <w:rsid w:val="006518CE"/>
    <w:rsid w:val="006519A5"/>
    <w:rsid w:val="00656440"/>
    <w:rsid w:val="0065715D"/>
    <w:rsid w:val="00657950"/>
    <w:rsid w:val="00660A25"/>
    <w:rsid w:val="00661246"/>
    <w:rsid w:val="0066152F"/>
    <w:rsid w:val="006630C6"/>
    <w:rsid w:val="00665693"/>
    <w:rsid w:val="00666704"/>
    <w:rsid w:val="00666DA3"/>
    <w:rsid w:val="00667D6B"/>
    <w:rsid w:val="00670AF8"/>
    <w:rsid w:val="00672BA1"/>
    <w:rsid w:val="00673BBD"/>
    <w:rsid w:val="00674123"/>
    <w:rsid w:val="0067544A"/>
    <w:rsid w:val="00675F8D"/>
    <w:rsid w:val="00676EDE"/>
    <w:rsid w:val="00683852"/>
    <w:rsid w:val="00683931"/>
    <w:rsid w:val="00683A66"/>
    <w:rsid w:val="00684CF8"/>
    <w:rsid w:val="006850FE"/>
    <w:rsid w:val="00685BFF"/>
    <w:rsid w:val="00687D1C"/>
    <w:rsid w:val="006926B5"/>
    <w:rsid w:val="00692FAD"/>
    <w:rsid w:val="00692FEF"/>
    <w:rsid w:val="006931CA"/>
    <w:rsid w:val="0069381E"/>
    <w:rsid w:val="0069438B"/>
    <w:rsid w:val="006949E0"/>
    <w:rsid w:val="00695EDC"/>
    <w:rsid w:val="0069645A"/>
    <w:rsid w:val="00697711"/>
    <w:rsid w:val="006A1B23"/>
    <w:rsid w:val="006A32EC"/>
    <w:rsid w:val="006A3882"/>
    <w:rsid w:val="006A4A8C"/>
    <w:rsid w:val="006A7607"/>
    <w:rsid w:val="006A77CF"/>
    <w:rsid w:val="006B0652"/>
    <w:rsid w:val="006B1D72"/>
    <w:rsid w:val="006B37C2"/>
    <w:rsid w:val="006B3862"/>
    <w:rsid w:val="006B574A"/>
    <w:rsid w:val="006B5B6F"/>
    <w:rsid w:val="006C1102"/>
    <w:rsid w:val="006C2B6C"/>
    <w:rsid w:val="006C3141"/>
    <w:rsid w:val="006C3F4D"/>
    <w:rsid w:val="006C5747"/>
    <w:rsid w:val="006C6281"/>
    <w:rsid w:val="006C7AAA"/>
    <w:rsid w:val="006C7AEB"/>
    <w:rsid w:val="006C7F29"/>
    <w:rsid w:val="006D077B"/>
    <w:rsid w:val="006D1FF6"/>
    <w:rsid w:val="006D34E5"/>
    <w:rsid w:val="006D691F"/>
    <w:rsid w:val="006D7E12"/>
    <w:rsid w:val="006E0AFD"/>
    <w:rsid w:val="006E0C6F"/>
    <w:rsid w:val="006E11F1"/>
    <w:rsid w:val="006E1318"/>
    <w:rsid w:val="006E2691"/>
    <w:rsid w:val="006E2B79"/>
    <w:rsid w:val="006E34E4"/>
    <w:rsid w:val="006E6E2A"/>
    <w:rsid w:val="006F0BBB"/>
    <w:rsid w:val="006F18D6"/>
    <w:rsid w:val="006F18DD"/>
    <w:rsid w:val="006F1986"/>
    <w:rsid w:val="006F202C"/>
    <w:rsid w:val="006F29BF"/>
    <w:rsid w:val="006F31B7"/>
    <w:rsid w:val="006F3A2F"/>
    <w:rsid w:val="006F54E7"/>
    <w:rsid w:val="006F56AF"/>
    <w:rsid w:val="006F6028"/>
    <w:rsid w:val="006F610C"/>
    <w:rsid w:val="006F681C"/>
    <w:rsid w:val="006F7235"/>
    <w:rsid w:val="006F79C4"/>
    <w:rsid w:val="006F7DE0"/>
    <w:rsid w:val="00700678"/>
    <w:rsid w:val="0070070C"/>
    <w:rsid w:val="00701F68"/>
    <w:rsid w:val="00702309"/>
    <w:rsid w:val="00702ACD"/>
    <w:rsid w:val="007045C2"/>
    <w:rsid w:val="00704B54"/>
    <w:rsid w:val="0070534C"/>
    <w:rsid w:val="00705A7C"/>
    <w:rsid w:val="00705AEE"/>
    <w:rsid w:val="007070FA"/>
    <w:rsid w:val="00712C8C"/>
    <w:rsid w:val="00712E9B"/>
    <w:rsid w:val="0071415D"/>
    <w:rsid w:val="00714174"/>
    <w:rsid w:val="00714585"/>
    <w:rsid w:val="00715213"/>
    <w:rsid w:val="00715924"/>
    <w:rsid w:val="00715E43"/>
    <w:rsid w:val="007171B8"/>
    <w:rsid w:val="00717B1B"/>
    <w:rsid w:val="00717DEE"/>
    <w:rsid w:val="00720B57"/>
    <w:rsid w:val="00727973"/>
    <w:rsid w:val="00730640"/>
    <w:rsid w:val="00731931"/>
    <w:rsid w:val="00731B38"/>
    <w:rsid w:val="007324AA"/>
    <w:rsid w:val="007331EF"/>
    <w:rsid w:val="00735A1C"/>
    <w:rsid w:val="00737E40"/>
    <w:rsid w:val="00737E8D"/>
    <w:rsid w:val="00740492"/>
    <w:rsid w:val="00741198"/>
    <w:rsid w:val="00742472"/>
    <w:rsid w:val="00742A65"/>
    <w:rsid w:val="007437BE"/>
    <w:rsid w:val="00744AAD"/>
    <w:rsid w:val="007463CB"/>
    <w:rsid w:val="0075001E"/>
    <w:rsid w:val="00751191"/>
    <w:rsid w:val="007529E4"/>
    <w:rsid w:val="00752FC0"/>
    <w:rsid w:val="00754FA4"/>
    <w:rsid w:val="007566EB"/>
    <w:rsid w:val="00757AD6"/>
    <w:rsid w:val="0076141B"/>
    <w:rsid w:val="0076142F"/>
    <w:rsid w:val="00764238"/>
    <w:rsid w:val="007661B7"/>
    <w:rsid w:val="00766805"/>
    <w:rsid w:val="00770A0B"/>
    <w:rsid w:val="00770FDD"/>
    <w:rsid w:val="00772967"/>
    <w:rsid w:val="007732DB"/>
    <w:rsid w:val="00775345"/>
    <w:rsid w:val="00775513"/>
    <w:rsid w:val="007757F8"/>
    <w:rsid w:val="00775867"/>
    <w:rsid w:val="00775E11"/>
    <w:rsid w:val="00781493"/>
    <w:rsid w:val="007820E2"/>
    <w:rsid w:val="00782FF9"/>
    <w:rsid w:val="00783CAE"/>
    <w:rsid w:val="007845B5"/>
    <w:rsid w:val="00784956"/>
    <w:rsid w:val="007857BE"/>
    <w:rsid w:val="007857F8"/>
    <w:rsid w:val="00785AEF"/>
    <w:rsid w:val="00786C70"/>
    <w:rsid w:val="007905D6"/>
    <w:rsid w:val="00790880"/>
    <w:rsid w:val="007909FF"/>
    <w:rsid w:val="00792506"/>
    <w:rsid w:val="007941EF"/>
    <w:rsid w:val="007974DE"/>
    <w:rsid w:val="007975B1"/>
    <w:rsid w:val="0079763E"/>
    <w:rsid w:val="007A169C"/>
    <w:rsid w:val="007A2CBF"/>
    <w:rsid w:val="007A4277"/>
    <w:rsid w:val="007A597D"/>
    <w:rsid w:val="007A63AA"/>
    <w:rsid w:val="007A7BE1"/>
    <w:rsid w:val="007B0AC7"/>
    <w:rsid w:val="007B2E0C"/>
    <w:rsid w:val="007B40C8"/>
    <w:rsid w:val="007B463A"/>
    <w:rsid w:val="007B56B2"/>
    <w:rsid w:val="007B5CC5"/>
    <w:rsid w:val="007B65FA"/>
    <w:rsid w:val="007B76AC"/>
    <w:rsid w:val="007B7AF9"/>
    <w:rsid w:val="007B7FAB"/>
    <w:rsid w:val="007C0C64"/>
    <w:rsid w:val="007C22E4"/>
    <w:rsid w:val="007C2C29"/>
    <w:rsid w:val="007C3580"/>
    <w:rsid w:val="007C3EE4"/>
    <w:rsid w:val="007C63A1"/>
    <w:rsid w:val="007C717C"/>
    <w:rsid w:val="007D1B81"/>
    <w:rsid w:val="007D1EB8"/>
    <w:rsid w:val="007D26AB"/>
    <w:rsid w:val="007D3571"/>
    <w:rsid w:val="007D3658"/>
    <w:rsid w:val="007D3D9E"/>
    <w:rsid w:val="007D6844"/>
    <w:rsid w:val="007D6D9A"/>
    <w:rsid w:val="007D7016"/>
    <w:rsid w:val="007E0A4D"/>
    <w:rsid w:val="007E0D7F"/>
    <w:rsid w:val="007E14F6"/>
    <w:rsid w:val="007E1582"/>
    <w:rsid w:val="007E2F26"/>
    <w:rsid w:val="007E566C"/>
    <w:rsid w:val="007E5740"/>
    <w:rsid w:val="007E6448"/>
    <w:rsid w:val="007E6550"/>
    <w:rsid w:val="007E7745"/>
    <w:rsid w:val="007E798C"/>
    <w:rsid w:val="007E7A64"/>
    <w:rsid w:val="007F0528"/>
    <w:rsid w:val="007F05DF"/>
    <w:rsid w:val="007F13CB"/>
    <w:rsid w:val="007F2855"/>
    <w:rsid w:val="007F3395"/>
    <w:rsid w:val="007F33D7"/>
    <w:rsid w:val="007F3D81"/>
    <w:rsid w:val="007F450C"/>
    <w:rsid w:val="007F4C1B"/>
    <w:rsid w:val="007F4D75"/>
    <w:rsid w:val="007F4F45"/>
    <w:rsid w:val="007F66EB"/>
    <w:rsid w:val="007F6B90"/>
    <w:rsid w:val="007F7C60"/>
    <w:rsid w:val="008007F4"/>
    <w:rsid w:val="008008D1"/>
    <w:rsid w:val="008031B1"/>
    <w:rsid w:val="0080345C"/>
    <w:rsid w:val="008042EA"/>
    <w:rsid w:val="008054C6"/>
    <w:rsid w:val="008106A1"/>
    <w:rsid w:val="00810B29"/>
    <w:rsid w:val="00811381"/>
    <w:rsid w:val="00811F29"/>
    <w:rsid w:val="00812A13"/>
    <w:rsid w:val="00813C96"/>
    <w:rsid w:val="00814D6B"/>
    <w:rsid w:val="008178EB"/>
    <w:rsid w:val="0082107B"/>
    <w:rsid w:val="00822171"/>
    <w:rsid w:val="00823DA5"/>
    <w:rsid w:val="00825C98"/>
    <w:rsid w:val="00825D10"/>
    <w:rsid w:val="00826C36"/>
    <w:rsid w:val="00830AD0"/>
    <w:rsid w:val="008328A9"/>
    <w:rsid w:val="00833B09"/>
    <w:rsid w:val="00835821"/>
    <w:rsid w:val="00837C65"/>
    <w:rsid w:val="00837D2A"/>
    <w:rsid w:val="00840ACA"/>
    <w:rsid w:val="00841214"/>
    <w:rsid w:val="008418E4"/>
    <w:rsid w:val="0084190F"/>
    <w:rsid w:val="0084193D"/>
    <w:rsid w:val="00841CAA"/>
    <w:rsid w:val="00842173"/>
    <w:rsid w:val="008429E4"/>
    <w:rsid w:val="00842FB1"/>
    <w:rsid w:val="00843490"/>
    <w:rsid w:val="0084355E"/>
    <w:rsid w:val="00843AAA"/>
    <w:rsid w:val="00843CA3"/>
    <w:rsid w:val="00844C9E"/>
    <w:rsid w:val="00846746"/>
    <w:rsid w:val="00846D56"/>
    <w:rsid w:val="00846FA6"/>
    <w:rsid w:val="00847E09"/>
    <w:rsid w:val="00850466"/>
    <w:rsid w:val="008505F7"/>
    <w:rsid w:val="00850901"/>
    <w:rsid w:val="00850D9C"/>
    <w:rsid w:val="00853C36"/>
    <w:rsid w:val="00854513"/>
    <w:rsid w:val="0085656E"/>
    <w:rsid w:val="008574E0"/>
    <w:rsid w:val="00857A3F"/>
    <w:rsid w:val="008613B0"/>
    <w:rsid w:val="00861730"/>
    <w:rsid w:val="00861AEB"/>
    <w:rsid w:val="008622D1"/>
    <w:rsid w:val="00862455"/>
    <w:rsid w:val="00862AE3"/>
    <w:rsid w:val="00863C3F"/>
    <w:rsid w:val="00866CD6"/>
    <w:rsid w:val="00866ED1"/>
    <w:rsid w:val="0087235F"/>
    <w:rsid w:val="00873E85"/>
    <w:rsid w:val="008746B1"/>
    <w:rsid w:val="00874A73"/>
    <w:rsid w:val="00875E57"/>
    <w:rsid w:val="00876839"/>
    <w:rsid w:val="00880373"/>
    <w:rsid w:val="0088086B"/>
    <w:rsid w:val="00882829"/>
    <w:rsid w:val="008834F6"/>
    <w:rsid w:val="00883F0C"/>
    <w:rsid w:val="00884F7D"/>
    <w:rsid w:val="00885099"/>
    <w:rsid w:val="00885380"/>
    <w:rsid w:val="00886959"/>
    <w:rsid w:val="0089018D"/>
    <w:rsid w:val="008908DB"/>
    <w:rsid w:val="00891D44"/>
    <w:rsid w:val="0089218C"/>
    <w:rsid w:val="0089279C"/>
    <w:rsid w:val="008930FA"/>
    <w:rsid w:val="00893968"/>
    <w:rsid w:val="00893E34"/>
    <w:rsid w:val="00894A6D"/>
    <w:rsid w:val="00894D52"/>
    <w:rsid w:val="008967DA"/>
    <w:rsid w:val="008A1E34"/>
    <w:rsid w:val="008A1F71"/>
    <w:rsid w:val="008A287F"/>
    <w:rsid w:val="008A4FD8"/>
    <w:rsid w:val="008B06CA"/>
    <w:rsid w:val="008B0B79"/>
    <w:rsid w:val="008B328B"/>
    <w:rsid w:val="008B40EA"/>
    <w:rsid w:val="008B4463"/>
    <w:rsid w:val="008B5202"/>
    <w:rsid w:val="008B55C5"/>
    <w:rsid w:val="008B6AA7"/>
    <w:rsid w:val="008B76FD"/>
    <w:rsid w:val="008C1C63"/>
    <w:rsid w:val="008C2061"/>
    <w:rsid w:val="008C2C5E"/>
    <w:rsid w:val="008C376C"/>
    <w:rsid w:val="008C4992"/>
    <w:rsid w:val="008C7C68"/>
    <w:rsid w:val="008D1798"/>
    <w:rsid w:val="008D1C08"/>
    <w:rsid w:val="008D1CBF"/>
    <w:rsid w:val="008D2042"/>
    <w:rsid w:val="008D29EF"/>
    <w:rsid w:val="008D3EED"/>
    <w:rsid w:val="008E0D92"/>
    <w:rsid w:val="008E2079"/>
    <w:rsid w:val="008E298E"/>
    <w:rsid w:val="008E2B09"/>
    <w:rsid w:val="008E2EA6"/>
    <w:rsid w:val="008E4271"/>
    <w:rsid w:val="008E46E1"/>
    <w:rsid w:val="008E4CD9"/>
    <w:rsid w:val="008E5F3A"/>
    <w:rsid w:val="008F0B99"/>
    <w:rsid w:val="008F15B4"/>
    <w:rsid w:val="008F1768"/>
    <w:rsid w:val="008F2227"/>
    <w:rsid w:val="008F226B"/>
    <w:rsid w:val="00901C1D"/>
    <w:rsid w:val="00903006"/>
    <w:rsid w:val="00903C27"/>
    <w:rsid w:val="00904144"/>
    <w:rsid w:val="00905028"/>
    <w:rsid w:val="009056A1"/>
    <w:rsid w:val="00911C6F"/>
    <w:rsid w:val="00911DD8"/>
    <w:rsid w:val="00912626"/>
    <w:rsid w:val="00912BF9"/>
    <w:rsid w:val="009137A5"/>
    <w:rsid w:val="00916274"/>
    <w:rsid w:val="00916985"/>
    <w:rsid w:val="009172D3"/>
    <w:rsid w:val="0091758D"/>
    <w:rsid w:val="0091780B"/>
    <w:rsid w:val="009206EE"/>
    <w:rsid w:val="009245B8"/>
    <w:rsid w:val="00925704"/>
    <w:rsid w:val="00927801"/>
    <w:rsid w:val="009300FC"/>
    <w:rsid w:val="00930148"/>
    <w:rsid w:val="0093076E"/>
    <w:rsid w:val="0093133C"/>
    <w:rsid w:val="009321D9"/>
    <w:rsid w:val="00933403"/>
    <w:rsid w:val="00935090"/>
    <w:rsid w:val="009356FB"/>
    <w:rsid w:val="00935E4C"/>
    <w:rsid w:val="00937C86"/>
    <w:rsid w:val="00942824"/>
    <w:rsid w:val="00942CEE"/>
    <w:rsid w:val="00943F72"/>
    <w:rsid w:val="0094401A"/>
    <w:rsid w:val="009450C5"/>
    <w:rsid w:val="00946D28"/>
    <w:rsid w:val="00947009"/>
    <w:rsid w:val="00947D16"/>
    <w:rsid w:val="00947E3A"/>
    <w:rsid w:val="00947EB3"/>
    <w:rsid w:val="009522A5"/>
    <w:rsid w:val="00952A4D"/>
    <w:rsid w:val="0095319D"/>
    <w:rsid w:val="00953AA3"/>
    <w:rsid w:val="00953C72"/>
    <w:rsid w:val="00953F45"/>
    <w:rsid w:val="00954F9D"/>
    <w:rsid w:val="009553AC"/>
    <w:rsid w:val="0095579B"/>
    <w:rsid w:val="00957361"/>
    <w:rsid w:val="009576AD"/>
    <w:rsid w:val="00957EB7"/>
    <w:rsid w:val="0096114A"/>
    <w:rsid w:val="009617BE"/>
    <w:rsid w:val="00962427"/>
    <w:rsid w:val="0096433C"/>
    <w:rsid w:val="0096492F"/>
    <w:rsid w:val="00965466"/>
    <w:rsid w:val="00966F24"/>
    <w:rsid w:val="00967610"/>
    <w:rsid w:val="00970D56"/>
    <w:rsid w:val="00971479"/>
    <w:rsid w:val="00972D99"/>
    <w:rsid w:val="00973D2E"/>
    <w:rsid w:val="00973FD6"/>
    <w:rsid w:val="009740EE"/>
    <w:rsid w:val="00975652"/>
    <w:rsid w:val="00975694"/>
    <w:rsid w:val="00975BF0"/>
    <w:rsid w:val="00976462"/>
    <w:rsid w:val="009766A8"/>
    <w:rsid w:val="00977743"/>
    <w:rsid w:val="00981011"/>
    <w:rsid w:val="0098130E"/>
    <w:rsid w:val="00981610"/>
    <w:rsid w:val="00981B89"/>
    <w:rsid w:val="00981F0A"/>
    <w:rsid w:val="00982720"/>
    <w:rsid w:val="00983B14"/>
    <w:rsid w:val="00985EF6"/>
    <w:rsid w:val="009864D6"/>
    <w:rsid w:val="009865EE"/>
    <w:rsid w:val="00986C08"/>
    <w:rsid w:val="0098761F"/>
    <w:rsid w:val="00987A50"/>
    <w:rsid w:val="0099095C"/>
    <w:rsid w:val="00991900"/>
    <w:rsid w:val="009928AA"/>
    <w:rsid w:val="00994562"/>
    <w:rsid w:val="00995848"/>
    <w:rsid w:val="0099655B"/>
    <w:rsid w:val="009A0172"/>
    <w:rsid w:val="009A0ABD"/>
    <w:rsid w:val="009A1777"/>
    <w:rsid w:val="009A1BF7"/>
    <w:rsid w:val="009A2C7E"/>
    <w:rsid w:val="009A2ECB"/>
    <w:rsid w:val="009A3C77"/>
    <w:rsid w:val="009A43BD"/>
    <w:rsid w:val="009A5669"/>
    <w:rsid w:val="009A6195"/>
    <w:rsid w:val="009B220B"/>
    <w:rsid w:val="009B47D6"/>
    <w:rsid w:val="009B54C8"/>
    <w:rsid w:val="009B5AC3"/>
    <w:rsid w:val="009B64C8"/>
    <w:rsid w:val="009B6C9A"/>
    <w:rsid w:val="009B7470"/>
    <w:rsid w:val="009C04C0"/>
    <w:rsid w:val="009C1443"/>
    <w:rsid w:val="009C3216"/>
    <w:rsid w:val="009C449F"/>
    <w:rsid w:val="009C4F01"/>
    <w:rsid w:val="009C5476"/>
    <w:rsid w:val="009C5E46"/>
    <w:rsid w:val="009C7C2F"/>
    <w:rsid w:val="009D765C"/>
    <w:rsid w:val="009E1C4B"/>
    <w:rsid w:val="009E2873"/>
    <w:rsid w:val="009E2D65"/>
    <w:rsid w:val="009E2EBE"/>
    <w:rsid w:val="009E3152"/>
    <w:rsid w:val="009E4F0F"/>
    <w:rsid w:val="009E5797"/>
    <w:rsid w:val="009E5B70"/>
    <w:rsid w:val="009E5BF4"/>
    <w:rsid w:val="009E65B3"/>
    <w:rsid w:val="009F210A"/>
    <w:rsid w:val="009F2A20"/>
    <w:rsid w:val="009F39BB"/>
    <w:rsid w:val="009F4DD8"/>
    <w:rsid w:val="009F730C"/>
    <w:rsid w:val="00A00349"/>
    <w:rsid w:val="00A00674"/>
    <w:rsid w:val="00A00864"/>
    <w:rsid w:val="00A00E7A"/>
    <w:rsid w:val="00A00FF7"/>
    <w:rsid w:val="00A04416"/>
    <w:rsid w:val="00A07CBF"/>
    <w:rsid w:val="00A102CA"/>
    <w:rsid w:val="00A11D9F"/>
    <w:rsid w:val="00A12350"/>
    <w:rsid w:val="00A13F29"/>
    <w:rsid w:val="00A14F78"/>
    <w:rsid w:val="00A153AC"/>
    <w:rsid w:val="00A15983"/>
    <w:rsid w:val="00A15CF4"/>
    <w:rsid w:val="00A206AA"/>
    <w:rsid w:val="00A2265D"/>
    <w:rsid w:val="00A22714"/>
    <w:rsid w:val="00A2386B"/>
    <w:rsid w:val="00A23A2D"/>
    <w:rsid w:val="00A24C54"/>
    <w:rsid w:val="00A25C72"/>
    <w:rsid w:val="00A26B14"/>
    <w:rsid w:val="00A275AD"/>
    <w:rsid w:val="00A30A0F"/>
    <w:rsid w:val="00A312E8"/>
    <w:rsid w:val="00A32D47"/>
    <w:rsid w:val="00A33036"/>
    <w:rsid w:val="00A34614"/>
    <w:rsid w:val="00A35B3A"/>
    <w:rsid w:val="00A37299"/>
    <w:rsid w:val="00A4004B"/>
    <w:rsid w:val="00A4047A"/>
    <w:rsid w:val="00A411BC"/>
    <w:rsid w:val="00A41AAE"/>
    <w:rsid w:val="00A41BD4"/>
    <w:rsid w:val="00A439C8"/>
    <w:rsid w:val="00A449CE"/>
    <w:rsid w:val="00A44A07"/>
    <w:rsid w:val="00A4582E"/>
    <w:rsid w:val="00A46749"/>
    <w:rsid w:val="00A47077"/>
    <w:rsid w:val="00A50B09"/>
    <w:rsid w:val="00A50C9B"/>
    <w:rsid w:val="00A529C8"/>
    <w:rsid w:val="00A531FE"/>
    <w:rsid w:val="00A5347B"/>
    <w:rsid w:val="00A5535E"/>
    <w:rsid w:val="00A56289"/>
    <w:rsid w:val="00A56E16"/>
    <w:rsid w:val="00A578E3"/>
    <w:rsid w:val="00A619E6"/>
    <w:rsid w:val="00A61F1D"/>
    <w:rsid w:val="00A64FA9"/>
    <w:rsid w:val="00A65929"/>
    <w:rsid w:val="00A65D62"/>
    <w:rsid w:val="00A660DE"/>
    <w:rsid w:val="00A6637F"/>
    <w:rsid w:val="00A70311"/>
    <w:rsid w:val="00A70C56"/>
    <w:rsid w:val="00A70C90"/>
    <w:rsid w:val="00A711AA"/>
    <w:rsid w:val="00A72192"/>
    <w:rsid w:val="00A731B8"/>
    <w:rsid w:val="00A73427"/>
    <w:rsid w:val="00A735FB"/>
    <w:rsid w:val="00A757FB"/>
    <w:rsid w:val="00A7582F"/>
    <w:rsid w:val="00A75A12"/>
    <w:rsid w:val="00A75BD0"/>
    <w:rsid w:val="00A75C69"/>
    <w:rsid w:val="00A80017"/>
    <w:rsid w:val="00A8023A"/>
    <w:rsid w:val="00A806CB"/>
    <w:rsid w:val="00A8216F"/>
    <w:rsid w:val="00A82425"/>
    <w:rsid w:val="00A82786"/>
    <w:rsid w:val="00A83030"/>
    <w:rsid w:val="00A837CC"/>
    <w:rsid w:val="00A83F21"/>
    <w:rsid w:val="00A83F6A"/>
    <w:rsid w:val="00A84FF1"/>
    <w:rsid w:val="00A8533A"/>
    <w:rsid w:val="00A857EC"/>
    <w:rsid w:val="00A87EF4"/>
    <w:rsid w:val="00A904A3"/>
    <w:rsid w:val="00A90D6F"/>
    <w:rsid w:val="00A91EE6"/>
    <w:rsid w:val="00A9369B"/>
    <w:rsid w:val="00A93B0B"/>
    <w:rsid w:val="00A95B1A"/>
    <w:rsid w:val="00A96389"/>
    <w:rsid w:val="00A96B4C"/>
    <w:rsid w:val="00A970E6"/>
    <w:rsid w:val="00A97D8E"/>
    <w:rsid w:val="00AA0AA4"/>
    <w:rsid w:val="00AA0F91"/>
    <w:rsid w:val="00AA106C"/>
    <w:rsid w:val="00AA1B41"/>
    <w:rsid w:val="00AA27D9"/>
    <w:rsid w:val="00AA3A9E"/>
    <w:rsid w:val="00AA3FCE"/>
    <w:rsid w:val="00AA5C4B"/>
    <w:rsid w:val="00AA5D73"/>
    <w:rsid w:val="00AB0636"/>
    <w:rsid w:val="00AB0AF4"/>
    <w:rsid w:val="00AB0DD6"/>
    <w:rsid w:val="00AB1628"/>
    <w:rsid w:val="00AB2279"/>
    <w:rsid w:val="00AB2301"/>
    <w:rsid w:val="00AB2CE6"/>
    <w:rsid w:val="00AB37C9"/>
    <w:rsid w:val="00AB3E78"/>
    <w:rsid w:val="00AB61FA"/>
    <w:rsid w:val="00AB62E5"/>
    <w:rsid w:val="00AC007C"/>
    <w:rsid w:val="00AC0474"/>
    <w:rsid w:val="00AC1004"/>
    <w:rsid w:val="00AC133B"/>
    <w:rsid w:val="00AC1811"/>
    <w:rsid w:val="00AC1DA4"/>
    <w:rsid w:val="00AC2865"/>
    <w:rsid w:val="00AC2BDF"/>
    <w:rsid w:val="00AC4963"/>
    <w:rsid w:val="00AC4ACA"/>
    <w:rsid w:val="00AC4E83"/>
    <w:rsid w:val="00AC5AB4"/>
    <w:rsid w:val="00AC7B08"/>
    <w:rsid w:val="00AD04A4"/>
    <w:rsid w:val="00AD0752"/>
    <w:rsid w:val="00AD0CC3"/>
    <w:rsid w:val="00AD1D1E"/>
    <w:rsid w:val="00AD27CC"/>
    <w:rsid w:val="00AD2B74"/>
    <w:rsid w:val="00AD4F26"/>
    <w:rsid w:val="00AE0816"/>
    <w:rsid w:val="00AE17A6"/>
    <w:rsid w:val="00AE1D5E"/>
    <w:rsid w:val="00AE1E42"/>
    <w:rsid w:val="00AE2499"/>
    <w:rsid w:val="00AE54B2"/>
    <w:rsid w:val="00AE5B85"/>
    <w:rsid w:val="00AE76C3"/>
    <w:rsid w:val="00AF04FA"/>
    <w:rsid w:val="00AF2BF0"/>
    <w:rsid w:val="00AF2D55"/>
    <w:rsid w:val="00AF3498"/>
    <w:rsid w:val="00AF34DD"/>
    <w:rsid w:val="00AF3F76"/>
    <w:rsid w:val="00AF403E"/>
    <w:rsid w:val="00AF434F"/>
    <w:rsid w:val="00AF4D3C"/>
    <w:rsid w:val="00B00737"/>
    <w:rsid w:val="00B0431F"/>
    <w:rsid w:val="00B0460A"/>
    <w:rsid w:val="00B04EC0"/>
    <w:rsid w:val="00B133BF"/>
    <w:rsid w:val="00B133EC"/>
    <w:rsid w:val="00B149BE"/>
    <w:rsid w:val="00B154C4"/>
    <w:rsid w:val="00B208B3"/>
    <w:rsid w:val="00B23EE4"/>
    <w:rsid w:val="00B24E0E"/>
    <w:rsid w:val="00B24E33"/>
    <w:rsid w:val="00B25821"/>
    <w:rsid w:val="00B276A3"/>
    <w:rsid w:val="00B27726"/>
    <w:rsid w:val="00B27938"/>
    <w:rsid w:val="00B302A9"/>
    <w:rsid w:val="00B3135E"/>
    <w:rsid w:val="00B32774"/>
    <w:rsid w:val="00B36FD7"/>
    <w:rsid w:val="00B37316"/>
    <w:rsid w:val="00B40BB3"/>
    <w:rsid w:val="00B40F00"/>
    <w:rsid w:val="00B41796"/>
    <w:rsid w:val="00B41A68"/>
    <w:rsid w:val="00B42144"/>
    <w:rsid w:val="00B42663"/>
    <w:rsid w:val="00B429AA"/>
    <w:rsid w:val="00B43686"/>
    <w:rsid w:val="00B43772"/>
    <w:rsid w:val="00B43F74"/>
    <w:rsid w:val="00B459ED"/>
    <w:rsid w:val="00B47828"/>
    <w:rsid w:val="00B50915"/>
    <w:rsid w:val="00B50DF1"/>
    <w:rsid w:val="00B512D8"/>
    <w:rsid w:val="00B5152D"/>
    <w:rsid w:val="00B51E2D"/>
    <w:rsid w:val="00B531CF"/>
    <w:rsid w:val="00B5326C"/>
    <w:rsid w:val="00B5403F"/>
    <w:rsid w:val="00B5435C"/>
    <w:rsid w:val="00B563DE"/>
    <w:rsid w:val="00B568B3"/>
    <w:rsid w:val="00B569D2"/>
    <w:rsid w:val="00B60079"/>
    <w:rsid w:val="00B606AB"/>
    <w:rsid w:val="00B61169"/>
    <w:rsid w:val="00B61376"/>
    <w:rsid w:val="00B61631"/>
    <w:rsid w:val="00B61F12"/>
    <w:rsid w:val="00B626E1"/>
    <w:rsid w:val="00B637EF"/>
    <w:rsid w:val="00B63A39"/>
    <w:rsid w:val="00B64F0D"/>
    <w:rsid w:val="00B66EFA"/>
    <w:rsid w:val="00B670CE"/>
    <w:rsid w:val="00B677E3"/>
    <w:rsid w:val="00B723A3"/>
    <w:rsid w:val="00B74694"/>
    <w:rsid w:val="00B74ADF"/>
    <w:rsid w:val="00B754DC"/>
    <w:rsid w:val="00B75815"/>
    <w:rsid w:val="00B7595D"/>
    <w:rsid w:val="00B76388"/>
    <w:rsid w:val="00B76F00"/>
    <w:rsid w:val="00B77F05"/>
    <w:rsid w:val="00B8175E"/>
    <w:rsid w:val="00B8246C"/>
    <w:rsid w:val="00B8458C"/>
    <w:rsid w:val="00B85760"/>
    <w:rsid w:val="00B862CE"/>
    <w:rsid w:val="00B872FA"/>
    <w:rsid w:val="00B91766"/>
    <w:rsid w:val="00B932BD"/>
    <w:rsid w:val="00B9693D"/>
    <w:rsid w:val="00B97B3C"/>
    <w:rsid w:val="00BA0131"/>
    <w:rsid w:val="00BA2245"/>
    <w:rsid w:val="00BA2DFF"/>
    <w:rsid w:val="00BA3116"/>
    <w:rsid w:val="00BA3961"/>
    <w:rsid w:val="00BA4B23"/>
    <w:rsid w:val="00BA633F"/>
    <w:rsid w:val="00BA77F8"/>
    <w:rsid w:val="00BA7BB5"/>
    <w:rsid w:val="00BB05C3"/>
    <w:rsid w:val="00BB0724"/>
    <w:rsid w:val="00BB0A3B"/>
    <w:rsid w:val="00BB2022"/>
    <w:rsid w:val="00BB28D2"/>
    <w:rsid w:val="00BB3D29"/>
    <w:rsid w:val="00BB4348"/>
    <w:rsid w:val="00BB5B15"/>
    <w:rsid w:val="00BB711A"/>
    <w:rsid w:val="00BB7F53"/>
    <w:rsid w:val="00BC25CB"/>
    <w:rsid w:val="00BC2E66"/>
    <w:rsid w:val="00BC35BB"/>
    <w:rsid w:val="00BC369F"/>
    <w:rsid w:val="00BC3DE4"/>
    <w:rsid w:val="00BC4741"/>
    <w:rsid w:val="00BC65B3"/>
    <w:rsid w:val="00BC66D0"/>
    <w:rsid w:val="00BC6DFD"/>
    <w:rsid w:val="00BD107E"/>
    <w:rsid w:val="00BD20DA"/>
    <w:rsid w:val="00BD212B"/>
    <w:rsid w:val="00BD4D93"/>
    <w:rsid w:val="00BD64E6"/>
    <w:rsid w:val="00BD7B48"/>
    <w:rsid w:val="00BD7F64"/>
    <w:rsid w:val="00BE027D"/>
    <w:rsid w:val="00BE03A7"/>
    <w:rsid w:val="00BE1C9B"/>
    <w:rsid w:val="00BE42B6"/>
    <w:rsid w:val="00BE4E18"/>
    <w:rsid w:val="00BE4E6F"/>
    <w:rsid w:val="00BE4EC9"/>
    <w:rsid w:val="00BF0115"/>
    <w:rsid w:val="00BF01A9"/>
    <w:rsid w:val="00BF2C2C"/>
    <w:rsid w:val="00BF3BD5"/>
    <w:rsid w:val="00BF409D"/>
    <w:rsid w:val="00BF51B5"/>
    <w:rsid w:val="00BF6538"/>
    <w:rsid w:val="00C00255"/>
    <w:rsid w:val="00C018B2"/>
    <w:rsid w:val="00C02107"/>
    <w:rsid w:val="00C0373D"/>
    <w:rsid w:val="00C037C4"/>
    <w:rsid w:val="00C0429A"/>
    <w:rsid w:val="00C044E2"/>
    <w:rsid w:val="00C048FF"/>
    <w:rsid w:val="00C05A8D"/>
    <w:rsid w:val="00C06754"/>
    <w:rsid w:val="00C06B7D"/>
    <w:rsid w:val="00C07DE4"/>
    <w:rsid w:val="00C07E0A"/>
    <w:rsid w:val="00C1085F"/>
    <w:rsid w:val="00C10EB1"/>
    <w:rsid w:val="00C10F5B"/>
    <w:rsid w:val="00C113D8"/>
    <w:rsid w:val="00C1188F"/>
    <w:rsid w:val="00C11A47"/>
    <w:rsid w:val="00C15CF0"/>
    <w:rsid w:val="00C179F8"/>
    <w:rsid w:val="00C20FDE"/>
    <w:rsid w:val="00C2116B"/>
    <w:rsid w:val="00C2198E"/>
    <w:rsid w:val="00C21DD5"/>
    <w:rsid w:val="00C23CCE"/>
    <w:rsid w:val="00C245F3"/>
    <w:rsid w:val="00C25E2E"/>
    <w:rsid w:val="00C27533"/>
    <w:rsid w:val="00C30002"/>
    <w:rsid w:val="00C316C7"/>
    <w:rsid w:val="00C316DA"/>
    <w:rsid w:val="00C31C8F"/>
    <w:rsid w:val="00C323CC"/>
    <w:rsid w:val="00C32D59"/>
    <w:rsid w:val="00C32DCB"/>
    <w:rsid w:val="00C33D0A"/>
    <w:rsid w:val="00C342FD"/>
    <w:rsid w:val="00C34C12"/>
    <w:rsid w:val="00C3588A"/>
    <w:rsid w:val="00C35908"/>
    <w:rsid w:val="00C3639C"/>
    <w:rsid w:val="00C363E0"/>
    <w:rsid w:val="00C37DB4"/>
    <w:rsid w:val="00C417D1"/>
    <w:rsid w:val="00C429CA"/>
    <w:rsid w:val="00C44C0F"/>
    <w:rsid w:val="00C44E6A"/>
    <w:rsid w:val="00C45790"/>
    <w:rsid w:val="00C459D0"/>
    <w:rsid w:val="00C45CF2"/>
    <w:rsid w:val="00C46DF6"/>
    <w:rsid w:val="00C506F8"/>
    <w:rsid w:val="00C50727"/>
    <w:rsid w:val="00C50EDD"/>
    <w:rsid w:val="00C512A2"/>
    <w:rsid w:val="00C51968"/>
    <w:rsid w:val="00C54CBB"/>
    <w:rsid w:val="00C54CDA"/>
    <w:rsid w:val="00C55400"/>
    <w:rsid w:val="00C5651F"/>
    <w:rsid w:val="00C602A8"/>
    <w:rsid w:val="00C60ACB"/>
    <w:rsid w:val="00C60F75"/>
    <w:rsid w:val="00C6122C"/>
    <w:rsid w:val="00C6143A"/>
    <w:rsid w:val="00C6164A"/>
    <w:rsid w:val="00C61CDC"/>
    <w:rsid w:val="00C62AEB"/>
    <w:rsid w:val="00C62B77"/>
    <w:rsid w:val="00C62D71"/>
    <w:rsid w:val="00C64996"/>
    <w:rsid w:val="00C651A4"/>
    <w:rsid w:val="00C6576B"/>
    <w:rsid w:val="00C663B9"/>
    <w:rsid w:val="00C67F4B"/>
    <w:rsid w:val="00C760B7"/>
    <w:rsid w:val="00C761CB"/>
    <w:rsid w:val="00C77592"/>
    <w:rsid w:val="00C80A76"/>
    <w:rsid w:val="00C80EDC"/>
    <w:rsid w:val="00C83392"/>
    <w:rsid w:val="00C834E1"/>
    <w:rsid w:val="00C83D8E"/>
    <w:rsid w:val="00C85977"/>
    <w:rsid w:val="00C85BAF"/>
    <w:rsid w:val="00C86574"/>
    <w:rsid w:val="00C86B2D"/>
    <w:rsid w:val="00C86BAB"/>
    <w:rsid w:val="00C8756E"/>
    <w:rsid w:val="00C87A03"/>
    <w:rsid w:val="00C87DE6"/>
    <w:rsid w:val="00C90219"/>
    <w:rsid w:val="00C90C4E"/>
    <w:rsid w:val="00C91A8B"/>
    <w:rsid w:val="00C931A0"/>
    <w:rsid w:val="00C93F22"/>
    <w:rsid w:val="00C951C3"/>
    <w:rsid w:val="00C969BF"/>
    <w:rsid w:val="00C974B1"/>
    <w:rsid w:val="00CA01C6"/>
    <w:rsid w:val="00CA0524"/>
    <w:rsid w:val="00CA2768"/>
    <w:rsid w:val="00CA4389"/>
    <w:rsid w:val="00CA44FF"/>
    <w:rsid w:val="00CA512B"/>
    <w:rsid w:val="00CA51B1"/>
    <w:rsid w:val="00CA6A75"/>
    <w:rsid w:val="00CA7229"/>
    <w:rsid w:val="00CB0F6A"/>
    <w:rsid w:val="00CB1C6B"/>
    <w:rsid w:val="00CB2F62"/>
    <w:rsid w:val="00CB3446"/>
    <w:rsid w:val="00CB6593"/>
    <w:rsid w:val="00CB6FFB"/>
    <w:rsid w:val="00CB712E"/>
    <w:rsid w:val="00CB73A7"/>
    <w:rsid w:val="00CB7831"/>
    <w:rsid w:val="00CC0788"/>
    <w:rsid w:val="00CC0D50"/>
    <w:rsid w:val="00CC19D0"/>
    <w:rsid w:val="00CC402C"/>
    <w:rsid w:val="00CC4BFC"/>
    <w:rsid w:val="00CD0CE2"/>
    <w:rsid w:val="00CD0E41"/>
    <w:rsid w:val="00CD3EF2"/>
    <w:rsid w:val="00CD4684"/>
    <w:rsid w:val="00CD5B07"/>
    <w:rsid w:val="00CD5B6B"/>
    <w:rsid w:val="00CE085A"/>
    <w:rsid w:val="00CE2EB0"/>
    <w:rsid w:val="00CE356E"/>
    <w:rsid w:val="00CE4003"/>
    <w:rsid w:val="00CE4B18"/>
    <w:rsid w:val="00CE4F29"/>
    <w:rsid w:val="00CE5DA5"/>
    <w:rsid w:val="00CE6230"/>
    <w:rsid w:val="00CE6600"/>
    <w:rsid w:val="00CE6F21"/>
    <w:rsid w:val="00CF06BD"/>
    <w:rsid w:val="00CF1FE5"/>
    <w:rsid w:val="00CF365F"/>
    <w:rsid w:val="00CF39BE"/>
    <w:rsid w:val="00CF3B97"/>
    <w:rsid w:val="00CF43CE"/>
    <w:rsid w:val="00CF4C0A"/>
    <w:rsid w:val="00CF516F"/>
    <w:rsid w:val="00CF547C"/>
    <w:rsid w:val="00CF5C66"/>
    <w:rsid w:val="00CF6A8B"/>
    <w:rsid w:val="00D0180E"/>
    <w:rsid w:val="00D01B58"/>
    <w:rsid w:val="00D0208D"/>
    <w:rsid w:val="00D03501"/>
    <w:rsid w:val="00D03BF1"/>
    <w:rsid w:val="00D06A77"/>
    <w:rsid w:val="00D07E61"/>
    <w:rsid w:val="00D105EF"/>
    <w:rsid w:val="00D1095D"/>
    <w:rsid w:val="00D11427"/>
    <w:rsid w:val="00D12185"/>
    <w:rsid w:val="00D12196"/>
    <w:rsid w:val="00D13CE6"/>
    <w:rsid w:val="00D13FEE"/>
    <w:rsid w:val="00D1481D"/>
    <w:rsid w:val="00D15186"/>
    <w:rsid w:val="00D158C6"/>
    <w:rsid w:val="00D15D4A"/>
    <w:rsid w:val="00D1622C"/>
    <w:rsid w:val="00D16676"/>
    <w:rsid w:val="00D21079"/>
    <w:rsid w:val="00D27112"/>
    <w:rsid w:val="00D31DEE"/>
    <w:rsid w:val="00D33261"/>
    <w:rsid w:val="00D33981"/>
    <w:rsid w:val="00D34017"/>
    <w:rsid w:val="00D3584F"/>
    <w:rsid w:val="00D35E2A"/>
    <w:rsid w:val="00D361C5"/>
    <w:rsid w:val="00D3660A"/>
    <w:rsid w:val="00D37BBE"/>
    <w:rsid w:val="00D37CB0"/>
    <w:rsid w:val="00D40891"/>
    <w:rsid w:val="00D41D9C"/>
    <w:rsid w:val="00D4286F"/>
    <w:rsid w:val="00D42F0A"/>
    <w:rsid w:val="00D435D2"/>
    <w:rsid w:val="00D44FCC"/>
    <w:rsid w:val="00D47B2E"/>
    <w:rsid w:val="00D50389"/>
    <w:rsid w:val="00D5066D"/>
    <w:rsid w:val="00D50A3B"/>
    <w:rsid w:val="00D50D1D"/>
    <w:rsid w:val="00D5175B"/>
    <w:rsid w:val="00D5408B"/>
    <w:rsid w:val="00D56B0B"/>
    <w:rsid w:val="00D6051E"/>
    <w:rsid w:val="00D6213E"/>
    <w:rsid w:val="00D636D6"/>
    <w:rsid w:val="00D639DF"/>
    <w:rsid w:val="00D63DDD"/>
    <w:rsid w:val="00D6486E"/>
    <w:rsid w:val="00D70D47"/>
    <w:rsid w:val="00D7247D"/>
    <w:rsid w:val="00D7298A"/>
    <w:rsid w:val="00D73739"/>
    <w:rsid w:val="00D74B46"/>
    <w:rsid w:val="00D7664D"/>
    <w:rsid w:val="00D77438"/>
    <w:rsid w:val="00D77D4F"/>
    <w:rsid w:val="00D816DC"/>
    <w:rsid w:val="00D850DD"/>
    <w:rsid w:val="00D87E5E"/>
    <w:rsid w:val="00D900EE"/>
    <w:rsid w:val="00D90D52"/>
    <w:rsid w:val="00D91314"/>
    <w:rsid w:val="00D913FF"/>
    <w:rsid w:val="00D917E9"/>
    <w:rsid w:val="00D91D25"/>
    <w:rsid w:val="00D928FA"/>
    <w:rsid w:val="00D93127"/>
    <w:rsid w:val="00D9642A"/>
    <w:rsid w:val="00D96B2C"/>
    <w:rsid w:val="00D96FD8"/>
    <w:rsid w:val="00D973E1"/>
    <w:rsid w:val="00D977E8"/>
    <w:rsid w:val="00DA15F2"/>
    <w:rsid w:val="00DA1986"/>
    <w:rsid w:val="00DA1A8F"/>
    <w:rsid w:val="00DA38F7"/>
    <w:rsid w:val="00DA4C12"/>
    <w:rsid w:val="00DA6565"/>
    <w:rsid w:val="00DA7E56"/>
    <w:rsid w:val="00DB0696"/>
    <w:rsid w:val="00DB08F5"/>
    <w:rsid w:val="00DB2645"/>
    <w:rsid w:val="00DB28D2"/>
    <w:rsid w:val="00DB2FFE"/>
    <w:rsid w:val="00DB4A9B"/>
    <w:rsid w:val="00DB5371"/>
    <w:rsid w:val="00DB5853"/>
    <w:rsid w:val="00DB5B58"/>
    <w:rsid w:val="00DB5CAD"/>
    <w:rsid w:val="00DB6121"/>
    <w:rsid w:val="00DB69FD"/>
    <w:rsid w:val="00DC0830"/>
    <w:rsid w:val="00DC0B54"/>
    <w:rsid w:val="00DC0D7D"/>
    <w:rsid w:val="00DC1C2D"/>
    <w:rsid w:val="00DC38CC"/>
    <w:rsid w:val="00DC4653"/>
    <w:rsid w:val="00DC541F"/>
    <w:rsid w:val="00DC5C08"/>
    <w:rsid w:val="00DC729D"/>
    <w:rsid w:val="00DC7E12"/>
    <w:rsid w:val="00DD0B8E"/>
    <w:rsid w:val="00DD0FF6"/>
    <w:rsid w:val="00DD1AD3"/>
    <w:rsid w:val="00DD255D"/>
    <w:rsid w:val="00DD2911"/>
    <w:rsid w:val="00DD291C"/>
    <w:rsid w:val="00DD2BE1"/>
    <w:rsid w:val="00DD30D3"/>
    <w:rsid w:val="00DD3EE2"/>
    <w:rsid w:val="00DD45A7"/>
    <w:rsid w:val="00DD5930"/>
    <w:rsid w:val="00DE29E6"/>
    <w:rsid w:val="00DE4560"/>
    <w:rsid w:val="00DE4DB6"/>
    <w:rsid w:val="00DE64AA"/>
    <w:rsid w:val="00DE6547"/>
    <w:rsid w:val="00DE6561"/>
    <w:rsid w:val="00DE746F"/>
    <w:rsid w:val="00DF063A"/>
    <w:rsid w:val="00DF0F5A"/>
    <w:rsid w:val="00DF2D73"/>
    <w:rsid w:val="00DF5937"/>
    <w:rsid w:val="00DF64CA"/>
    <w:rsid w:val="00DF65A9"/>
    <w:rsid w:val="00DF6634"/>
    <w:rsid w:val="00E00256"/>
    <w:rsid w:val="00E004FA"/>
    <w:rsid w:val="00E03F07"/>
    <w:rsid w:val="00E03F5B"/>
    <w:rsid w:val="00E054C6"/>
    <w:rsid w:val="00E06AE4"/>
    <w:rsid w:val="00E103DF"/>
    <w:rsid w:val="00E105FA"/>
    <w:rsid w:val="00E13A0C"/>
    <w:rsid w:val="00E1613F"/>
    <w:rsid w:val="00E161BF"/>
    <w:rsid w:val="00E16F5D"/>
    <w:rsid w:val="00E175DA"/>
    <w:rsid w:val="00E17F4E"/>
    <w:rsid w:val="00E20A93"/>
    <w:rsid w:val="00E21798"/>
    <w:rsid w:val="00E21DC1"/>
    <w:rsid w:val="00E227C5"/>
    <w:rsid w:val="00E22D2A"/>
    <w:rsid w:val="00E230CD"/>
    <w:rsid w:val="00E231D6"/>
    <w:rsid w:val="00E247C3"/>
    <w:rsid w:val="00E2575D"/>
    <w:rsid w:val="00E257AF"/>
    <w:rsid w:val="00E258FB"/>
    <w:rsid w:val="00E25A91"/>
    <w:rsid w:val="00E2616E"/>
    <w:rsid w:val="00E264CA"/>
    <w:rsid w:val="00E26AAF"/>
    <w:rsid w:val="00E26BDC"/>
    <w:rsid w:val="00E26D14"/>
    <w:rsid w:val="00E27718"/>
    <w:rsid w:val="00E30911"/>
    <w:rsid w:val="00E311DA"/>
    <w:rsid w:val="00E31C3D"/>
    <w:rsid w:val="00E323AF"/>
    <w:rsid w:val="00E344B6"/>
    <w:rsid w:val="00E34E55"/>
    <w:rsid w:val="00E36776"/>
    <w:rsid w:val="00E371E7"/>
    <w:rsid w:val="00E40B39"/>
    <w:rsid w:val="00E42989"/>
    <w:rsid w:val="00E447F7"/>
    <w:rsid w:val="00E45ED6"/>
    <w:rsid w:val="00E47078"/>
    <w:rsid w:val="00E478AE"/>
    <w:rsid w:val="00E47EF2"/>
    <w:rsid w:val="00E51960"/>
    <w:rsid w:val="00E52049"/>
    <w:rsid w:val="00E53ECC"/>
    <w:rsid w:val="00E53FA3"/>
    <w:rsid w:val="00E54C7C"/>
    <w:rsid w:val="00E55780"/>
    <w:rsid w:val="00E56B7E"/>
    <w:rsid w:val="00E57638"/>
    <w:rsid w:val="00E606A2"/>
    <w:rsid w:val="00E61358"/>
    <w:rsid w:val="00E618EB"/>
    <w:rsid w:val="00E62AB3"/>
    <w:rsid w:val="00E63985"/>
    <w:rsid w:val="00E63EC6"/>
    <w:rsid w:val="00E6448E"/>
    <w:rsid w:val="00E64AFA"/>
    <w:rsid w:val="00E64BF8"/>
    <w:rsid w:val="00E65A67"/>
    <w:rsid w:val="00E7074D"/>
    <w:rsid w:val="00E71919"/>
    <w:rsid w:val="00E71985"/>
    <w:rsid w:val="00E725A1"/>
    <w:rsid w:val="00E743C6"/>
    <w:rsid w:val="00E74CF7"/>
    <w:rsid w:val="00E7529F"/>
    <w:rsid w:val="00E81533"/>
    <w:rsid w:val="00E83448"/>
    <w:rsid w:val="00E83B51"/>
    <w:rsid w:val="00E84ED3"/>
    <w:rsid w:val="00E9021A"/>
    <w:rsid w:val="00E908AB"/>
    <w:rsid w:val="00E9153B"/>
    <w:rsid w:val="00E952AA"/>
    <w:rsid w:val="00EA11A7"/>
    <w:rsid w:val="00EA2F61"/>
    <w:rsid w:val="00EA3214"/>
    <w:rsid w:val="00EA3576"/>
    <w:rsid w:val="00EA364A"/>
    <w:rsid w:val="00EA530D"/>
    <w:rsid w:val="00EA54DA"/>
    <w:rsid w:val="00EA55DF"/>
    <w:rsid w:val="00EA6EFE"/>
    <w:rsid w:val="00EB1651"/>
    <w:rsid w:val="00EB17B7"/>
    <w:rsid w:val="00EB23EC"/>
    <w:rsid w:val="00EB2586"/>
    <w:rsid w:val="00EB4505"/>
    <w:rsid w:val="00EB4C12"/>
    <w:rsid w:val="00EB4E69"/>
    <w:rsid w:val="00EB50B3"/>
    <w:rsid w:val="00EB5106"/>
    <w:rsid w:val="00EB51D3"/>
    <w:rsid w:val="00EB6698"/>
    <w:rsid w:val="00EB6959"/>
    <w:rsid w:val="00EB772C"/>
    <w:rsid w:val="00EC0D89"/>
    <w:rsid w:val="00EC16C7"/>
    <w:rsid w:val="00EC2B61"/>
    <w:rsid w:val="00ED1A3B"/>
    <w:rsid w:val="00ED2692"/>
    <w:rsid w:val="00ED4D4D"/>
    <w:rsid w:val="00ED68D6"/>
    <w:rsid w:val="00EE0111"/>
    <w:rsid w:val="00EE0225"/>
    <w:rsid w:val="00EE0A79"/>
    <w:rsid w:val="00EE0CE2"/>
    <w:rsid w:val="00EE0DDD"/>
    <w:rsid w:val="00EE240C"/>
    <w:rsid w:val="00EE2754"/>
    <w:rsid w:val="00EE2F53"/>
    <w:rsid w:val="00EE32AF"/>
    <w:rsid w:val="00EE3D43"/>
    <w:rsid w:val="00EE4B73"/>
    <w:rsid w:val="00EE54A4"/>
    <w:rsid w:val="00EE6B09"/>
    <w:rsid w:val="00EF0125"/>
    <w:rsid w:val="00EF11CD"/>
    <w:rsid w:val="00EF2876"/>
    <w:rsid w:val="00EF3579"/>
    <w:rsid w:val="00EF3E77"/>
    <w:rsid w:val="00EF4CCE"/>
    <w:rsid w:val="00EF5D67"/>
    <w:rsid w:val="00F00122"/>
    <w:rsid w:val="00F0038F"/>
    <w:rsid w:val="00F0092B"/>
    <w:rsid w:val="00F00D71"/>
    <w:rsid w:val="00F00F0B"/>
    <w:rsid w:val="00F01288"/>
    <w:rsid w:val="00F01C0E"/>
    <w:rsid w:val="00F02F0E"/>
    <w:rsid w:val="00F0328C"/>
    <w:rsid w:val="00F0411B"/>
    <w:rsid w:val="00F04D93"/>
    <w:rsid w:val="00F053B5"/>
    <w:rsid w:val="00F063EF"/>
    <w:rsid w:val="00F06AE8"/>
    <w:rsid w:val="00F078DA"/>
    <w:rsid w:val="00F10833"/>
    <w:rsid w:val="00F1099E"/>
    <w:rsid w:val="00F11EE6"/>
    <w:rsid w:val="00F1213E"/>
    <w:rsid w:val="00F12553"/>
    <w:rsid w:val="00F12861"/>
    <w:rsid w:val="00F12ADA"/>
    <w:rsid w:val="00F131E6"/>
    <w:rsid w:val="00F13A1A"/>
    <w:rsid w:val="00F13D6D"/>
    <w:rsid w:val="00F14639"/>
    <w:rsid w:val="00F1586E"/>
    <w:rsid w:val="00F15B12"/>
    <w:rsid w:val="00F173A5"/>
    <w:rsid w:val="00F20418"/>
    <w:rsid w:val="00F209B2"/>
    <w:rsid w:val="00F21941"/>
    <w:rsid w:val="00F22C14"/>
    <w:rsid w:val="00F22D3C"/>
    <w:rsid w:val="00F22FF3"/>
    <w:rsid w:val="00F23281"/>
    <w:rsid w:val="00F234A4"/>
    <w:rsid w:val="00F2710A"/>
    <w:rsid w:val="00F3003D"/>
    <w:rsid w:val="00F306EE"/>
    <w:rsid w:val="00F31426"/>
    <w:rsid w:val="00F31B86"/>
    <w:rsid w:val="00F31BD2"/>
    <w:rsid w:val="00F32558"/>
    <w:rsid w:val="00F32792"/>
    <w:rsid w:val="00F330CC"/>
    <w:rsid w:val="00F331F5"/>
    <w:rsid w:val="00F33554"/>
    <w:rsid w:val="00F34836"/>
    <w:rsid w:val="00F371C3"/>
    <w:rsid w:val="00F37393"/>
    <w:rsid w:val="00F37AFB"/>
    <w:rsid w:val="00F42BE6"/>
    <w:rsid w:val="00F42D5A"/>
    <w:rsid w:val="00F438AD"/>
    <w:rsid w:val="00F45F47"/>
    <w:rsid w:val="00F461B3"/>
    <w:rsid w:val="00F47C63"/>
    <w:rsid w:val="00F47DE2"/>
    <w:rsid w:val="00F50497"/>
    <w:rsid w:val="00F50569"/>
    <w:rsid w:val="00F50F21"/>
    <w:rsid w:val="00F5191D"/>
    <w:rsid w:val="00F52146"/>
    <w:rsid w:val="00F52E6F"/>
    <w:rsid w:val="00F533E3"/>
    <w:rsid w:val="00F54B3E"/>
    <w:rsid w:val="00F54E74"/>
    <w:rsid w:val="00F558BE"/>
    <w:rsid w:val="00F55EC3"/>
    <w:rsid w:val="00F57475"/>
    <w:rsid w:val="00F57AC3"/>
    <w:rsid w:val="00F57FCD"/>
    <w:rsid w:val="00F600AB"/>
    <w:rsid w:val="00F61106"/>
    <w:rsid w:val="00F61364"/>
    <w:rsid w:val="00F6345B"/>
    <w:rsid w:val="00F63580"/>
    <w:rsid w:val="00F63B9E"/>
    <w:rsid w:val="00F6440A"/>
    <w:rsid w:val="00F64812"/>
    <w:rsid w:val="00F65D30"/>
    <w:rsid w:val="00F66830"/>
    <w:rsid w:val="00F715EF"/>
    <w:rsid w:val="00F729F6"/>
    <w:rsid w:val="00F7326C"/>
    <w:rsid w:val="00F73C54"/>
    <w:rsid w:val="00F76254"/>
    <w:rsid w:val="00F777EE"/>
    <w:rsid w:val="00F80ECB"/>
    <w:rsid w:val="00F82434"/>
    <w:rsid w:val="00F83952"/>
    <w:rsid w:val="00F84E47"/>
    <w:rsid w:val="00F86ADB"/>
    <w:rsid w:val="00F86EFC"/>
    <w:rsid w:val="00F9038C"/>
    <w:rsid w:val="00F91EC8"/>
    <w:rsid w:val="00F94AB4"/>
    <w:rsid w:val="00F95390"/>
    <w:rsid w:val="00F97D95"/>
    <w:rsid w:val="00FA0391"/>
    <w:rsid w:val="00FA07B2"/>
    <w:rsid w:val="00FA0BB8"/>
    <w:rsid w:val="00FA1368"/>
    <w:rsid w:val="00FA2338"/>
    <w:rsid w:val="00FA23F9"/>
    <w:rsid w:val="00FA53FA"/>
    <w:rsid w:val="00FA705E"/>
    <w:rsid w:val="00FB04FE"/>
    <w:rsid w:val="00FB0D61"/>
    <w:rsid w:val="00FB0E6C"/>
    <w:rsid w:val="00FB18C0"/>
    <w:rsid w:val="00FB2752"/>
    <w:rsid w:val="00FB3C9D"/>
    <w:rsid w:val="00FB3F0F"/>
    <w:rsid w:val="00FB4BAA"/>
    <w:rsid w:val="00FB60BA"/>
    <w:rsid w:val="00FB612E"/>
    <w:rsid w:val="00FC0A82"/>
    <w:rsid w:val="00FC11A7"/>
    <w:rsid w:val="00FC11FA"/>
    <w:rsid w:val="00FC43CB"/>
    <w:rsid w:val="00FC5464"/>
    <w:rsid w:val="00FC7320"/>
    <w:rsid w:val="00FC73F0"/>
    <w:rsid w:val="00FC7C48"/>
    <w:rsid w:val="00FD010C"/>
    <w:rsid w:val="00FD0A88"/>
    <w:rsid w:val="00FD1C60"/>
    <w:rsid w:val="00FD1F2E"/>
    <w:rsid w:val="00FD425F"/>
    <w:rsid w:val="00FD6006"/>
    <w:rsid w:val="00FD607A"/>
    <w:rsid w:val="00FD6B76"/>
    <w:rsid w:val="00FD78EB"/>
    <w:rsid w:val="00FE0810"/>
    <w:rsid w:val="00FE0814"/>
    <w:rsid w:val="00FE0B44"/>
    <w:rsid w:val="00FE115C"/>
    <w:rsid w:val="00FE151D"/>
    <w:rsid w:val="00FE1D5B"/>
    <w:rsid w:val="00FE2310"/>
    <w:rsid w:val="00FE26A4"/>
    <w:rsid w:val="00FE2D36"/>
    <w:rsid w:val="00FE304E"/>
    <w:rsid w:val="00FE3893"/>
    <w:rsid w:val="00FE3F58"/>
    <w:rsid w:val="00FE40DA"/>
    <w:rsid w:val="00FE53B5"/>
    <w:rsid w:val="00FE5B69"/>
    <w:rsid w:val="00FE770B"/>
    <w:rsid w:val="00FE7C50"/>
    <w:rsid w:val="00FF0272"/>
    <w:rsid w:val="00FF1826"/>
    <w:rsid w:val="00FF1BDF"/>
    <w:rsid w:val="00FF1D4E"/>
    <w:rsid w:val="00FF1FF9"/>
    <w:rsid w:val="00FF57C9"/>
    <w:rsid w:val="00FF5D54"/>
    <w:rsid w:val="00FF7D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FEF33"/>
  <w15:chartTrackingRefBased/>
  <w15:docId w15:val="{EC992C96-FB91-467C-8AF9-286E5AB4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F4"/>
  </w:style>
  <w:style w:type="paragraph" w:styleId="Heading1">
    <w:name w:val="heading 1"/>
    <w:basedOn w:val="Normal"/>
    <w:next w:val="Normal"/>
    <w:link w:val="Heading1Char"/>
    <w:uiPriority w:val="9"/>
    <w:qFormat/>
    <w:rsid w:val="004567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67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567F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basedOn w:val="Normal"/>
    <w:next w:val="Normal"/>
    <w:link w:val="Heading8Char"/>
    <w:uiPriority w:val="9"/>
    <w:semiHidden/>
    <w:unhideWhenUsed/>
    <w:qFormat/>
    <w:rsid w:val="002300A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00A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F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67F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567F4"/>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Paragraph"/>
    <w:basedOn w:val="Normal"/>
    <w:link w:val="ListParagraphChar"/>
    <w:uiPriority w:val="34"/>
    <w:qFormat/>
    <w:rsid w:val="004567F4"/>
    <w:pPr>
      <w:spacing w:after="200" w:line="276" w:lineRule="auto"/>
      <w:ind w:left="720"/>
      <w:contextualSpacing/>
    </w:pPr>
    <w:rPr>
      <w:lang w:val="en-US"/>
    </w:rPr>
  </w:style>
  <w:style w:type="character" w:customStyle="1" w:styleId="ListParagraphChar">
    <w:name w:val="List Paragraph Char"/>
    <w:aliases w:val="Bullet Paragraph Char"/>
    <w:basedOn w:val="DefaultParagraphFont"/>
    <w:link w:val="ListParagraph"/>
    <w:uiPriority w:val="34"/>
    <w:locked/>
    <w:rsid w:val="004567F4"/>
    <w:rPr>
      <w:lang w:val="en-US"/>
    </w:rPr>
  </w:style>
  <w:style w:type="paragraph" w:styleId="TOCHeading">
    <w:name w:val="TOC Heading"/>
    <w:basedOn w:val="Heading1"/>
    <w:next w:val="Normal"/>
    <w:uiPriority w:val="39"/>
    <w:unhideWhenUsed/>
    <w:qFormat/>
    <w:rsid w:val="004567F4"/>
    <w:pPr>
      <w:outlineLvl w:val="9"/>
    </w:pPr>
    <w:rPr>
      <w:lang w:val="en-US"/>
    </w:rPr>
  </w:style>
  <w:style w:type="paragraph" w:styleId="TOC1">
    <w:name w:val="toc 1"/>
    <w:basedOn w:val="Normal"/>
    <w:next w:val="Normal"/>
    <w:autoRedefine/>
    <w:uiPriority w:val="39"/>
    <w:unhideWhenUsed/>
    <w:rsid w:val="004567F4"/>
    <w:pPr>
      <w:spacing w:after="100"/>
    </w:pPr>
    <w:rPr>
      <w:rFonts w:eastAsiaTheme="minorEastAsia" w:cs="Times New Roman"/>
      <w:lang w:val="en-US"/>
    </w:rPr>
  </w:style>
  <w:style w:type="character" w:styleId="Hyperlink">
    <w:name w:val="Hyperlink"/>
    <w:basedOn w:val="DefaultParagraphFont"/>
    <w:uiPriority w:val="99"/>
    <w:unhideWhenUsed/>
    <w:rsid w:val="004567F4"/>
    <w:rPr>
      <w:color w:val="0563C1" w:themeColor="hyperlink"/>
      <w:u w:val="single"/>
    </w:rPr>
  </w:style>
  <w:style w:type="paragraph" w:styleId="TOC2">
    <w:name w:val="toc 2"/>
    <w:basedOn w:val="Normal"/>
    <w:next w:val="Normal"/>
    <w:autoRedefine/>
    <w:uiPriority w:val="39"/>
    <w:unhideWhenUsed/>
    <w:rsid w:val="004567F4"/>
    <w:pPr>
      <w:spacing w:after="100"/>
      <w:ind w:left="220"/>
    </w:pPr>
  </w:style>
  <w:style w:type="paragraph" w:styleId="TOC3">
    <w:name w:val="toc 3"/>
    <w:basedOn w:val="Normal"/>
    <w:next w:val="Normal"/>
    <w:autoRedefine/>
    <w:uiPriority w:val="39"/>
    <w:unhideWhenUsed/>
    <w:rsid w:val="004567F4"/>
    <w:pPr>
      <w:spacing w:after="100"/>
      <w:ind w:left="440"/>
    </w:pPr>
    <w:rPr>
      <w:rFonts w:eastAsiaTheme="minorEastAsia" w:cs="Times New Roman"/>
      <w:lang w:val="en-US"/>
    </w:rPr>
  </w:style>
  <w:style w:type="paragraph" w:styleId="Header">
    <w:name w:val="header"/>
    <w:basedOn w:val="Normal"/>
    <w:link w:val="HeaderChar"/>
    <w:uiPriority w:val="99"/>
    <w:unhideWhenUsed/>
    <w:rsid w:val="005813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313"/>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581313"/>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581313"/>
  </w:style>
  <w:style w:type="paragraph" w:customStyle="1" w:styleId="Default">
    <w:name w:val="Default"/>
    <w:rsid w:val="00752FC0"/>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02267C"/>
    <w:rPr>
      <w:color w:val="808080"/>
    </w:rPr>
  </w:style>
  <w:style w:type="paragraph" w:styleId="NoSpacing">
    <w:name w:val="No Spacing"/>
    <w:link w:val="NoSpacingChar"/>
    <w:uiPriority w:val="1"/>
    <w:qFormat/>
    <w:rsid w:val="0002267C"/>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2267C"/>
    <w:rPr>
      <w:rFonts w:eastAsiaTheme="minorEastAsia"/>
      <w:lang w:val="en-US"/>
    </w:rPr>
  </w:style>
  <w:style w:type="character" w:styleId="Strong">
    <w:name w:val="Strong"/>
    <w:basedOn w:val="DefaultParagraphFont"/>
    <w:qFormat/>
    <w:rsid w:val="00391550"/>
    <w:rPr>
      <w:b/>
      <w:bCs/>
    </w:rPr>
  </w:style>
  <w:style w:type="paragraph" w:styleId="Title">
    <w:name w:val="Title"/>
    <w:basedOn w:val="Normal"/>
    <w:next w:val="Normal"/>
    <w:link w:val="TitleChar"/>
    <w:qFormat/>
    <w:rsid w:val="00391550"/>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rsid w:val="00391550"/>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391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A96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6B4C"/>
    <w:rPr>
      <w:rFonts w:ascii="Segoe UI" w:hAnsi="Segoe UI" w:cs="Segoe UI"/>
      <w:sz w:val="18"/>
      <w:szCs w:val="18"/>
    </w:rPr>
  </w:style>
  <w:style w:type="table" w:styleId="TableGrid">
    <w:name w:val="Table Grid"/>
    <w:basedOn w:val="TableNormal"/>
    <w:uiPriority w:val="39"/>
    <w:rsid w:val="00227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GAddressBlock">
    <w:name w:val="BG_AddressBlock"/>
    <w:basedOn w:val="Normal"/>
    <w:rsid w:val="002D01FF"/>
    <w:pPr>
      <w:framePr w:w="4820" w:h="1792" w:hRule="exact" w:wrap="around" w:vAnchor="page" w:hAnchor="page" w:x="1135" w:y="3586" w:anchorLock="1"/>
      <w:shd w:val="solid" w:color="FFFFFF" w:fill="FFFFFF"/>
      <w:spacing w:before="30" w:after="0" w:line="240" w:lineRule="auto"/>
    </w:pPr>
    <w:rPr>
      <w:rFonts w:ascii="Arial" w:eastAsia="SimSun" w:hAnsi="Arial" w:cs="Times New Roman"/>
      <w:sz w:val="20"/>
      <w:szCs w:val="14"/>
      <w:lang w:val="en-GB" w:eastAsia="zh-CN"/>
    </w:rPr>
  </w:style>
  <w:style w:type="paragraph" w:styleId="NormalWeb">
    <w:name w:val="Normal (Web)"/>
    <w:basedOn w:val="Normal"/>
    <w:uiPriority w:val="99"/>
    <w:unhideWhenUsed/>
    <w:rsid w:val="0051421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CommentReference">
    <w:name w:val="annotation reference"/>
    <w:basedOn w:val="DefaultParagraphFont"/>
    <w:uiPriority w:val="99"/>
    <w:semiHidden/>
    <w:unhideWhenUsed/>
    <w:rsid w:val="006931CA"/>
    <w:rPr>
      <w:sz w:val="16"/>
      <w:szCs w:val="16"/>
    </w:rPr>
  </w:style>
  <w:style w:type="paragraph" w:styleId="CommentText">
    <w:name w:val="annotation text"/>
    <w:basedOn w:val="Normal"/>
    <w:link w:val="CommentTextChar"/>
    <w:uiPriority w:val="99"/>
    <w:unhideWhenUsed/>
    <w:rsid w:val="006931CA"/>
    <w:pPr>
      <w:spacing w:line="240" w:lineRule="auto"/>
    </w:pPr>
    <w:rPr>
      <w:sz w:val="20"/>
      <w:szCs w:val="20"/>
    </w:rPr>
  </w:style>
  <w:style w:type="character" w:customStyle="1" w:styleId="CommentTextChar">
    <w:name w:val="Comment Text Char"/>
    <w:basedOn w:val="DefaultParagraphFont"/>
    <w:link w:val="CommentText"/>
    <w:uiPriority w:val="99"/>
    <w:rsid w:val="006931CA"/>
    <w:rPr>
      <w:sz w:val="20"/>
      <w:szCs w:val="20"/>
    </w:rPr>
  </w:style>
  <w:style w:type="paragraph" w:styleId="CommentSubject">
    <w:name w:val="annotation subject"/>
    <w:basedOn w:val="CommentText"/>
    <w:next w:val="CommentText"/>
    <w:link w:val="CommentSubjectChar"/>
    <w:uiPriority w:val="99"/>
    <w:semiHidden/>
    <w:unhideWhenUsed/>
    <w:rsid w:val="006931CA"/>
    <w:rPr>
      <w:b/>
      <w:bCs/>
    </w:rPr>
  </w:style>
  <w:style w:type="character" w:customStyle="1" w:styleId="CommentSubjectChar">
    <w:name w:val="Comment Subject Char"/>
    <w:basedOn w:val="CommentTextChar"/>
    <w:link w:val="CommentSubject"/>
    <w:uiPriority w:val="99"/>
    <w:semiHidden/>
    <w:rsid w:val="006931CA"/>
    <w:rPr>
      <w:b/>
      <w:bCs/>
      <w:sz w:val="20"/>
      <w:szCs w:val="20"/>
    </w:rPr>
  </w:style>
  <w:style w:type="character" w:styleId="SubtleEmphasis">
    <w:name w:val="Subtle Emphasis"/>
    <w:basedOn w:val="DefaultParagraphFont"/>
    <w:uiPriority w:val="19"/>
    <w:qFormat/>
    <w:rsid w:val="00253FA3"/>
    <w:rPr>
      <w:i/>
      <w:iCs/>
      <w:color w:val="404040" w:themeColor="text1" w:themeTint="BF"/>
    </w:rPr>
  </w:style>
  <w:style w:type="paragraph" w:styleId="TOC4">
    <w:name w:val="toc 4"/>
    <w:basedOn w:val="Normal"/>
    <w:next w:val="Normal"/>
    <w:autoRedefine/>
    <w:uiPriority w:val="39"/>
    <w:unhideWhenUsed/>
    <w:rsid w:val="005145BD"/>
    <w:pPr>
      <w:spacing w:after="100"/>
      <w:ind w:left="660"/>
    </w:pPr>
    <w:rPr>
      <w:rFonts w:eastAsiaTheme="minorEastAsia"/>
      <w:lang w:eastAsia="en-IN"/>
    </w:rPr>
  </w:style>
  <w:style w:type="paragraph" w:styleId="TOC5">
    <w:name w:val="toc 5"/>
    <w:basedOn w:val="Normal"/>
    <w:next w:val="Normal"/>
    <w:autoRedefine/>
    <w:uiPriority w:val="39"/>
    <w:unhideWhenUsed/>
    <w:rsid w:val="005145BD"/>
    <w:pPr>
      <w:spacing w:after="100"/>
      <w:ind w:left="880"/>
    </w:pPr>
    <w:rPr>
      <w:rFonts w:eastAsiaTheme="minorEastAsia"/>
      <w:lang w:eastAsia="en-IN"/>
    </w:rPr>
  </w:style>
  <w:style w:type="paragraph" w:styleId="TOC6">
    <w:name w:val="toc 6"/>
    <w:basedOn w:val="Normal"/>
    <w:next w:val="Normal"/>
    <w:autoRedefine/>
    <w:uiPriority w:val="39"/>
    <w:unhideWhenUsed/>
    <w:rsid w:val="005145BD"/>
    <w:pPr>
      <w:spacing w:after="100"/>
      <w:ind w:left="1100"/>
    </w:pPr>
    <w:rPr>
      <w:rFonts w:eastAsiaTheme="minorEastAsia"/>
      <w:lang w:eastAsia="en-IN"/>
    </w:rPr>
  </w:style>
  <w:style w:type="paragraph" w:styleId="TOC7">
    <w:name w:val="toc 7"/>
    <w:basedOn w:val="Normal"/>
    <w:next w:val="Normal"/>
    <w:autoRedefine/>
    <w:uiPriority w:val="39"/>
    <w:unhideWhenUsed/>
    <w:rsid w:val="005145BD"/>
    <w:pPr>
      <w:spacing w:after="100"/>
      <w:ind w:left="1320"/>
    </w:pPr>
    <w:rPr>
      <w:rFonts w:eastAsiaTheme="minorEastAsia"/>
      <w:lang w:eastAsia="en-IN"/>
    </w:rPr>
  </w:style>
  <w:style w:type="paragraph" w:styleId="TOC8">
    <w:name w:val="toc 8"/>
    <w:basedOn w:val="Normal"/>
    <w:next w:val="Normal"/>
    <w:autoRedefine/>
    <w:uiPriority w:val="39"/>
    <w:unhideWhenUsed/>
    <w:rsid w:val="005145BD"/>
    <w:pPr>
      <w:spacing w:after="100"/>
      <w:ind w:left="1540"/>
    </w:pPr>
    <w:rPr>
      <w:rFonts w:eastAsiaTheme="minorEastAsia"/>
      <w:lang w:eastAsia="en-IN"/>
    </w:rPr>
  </w:style>
  <w:style w:type="paragraph" w:styleId="TOC9">
    <w:name w:val="toc 9"/>
    <w:basedOn w:val="Normal"/>
    <w:next w:val="Normal"/>
    <w:autoRedefine/>
    <w:uiPriority w:val="39"/>
    <w:unhideWhenUsed/>
    <w:rsid w:val="005145BD"/>
    <w:pPr>
      <w:spacing w:after="100"/>
      <w:ind w:left="1760"/>
    </w:pPr>
    <w:rPr>
      <w:rFonts w:eastAsiaTheme="minorEastAsia"/>
      <w:lang w:eastAsia="en-IN"/>
    </w:rPr>
  </w:style>
  <w:style w:type="character" w:customStyle="1" w:styleId="UnresolvedMention1">
    <w:name w:val="Unresolved Mention1"/>
    <w:basedOn w:val="DefaultParagraphFont"/>
    <w:uiPriority w:val="99"/>
    <w:semiHidden/>
    <w:unhideWhenUsed/>
    <w:rsid w:val="005145BD"/>
    <w:rPr>
      <w:color w:val="605E5C"/>
      <w:shd w:val="clear" w:color="auto" w:fill="E1DFDD"/>
    </w:rPr>
  </w:style>
  <w:style w:type="paragraph" w:styleId="Caption">
    <w:name w:val="caption"/>
    <w:basedOn w:val="Normal"/>
    <w:next w:val="Normal"/>
    <w:uiPriority w:val="35"/>
    <w:unhideWhenUsed/>
    <w:qFormat/>
    <w:rsid w:val="00AC4963"/>
    <w:pPr>
      <w:spacing w:after="200" w:line="240" w:lineRule="auto"/>
    </w:pPr>
    <w:rPr>
      <w:b/>
      <w:bCs/>
      <w:sz w:val="18"/>
      <w:szCs w:val="18"/>
    </w:rPr>
  </w:style>
  <w:style w:type="paragraph" w:styleId="TableofFigures">
    <w:name w:val="table of figures"/>
    <w:basedOn w:val="Normal"/>
    <w:next w:val="Normal"/>
    <w:uiPriority w:val="99"/>
    <w:unhideWhenUsed/>
    <w:rsid w:val="00291174"/>
    <w:pPr>
      <w:spacing w:after="0"/>
      <w:ind w:left="440" w:hanging="440"/>
    </w:pPr>
    <w:rPr>
      <w:rFonts w:cstheme="minorHAnsi"/>
      <w:b/>
      <w:bCs/>
      <w:sz w:val="20"/>
      <w:szCs w:val="20"/>
    </w:rPr>
  </w:style>
  <w:style w:type="paragraph" w:customStyle="1" w:styleId="m6783858576639036821msolistparagraph">
    <w:name w:val="m_6783858576639036821msolistparagraph"/>
    <w:basedOn w:val="Normal"/>
    <w:rsid w:val="00E054C6"/>
    <w:pPr>
      <w:spacing w:before="100" w:beforeAutospacing="1" w:after="100" w:afterAutospacing="1" w:line="240" w:lineRule="auto"/>
    </w:pPr>
    <w:rPr>
      <w:rFonts w:ascii="Calibri" w:hAnsi="Calibri" w:cs="Calibri"/>
      <w:lang w:eastAsia="en-IN"/>
    </w:rPr>
  </w:style>
  <w:style w:type="character" w:customStyle="1" w:styleId="a-size-large">
    <w:name w:val="a-size-large"/>
    <w:basedOn w:val="DefaultParagraphFont"/>
    <w:rsid w:val="00BC2E66"/>
  </w:style>
  <w:style w:type="paragraph" w:customStyle="1" w:styleId="BookSymbolBulletLevel1">
    <w:name w:val="Book – Symbol Bullet Level 1"/>
    <w:basedOn w:val="Normal"/>
    <w:rsid w:val="00C62B77"/>
    <w:pPr>
      <w:numPr>
        <w:numId w:val="18"/>
      </w:numPr>
      <w:spacing w:before="60" w:after="120" w:line="312" w:lineRule="auto"/>
      <w:jc w:val="both"/>
    </w:pPr>
    <w:rPr>
      <w:rFonts w:ascii="Arial" w:eastAsia="Times New Roman" w:hAnsi="Arial" w:cs="Arial"/>
      <w:color w:val="000000" w:themeColor="text1"/>
      <w:sz w:val="20"/>
      <w:szCs w:val="24"/>
      <w:lang w:val="en-US"/>
      <w14:textFill>
        <w14:solidFill>
          <w14:schemeClr w14:val="tx1">
            <w14:lumMod w14:val="75000"/>
            <w14:lumOff w14:val="25000"/>
            <w14:lumMod w14:val="75000"/>
            <w14:lumOff w14:val="25000"/>
          </w14:schemeClr>
        </w14:solidFill>
      </w14:textFill>
    </w:rPr>
  </w:style>
  <w:style w:type="character" w:customStyle="1" w:styleId="ui-provider">
    <w:name w:val="ui-provider"/>
    <w:basedOn w:val="DefaultParagraphFont"/>
    <w:rsid w:val="007A597D"/>
  </w:style>
  <w:style w:type="character" w:styleId="UnresolvedMention">
    <w:name w:val="Unresolved Mention"/>
    <w:basedOn w:val="DefaultParagraphFont"/>
    <w:uiPriority w:val="99"/>
    <w:semiHidden/>
    <w:unhideWhenUsed/>
    <w:rsid w:val="00C10F5B"/>
    <w:rPr>
      <w:color w:val="605E5C"/>
      <w:shd w:val="clear" w:color="auto" w:fill="E1DFDD"/>
    </w:rPr>
  </w:style>
  <w:style w:type="paragraph" w:styleId="Revision">
    <w:name w:val="Revision"/>
    <w:hidden/>
    <w:uiPriority w:val="99"/>
    <w:semiHidden/>
    <w:rsid w:val="00B43F74"/>
    <w:pPr>
      <w:spacing w:after="0" w:line="240" w:lineRule="auto"/>
    </w:pPr>
  </w:style>
  <w:style w:type="table" w:styleId="GridTable4-Accent5">
    <w:name w:val="Grid Table 4 Accent 5"/>
    <w:basedOn w:val="TableNormal"/>
    <w:uiPriority w:val="49"/>
    <w:rsid w:val="00F0038F"/>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8Char">
    <w:name w:val="Heading 8 Char"/>
    <w:basedOn w:val="DefaultParagraphFont"/>
    <w:link w:val="Heading8"/>
    <w:uiPriority w:val="9"/>
    <w:semiHidden/>
    <w:rsid w:val="002300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00A4"/>
    <w:rPr>
      <w:rFonts w:asciiTheme="majorHAnsi" w:eastAsiaTheme="majorEastAsia" w:hAnsiTheme="majorHAnsi" w:cstheme="majorBidi"/>
      <w:i/>
      <w:iCs/>
      <w:color w:val="272727" w:themeColor="text1" w:themeTint="D8"/>
      <w:sz w:val="21"/>
      <w:szCs w:val="21"/>
    </w:rPr>
  </w:style>
  <w:style w:type="table" w:styleId="GridTable4-Accent6">
    <w:name w:val="Grid Table 4 Accent 6"/>
    <w:basedOn w:val="TableNormal"/>
    <w:uiPriority w:val="49"/>
    <w:rsid w:val="00380E7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6">
    <w:name w:val="Grid Table 1 Light Accent 6"/>
    <w:basedOn w:val="TableNormal"/>
    <w:uiPriority w:val="46"/>
    <w:rsid w:val="002C423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2C4236"/>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6">
    <w:name w:val="Grid Table 3 Accent 6"/>
    <w:basedOn w:val="TableNormal"/>
    <w:uiPriority w:val="48"/>
    <w:rsid w:val="002C423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2C423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Subtitle">
    <w:name w:val="Subtitle"/>
    <w:basedOn w:val="Normal"/>
    <w:next w:val="Normal"/>
    <w:link w:val="SubtitleChar"/>
    <w:qFormat/>
    <w:rsid w:val="00EA364A"/>
    <w:pPr>
      <w:numPr>
        <w:ilvl w:val="1"/>
      </w:numPr>
      <w:spacing w:line="240" w:lineRule="auto"/>
    </w:pPr>
    <w:rPr>
      <w:rFonts w:eastAsiaTheme="minorEastAsia"/>
      <w:color w:val="5A5A5A" w:themeColor="text1" w:themeTint="A5"/>
      <w:spacing w:val="15"/>
      <w:lang w:val="en-US"/>
    </w:rPr>
  </w:style>
  <w:style w:type="character" w:customStyle="1" w:styleId="SubtitleChar">
    <w:name w:val="Subtitle Char"/>
    <w:basedOn w:val="DefaultParagraphFont"/>
    <w:link w:val="Subtitle"/>
    <w:rsid w:val="00EA364A"/>
    <w:rPr>
      <w:rFonts w:eastAsiaTheme="minorEastAsia"/>
      <w:color w:val="5A5A5A" w:themeColor="text1" w:themeTint="A5"/>
      <w:spacing w:val="15"/>
      <w:lang w:val="en-US"/>
    </w:rPr>
  </w:style>
  <w:style w:type="paragraph" w:styleId="List4">
    <w:name w:val="List 4"/>
    <w:basedOn w:val="Normal"/>
    <w:rsid w:val="00EA364A"/>
    <w:pPr>
      <w:spacing w:after="60" w:line="240" w:lineRule="auto"/>
      <w:ind w:left="1080" w:hanging="360"/>
    </w:pPr>
    <w:rPr>
      <w:rFonts w:ascii="Arial" w:eastAsia="Times New Roman" w:hAnsi="Arial"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664">
      <w:bodyDiv w:val="1"/>
      <w:marLeft w:val="0"/>
      <w:marRight w:val="0"/>
      <w:marTop w:val="0"/>
      <w:marBottom w:val="0"/>
      <w:divBdr>
        <w:top w:val="none" w:sz="0" w:space="0" w:color="auto"/>
        <w:left w:val="none" w:sz="0" w:space="0" w:color="auto"/>
        <w:bottom w:val="none" w:sz="0" w:space="0" w:color="auto"/>
        <w:right w:val="none" w:sz="0" w:space="0" w:color="auto"/>
      </w:divBdr>
    </w:div>
    <w:div w:id="10183683">
      <w:bodyDiv w:val="1"/>
      <w:marLeft w:val="0"/>
      <w:marRight w:val="0"/>
      <w:marTop w:val="0"/>
      <w:marBottom w:val="0"/>
      <w:divBdr>
        <w:top w:val="none" w:sz="0" w:space="0" w:color="auto"/>
        <w:left w:val="none" w:sz="0" w:space="0" w:color="auto"/>
        <w:bottom w:val="none" w:sz="0" w:space="0" w:color="auto"/>
        <w:right w:val="none" w:sz="0" w:space="0" w:color="auto"/>
      </w:divBdr>
    </w:div>
    <w:div w:id="21437787">
      <w:bodyDiv w:val="1"/>
      <w:marLeft w:val="0"/>
      <w:marRight w:val="0"/>
      <w:marTop w:val="0"/>
      <w:marBottom w:val="0"/>
      <w:divBdr>
        <w:top w:val="none" w:sz="0" w:space="0" w:color="auto"/>
        <w:left w:val="none" w:sz="0" w:space="0" w:color="auto"/>
        <w:bottom w:val="none" w:sz="0" w:space="0" w:color="auto"/>
        <w:right w:val="none" w:sz="0" w:space="0" w:color="auto"/>
      </w:divBdr>
    </w:div>
    <w:div w:id="45645474">
      <w:bodyDiv w:val="1"/>
      <w:marLeft w:val="0"/>
      <w:marRight w:val="0"/>
      <w:marTop w:val="0"/>
      <w:marBottom w:val="0"/>
      <w:divBdr>
        <w:top w:val="none" w:sz="0" w:space="0" w:color="auto"/>
        <w:left w:val="none" w:sz="0" w:space="0" w:color="auto"/>
        <w:bottom w:val="none" w:sz="0" w:space="0" w:color="auto"/>
        <w:right w:val="none" w:sz="0" w:space="0" w:color="auto"/>
      </w:divBdr>
    </w:div>
    <w:div w:id="46687260">
      <w:bodyDiv w:val="1"/>
      <w:marLeft w:val="0"/>
      <w:marRight w:val="0"/>
      <w:marTop w:val="0"/>
      <w:marBottom w:val="0"/>
      <w:divBdr>
        <w:top w:val="none" w:sz="0" w:space="0" w:color="auto"/>
        <w:left w:val="none" w:sz="0" w:space="0" w:color="auto"/>
        <w:bottom w:val="none" w:sz="0" w:space="0" w:color="auto"/>
        <w:right w:val="none" w:sz="0" w:space="0" w:color="auto"/>
      </w:divBdr>
    </w:div>
    <w:div w:id="47458807">
      <w:bodyDiv w:val="1"/>
      <w:marLeft w:val="0"/>
      <w:marRight w:val="0"/>
      <w:marTop w:val="0"/>
      <w:marBottom w:val="0"/>
      <w:divBdr>
        <w:top w:val="none" w:sz="0" w:space="0" w:color="auto"/>
        <w:left w:val="none" w:sz="0" w:space="0" w:color="auto"/>
        <w:bottom w:val="none" w:sz="0" w:space="0" w:color="auto"/>
        <w:right w:val="none" w:sz="0" w:space="0" w:color="auto"/>
      </w:divBdr>
    </w:div>
    <w:div w:id="55209132">
      <w:bodyDiv w:val="1"/>
      <w:marLeft w:val="0"/>
      <w:marRight w:val="0"/>
      <w:marTop w:val="0"/>
      <w:marBottom w:val="0"/>
      <w:divBdr>
        <w:top w:val="none" w:sz="0" w:space="0" w:color="auto"/>
        <w:left w:val="none" w:sz="0" w:space="0" w:color="auto"/>
        <w:bottom w:val="none" w:sz="0" w:space="0" w:color="auto"/>
        <w:right w:val="none" w:sz="0" w:space="0" w:color="auto"/>
      </w:divBdr>
    </w:div>
    <w:div w:id="66390484">
      <w:bodyDiv w:val="1"/>
      <w:marLeft w:val="0"/>
      <w:marRight w:val="0"/>
      <w:marTop w:val="0"/>
      <w:marBottom w:val="0"/>
      <w:divBdr>
        <w:top w:val="none" w:sz="0" w:space="0" w:color="auto"/>
        <w:left w:val="none" w:sz="0" w:space="0" w:color="auto"/>
        <w:bottom w:val="none" w:sz="0" w:space="0" w:color="auto"/>
        <w:right w:val="none" w:sz="0" w:space="0" w:color="auto"/>
      </w:divBdr>
    </w:div>
    <w:div w:id="69931701">
      <w:bodyDiv w:val="1"/>
      <w:marLeft w:val="0"/>
      <w:marRight w:val="0"/>
      <w:marTop w:val="0"/>
      <w:marBottom w:val="0"/>
      <w:divBdr>
        <w:top w:val="none" w:sz="0" w:space="0" w:color="auto"/>
        <w:left w:val="none" w:sz="0" w:space="0" w:color="auto"/>
        <w:bottom w:val="none" w:sz="0" w:space="0" w:color="auto"/>
        <w:right w:val="none" w:sz="0" w:space="0" w:color="auto"/>
      </w:divBdr>
    </w:div>
    <w:div w:id="72552931">
      <w:bodyDiv w:val="1"/>
      <w:marLeft w:val="0"/>
      <w:marRight w:val="0"/>
      <w:marTop w:val="0"/>
      <w:marBottom w:val="0"/>
      <w:divBdr>
        <w:top w:val="none" w:sz="0" w:space="0" w:color="auto"/>
        <w:left w:val="none" w:sz="0" w:space="0" w:color="auto"/>
        <w:bottom w:val="none" w:sz="0" w:space="0" w:color="auto"/>
        <w:right w:val="none" w:sz="0" w:space="0" w:color="auto"/>
      </w:divBdr>
    </w:div>
    <w:div w:id="87578580">
      <w:bodyDiv w:val="1"/>
      <w:marLeft w:val="0"/>
      <w:marRight w:val="0"/>
      <w:marTop w:val="0"/>
      <w:marBottom w:val="0"/>
      <w:divBdr>
        <w:top w:val="none" w:sz="0" w:space="0" w:color="auto"/>
        <w:left w:val="none" w:sz="0" w:space="0" w:color="auto"/>
        <w:bottom w:val="none" w:sz="0" w:space="0" w:color="auto"/>
        <w:right w:val="none" w:sz="0" w:space="0" w:color="auto"/>
      </w:divBdr>
    </w:div>
    <w:div w:id="92822255">
      <w:bodyDiv w:val="1"/>
      <w:marLeft w:val="0"/>
      <w:marRight w:val="0"/>
      <w:marTop w:val="0"/>
      <w:marBottom w:val="0"/>
      <w:divBdr>
        <w:top w:val="none" w:sz="0" w:space="0" w:color="auto"/>
        <w:left w:val="none" w:sz="0" w:space="0" w:color="auto"/>
        <w:bottom w:val="none" w:sz="0" w:space="0" w:color="auto"/>
        <w:right w:val="none" w:sz="0" w:space="0" w:color="auto"/>
      </w:divBdr>
    </w:div>
    <w:div w:id="95563378">
      <w:bodyDiv w:val="1"/>
      <w:marLeft w:val="0"/>
      <w:marRight w:val="0"/>
      <w:marTop w:val="0"/>
      <w:marBottom w:val="0"/>
      <w:divBdr>
        <w:top w:val="none" w:sz="0" w:space="0" w:color="auto"/>
        <w:left w:val="none" w:sz="0" w:space="0" w:color="auto"/>
        <w:bottom w:val="none" w:sz="0" w:space="0" w:color="auto"/>
        <w:right w:val="none" w:sz="0" w:space="0" w:color="auto"/>
      </w:divBdr>
    </w:div>
    <w:div w:id="103430626">
      <w:bodyDiv w:val="1"/>
      <w:marLeft w:val="0"/>
      <w:marRight w:val="0"/>
      <w:marTop w:val="0"/>
      <w:marBottom w:val="0"/>
      <w:divBdr>
        <w:top w:val="none" w:sz="0" w:space="0" w:color="auto"/>
        <w:left w:val="none" w:sz="0" w:space="0" w:color="auto"/>
        <w:bottom w:val="none" w:sz="0" w:space="0" w:color="auto"/>
        <w:right w:val="none" w:sz="0" w:space="0" w:color="auto"/>
      </w:divBdr>
    </w:div>
    <w:div w:id="107819560">
      <w:bodyDiv w:val="1"/>
      <w:marLeft w:val="0"/>
      <w:marRight w:val="0"/>
      <w:marTop w:val="0"/>
      <w:marBottom w:val="0"/>
      <w:divBdr>
        <w:top w:val="none" w:sz="0" w:space="0" w:color="auto"/>
        <w:left w:val="none" w:sz="0" w:space="0" w:color="auto"/>
        <w:bottom w:val="none" w:sz="0" w:space="0" w:color="auto"/>
        <w:right w:val="none" w:sz="0" w:space="0" w:color="auto"/>
      </w:divBdr>
    </w:div>
    <w:div w:id="111049568">
      <w:bodyDiv w:val="1"/>
      <w:marLeft w:val="0"/>
      <w:marRight w:val="0"/>
      <w:marTop w:val="0"/>
      <w:marBottom w:val="0"/>
      <w:divBdr>
        <w:top w:val="none" w:sz="0" w:space="0" w:color="auto"/>
        <w:left w:val="none" w:sz="0" w:space="0" w:color="auto"/>
        <w:bottom w:val="none" w:sz="0" w:space="0" w:color="auto"/>
        <w:right w:val="none" w:sz="0" w:space="0" w:color="auto"/>
      </w:divBdr>
      <w:divsChild>
        <w:div w:id="1365641183">
          <w:marLeft w:val="547"/>
          <w:marRight w:val="0"/>
          <w:marTop w:val="0"/>
          <w:marBottom w:val="0"/>
          <w:divBdr>
            <w:top w:val="none" w:sz="0" w:space="0" w:color="auto"/>
            <w:left w:val="none" w:sz="0" w:space="0" w:color="auto"/>
            <w:bottom w:val="none" w:sz="0" w:space="0" w:color="auto"/>
            <w:right w:val="none" w:sz="0" w:space="0" w:color="auto"/>
          </w:divBdr>
        </w:div>
      </w:divsChild>
    </w:div>
    <w:div w:id="117377880">
      <w:bodyDiv w:val="1"/>
      <w:marLeft w:val="0"/>
      <w:marRight w:val="0"/>
      <w:marTop w:val="0"/>
      <w:marBottom w:val="0"/>
      <w:divBdr>
        <w:top w:val="none" w:sz="0" w:space="0" w:color="auto"/>
        <w:left w:val="none" w:sz="0" w:space="0" w:color="auto"/>
        <w:bottom w:val="none" w:sz="0" w:space="0" w:color="auto"/>
        <w:right w:val="none" w:sz="0" w:space="0" w:color="auto"/>
      </w:divBdr>
    </w:div>
    <w:div w:id="130634203">
      <w:bodyDiv w:val="1"/>
      <w:marLeft w:val="0"/>
      <w:marRight w:val="0"/>
      <w:marTop w:val="0"/>
      <w:marBottom w:val="0"/>
      <w:divBdr>
        <w:top w:val="none" w:sz="0" w:space="0" w:color="auto"/>
        <w:left w:val="none" w:sz="0" w:space="0" w:color="auto"/>
        <w:bottom w:val="none" w:sz="0" w:space="0" w:color="auto"/>
        <w:right w:val="none" w:sz="0" w:space="0" w:color="auto"/>
      </w:divBdr>
    </w:div>
    <w:div w:id="145322093">
      <w:bodyDiv w:val="1"/>
      <w:marLeft w:val="0"/>
      <w:marRight w:val="0"/>
      <w:marTop w:val="0"/>
      <w:marBottom w:val="0"/>
      <w:divBdr>
        <w:top w:val="none" w:sz="0" w:space="0" w:color="auto"/>
        <w:left w:val="none" w:sz="0" w:space="0" w:color="auto"/>
        <w:bottom w:val="none" w:sz="0" w:space="0" w:color="auto"/>
        <w:right w:val="none" w:sz="0" w:space="0" w:color="auto"/>
      </w:divBdr>
    </w:div>
    <w:div w:id="154566445">
      <w:bodyDiv w:val="1"/>
      <w:marLeft w:val="0"/>
      <w:marRight w:val="0"/>
      <w:marTop w:val="0"/>
      <w:marBottom w:val="0"/>
      <w:divBdr>
        <w:top w:val="none" w:sz="0" w:space="0" w:color="auto"/>
        <w:left w:val="none" w:sz="0" w:space="0" w:color="auto"/>
        <w:bottom w:val="none" w:sz="0" w:space="0" w:color="auto"/>
        <w:right w:val="none" w:sz="0" w:space="0" w:color="auto"/>
      </w:divBdr>
    </w:div>
    <w:div w:id="169494770">
      <w:bodyDiv w:val="1"/>
      <w:marLeft w:val="0"/>
      <w:marRight w:val="0"/>
      <w:marTop w:val="0"/>
      <w:marBottom w:val="0"/>
      <w:divBdr>
        <w:top w:val="none" w:sz="0" w:space="0" w:color="auto"/>
        <w:left w:val="none" w:sz="0" w:space="0" w:color="auto"/>
        <w:bottom w:val="none" w:sz="0" w:space="0" w:color="auto"/>
        <w:right w:val="none" w:sz="0" w:space="0" w:color="auto"/>
      </w:divBdr>
    </w:div>
    <w:div w:id="171847247">
      <w:bodyDiv w:val="1"/>
      <w:marLeft w:val="0"/>
      <w:marRight w:val="0"/>
      <w:marTop w:val="0"/>
      <w:marBottom w:val="0"/>
      <w:divBdr>
        <w:top w:val="none" w:sz="0" w:space="0" w:color="auto"/>
        <w:left w:val="none" w:sz="0" w:space="0" w:color="auto"/>
        <w:bottom w:val="none" w:sz="0" w:space="0" w:color="auto"/>
        <w:right w:val="none" w:sz="0" w:space="0" w:color="auto"/>
      </w:divBdr>
    </w:div>
    <w:div w:id="176579969">
      <w:bodyDiv w:val="1"/>
      <w:marLeft w:val="0"/>
      <w:marRight w:val="0"/>
      <w:marTop w:val="0"/>
      <w:marBottom w:val="0"/>
      <w:divBdr>
        <w:top w:val="none" w:sz="0" w:space="0" w:color="auto"/>
        <w:left w:val="none" w:sz="0" w:space="0" w:color="auto"/>
        <w:bottom w:val="none" w:sz="0" w:space="0" w:color="auto"/>
        <w:right w:val="none" w:sz="0" w:space="0" w:color="auto"/>
      </w:divBdr>
    </w:div>
    <w:div w:id="177082018">
      <w:bodyDiv w:val="1"/>
      <w:marLeft w:val="0"/>
      <w:marRight w:val="0"/>
      <w:marTop w:val="0"/>
      <w:marBottom w:val="0"/>
      <w:divBdr>
        <w:top w:val="none" w:sz="0" w:space="0" w:color="auto"/>
        <w:left w:val="none" w:sz="0" w:space="0" w:color="auto"/>
        <w:bottom w:val="none" w:sz="0" w:space="0" w:color="auto"/>
        <w:right w:val="none" w:sz="0" w:space="0" w:color="auto"/>
      </w:divBdr>
    </w:div>
    <w:div w:id="178861358">
      <w:bodyDiv w:val="1"/>
      <w:marLeft w:val="0"/>
      <w:marRight w:val="0"/>
      <w:marTop w:val="0"/>
      <w:marBottom w:val="0"/>
      <w:divBdr>
        <w:top w:val="none" w:sz="0" w:space="0" w:color="auto"/>
        <w:left w:val="none" w:sz="0" w:space="0" w:color="auto"/>
        <w:bottom w:val="none" w:sz="0" w:space="0" w:color="auto"/>
        <w:right w:val="none" w:sz="0" w:space="0" w:color="auto"/>
      </w:divBdr>
    </w:div>
    <w:div w:id="197476571">
      <w:bodyDiv w:val="1"/>
      <w:marLeft w:val="0"/>
      <w:marRight w:val="0"/>
      <w:marTop w:val="0"/>
      <w:marBottom w:val="0"/>
      <w:divBdr>
        <w:top w:val="none" w:sz="0" w:space="0" w:color="auto"/>
        <w:left w:val="none" w:sz="0" w:space="0" w:color="auto"/>
        <w:bottom w:val="none" w:sz="0" w:space="0" w:color="auto"/>
        <w:right w:val="none" w:sz="0" w:space="0" w:color="auto"/>
      </w:divBdr>
    </w:div>
    <w:div w:id="208999103">
      <w:bodyDiv w:val="1"/>
      <w:marLeft w:val="0"/>
      <w:marRight w:val="0"/>
      <w:marTop w:val="0"/>
      <w:marBottom w:val="0"/>
      <w:divBdr>
        <w:top w:val="none" w:sz="0" w:space="0" w:color="auto"/>
        <w:left w:val="none" w:sz="0" w:space="0" w:color="auto"/>
        <w:bottom w:val="none" w:sz="0" w:space="0" w:color="auto"/>
        <w:right w:val="none" w:sz="0" w:space="0" w:color="auto"/>
      </w:divBdr>
    </w:div>
    <w:div w:id="216674472">
      <w:bodyDiv w:val="1"/>
      <w:marLeft w:val="0"/>
      <w:marRight w:val="0"/>
      <w:marTop w:val="0"/>
      <w:marBottom w:val="0"/>
      <w:divBdr>
        <w:top w:val="none" w:sz="0" w:space="0" w:color="auto"/>
        <w:left w:val="none" w:sz="0" w:space="0" w:color="auto"/>
        <w:bottom w:val="none" w:sz="0" w:space="0" w:color="auto"/>
        <w:right w:val="none" w:sz="0" w:space="0" w:color="auto"/>
      </w:divBdr>
    </w:div>
    <w:div w:id="219441089">
      <w:bodyDiv w:val="1"/>
      <w:marLeft w:val="0"/>
      <w:marRight w:val="0"/>
      <w:marTop w:val="0"/>
      <w:marBottom w:val="0"/>
      <w:divBdr>
        <w:top w:val="none" w:sz="0" w:space="0" w:color="auto"/>
        <w:left w:val="none" w:sz="0" w:space="0" w:color="auto"/>
        <w:bottom w:val="none" w:sz="0" w:space="0" w:color="auto"/>
        <w:right w:val="none" w:sz="0" w:space="0" w:color="auto"/>
      </w:divBdr>
      <w:divsChild>
        <w:div w:id="935871083">
          <w:marLeft w:val="720"/>
          <w:marRight w:val="0"/>
          <w:marTop w:val="0"/>
          <w:marBottom w:val="0"/>
          <w:divBdr>
            <w:top w:val="none" w:sz="0" w:space="0" w:color="auto"/>
            <w:left w:val="none" w:sz="0" w:space="0" w:color="auto"/>
            <w:bottom w:val="none" w:sz="0" w:space="0" w:color="auto"/>
            <w:right w:val="none" w:sz="0" w:space="0" w:color="auto"/>
          </w:divBdr>
        </w:div>
        <w:div w:id="2126805338">
          <w:marLeft w:val="720"/>
          <w:marRight w:val="0"/>
          <w:marTop w:val="0"/>
          <w:marBottom w:val="0"/>
          <w:divBdr>
            <w:top w:val="none" w:sz="0" w:space="0" w:color="auto"/>
            <w:left w:val="none" w:sz="0" w:space="0" w:color="auto"/>
            <w:bottom w:val="none" w:sz="0" w:space="0" w:color="auto"/>
            <w:right w:val="none" w:sz="0" w:space="0" w:color="auto"/>
          </w:divBdr>
        </w:div>
        <w:div w:id="1043675113">
          <w:marLeft w:val="720"/>
          <w:marRight w:val="0"/>
          <w:marTop w:val="0"/>
          <w:marBottom w:val="0"/>
          <w:divBdr>
            <w:top w:val="none" w:sz="0" w:space="0" w:color="auto"/>
            <w:left w:val="none" w:sz="0" w:space="0" w:color="auto"/>
            <w:bottom w:val="none" w:sz="0" w:space="0" w:color="auto"/>
            <w:right w:val="none" w:sz="0" w:space="0" w:color="auto"/>
          </w:divBdr>
        </w:div>
        <w:div w:id="1854957922">
          <w:marLeft w:val="720"/>
          <w:marRight w:val="0"/>
          <w:marTop w:val="0"/>
          <w:marBottom w:val="0"/>
          <w:divBdr>
            <w:top w:val="none" w:sz="0" w:space="0" w:color="auto"/>
            <w:left w:val="none" w:sz="0" w:space="0" w:color="auto"/>
            <w:bottom w:val="none" w:sz="0" w:space="0" w:color="auto"/>
            <w:right w:val="none" w:sz="0" w:space="0" w:color="auto"/>
          </w:divBdr>
        </w:div>
      </w:divsChild>
    </w:div>
    <w:div w:id="221141609">
      <w:bodyDiv w:val="1"/>
      <w:marLeft w:val="0"/>
      <w:marRight w:val="0"/>
      <w:marTop w:val="0"/>
      <w:marBottom w:val="0"/>
      <w:divBdr>
        <w:top w:val="none" w:sz="0" w:space="0" w:color="auto"/>
        <w:left w:val="none" w:sz="0" w:space="0" w:color="auto"/>
        <w:bottom w:val="none" w:sz="0" w:space="0" w:color="auto"/>
        <w:right w:val="none" w:sz="0" w:space="0" w:color="auto"/>
      </w:divBdr>
    </w:div>
    <w:div w:id="236717121">
      <w:bodyDiv w:val="1"/>
      <w:marLeft w:val="0"/>
      <w:marRight w:val="0"/>
      <w:marTop w:val="0"/>
      <w:marBottom w:val="0"/>
      <w:divBdr>
        <w:top w:val="none" w:sz="0" w:space="0" w:color="auto"/>
        <w:left w:val="none" w:sz="0" w:space="0" w:color="auto"/>
        <w:bottom w:val="none" w:sz="0" w:space="0" w:color="auto"/>
        <w:right w:val="none" w:sz="0" w:space="0" w:color="auto"/>
      </w:divBdr>
    </w:div>
    <w:div w:id="244071855">
      <w:bodyDiv w:val="1"/>
      <w:marLeft w:val="0"/>
      <w:marRight w:val="0"/>
      <w:marTop w:val="0"/>
      <w:marBottom w:val="0"/>
      <w:divBdr>
        <w:top w:val="none" w:sz="0" w:space="0" w:color="auto"/>
        <w:left w:val="none" w:sz="0" w:space="0" w:color="auto"/>
        <w:bottom w:val="none" w:sz="0" w:space="0" w:color="auto"/>
        <w:right w:val="none" w:sz="0" w:space="0" w:color="auto"/>
      </w:divBdr>
    </w:div>
    <w:div w:id="245769888">
      <w:bodyDiv w:val="1"/>
      <w:marLeft w:val="0"/>
      <w:marRight w:val="0"/>
      <w:marTop w:val="0"/>
      <w:marBottom w:val="0"/>
      <w:divBdr>
        <w:top w:val="none" w:sz="0" w:space="0" w:color="auto"/>
        <w:left w:val="none" w:sz="0" w:space="0" w:color="auto"/>
        <w:bottom w:val="none" w:sz="0" w:space="0" w:color="auto"/>
        <w:right w:val="none" w:sz="0" w:space="0" w:color="auto"/>
      </w:divBdr>
    </w:div>
    <w:div w:id="260142818">
      <w:bodyDiv w:val="1"/>
      <w:marLeft w:val="0"/>
      <w:marRight w:val="0"/>
      <w:marTop w:val="0"/>
      <w:marBottom w:val="0"/>
      <w:divBdr>
        <w:top w:val="none" w:sz="0" w:space="0" w:color="auto"/>
        <w:left w:val="none" w:sz="0" w:space="0" w:color="auto"/>
        <w:bottom w:val="none" w:sz="0" w:space="0" w:color="auto"/>
        <w:right w:val="none" w:sz="0" w:space="0" w:color="auto"/>
      </w:divBdr>
    </w:div>
    <w:div w:id="280454661">
      <w:bodyDiv w:val="1"/>
      <w:marLeft w:val="0"/>
      <w:marRight w:val="0"/>
      <w:marTop w:val="0"/>
      <w:marBottom w:val="0"/>
      <w:divBdr>
        <w:top w:val="none" w:sz="0" w:space="0" w:color="auto"/>
        <w:left w:val="none" w:sz="0" w:space="0" w:color="auto"/>
        <w:bottom w:val="none" w:sz="0" w:space="0" w:color="auto"/>
        <w:right w:val="none" w:sz="0" w:space="0" w:color="auto"/>
      </w:divBdr>
    </w:div>
    <w:div w:id="287900213">
      <w:bodyDiv w:val="1"/>
      <w:marLeft w:val="0"/>
      <w:marRight w:val="0"/>
      <w:marTop w:val="0"/>
      <w:marBottom w:val="0"/>
      <w:divBdr>
        <w:top w:val="none" w:sz="0" w:space="0" w:color="auto"/>
        <w:left w:val="none" w:sz="0" w:space="0" w:color="auto"/>
        <w:bottom w:val="none" w:sz="0" w:space="0" w:color="auto"/>
        <w:right w:val="none" w:sz="0" w:space="0" w:color="auto"/>
      </w:divBdr>
    </w:div>
    <w:div w:id="303584801">
      <w:bodyDiv w:val="1"/>
      <w:marLeft w:val="0"/>
      <w:marRight w:val="0"/>
      <w:marTop w:val="0"/>
      <w:marBottom w:val="0"/>
      <w:divBdr>
        <w:top w:val="none" w:sz="0" w:space="0" w:color="auto"/>
        <w:left w:val="none" w:sz="0" w:space="0" w:color="auto"/>
        <w:bottom w:val="none" w:sz="0" w:space="0" w:color="auto"/>
        <w:right w:val="none" w:sz="0" w:space="0" w:color="auto"/>
      </w:divBdr>
    </w:div>
    <w:div w:id="303773400">
      <w:bodyDiv w:val="1"/>
      <w:marLeft w:val="0"/>
      <w:marRight w:val="0"/>
      <w:marTop w:val="0"/>
      <w:marBottom w:val="0"/>
      <w:divBdr>
        <w:top w:val="none" w:sz="0" w:space="0" w:color="auto"/>
        <w:left w:val="none" w:sz="0" w:space="0" w:color="auto"/>
        <w:bottom w:val="none" w:sz="0" w:space="0" w:color="auto"/>
        <w:right w:val="none" w:sz="0" w:space="0" w:color="auto"/>
      </w:divBdr>
    </w:div>
    <w:div w:id="317157115">
      <w:bodyDiv w:val="1"/>
      <w:marLeft w:val="0"/>
      <w:marRight w:val="0"/>
      <w:marTop w:val="0"/>
      <w:marBottom w:val="0"/>
      <w:divBdr>
        <w:top w:val="none" w:sz="0" w:space="0" w:color="auto"/>
        <w:left w:val="none" w:sz="0" w:space="0" w:color="auto"/>
        <w:bottom w:val="none" w:sz="0" w:space="0" w:color="auto"/>
        <w:right w:val="none" w:sz="0" w:space="0" w:color="auto"/>
      </w:divBdr>
    </w:div>
    <w:div w:id="320357154">
      <w:bodyDiv w:val="1"/>
      <w:marLeft w:val="0"/>
      <w:marRight w:val="0"/>
      <w:marTop w:val="0"/>
      <w:marBottom w:val="0"/>
      <w:divBdr>
        <w:top w:val="none" w:sz="0" w:space="0" w:color="auto"/>
        <w:left w:val="none" w:sz="0" w:space="0" w:color="auto"/>
        <w:bottom w:val="none" w:sz="0" w:space="0" w:color="auto"/>
        <w:right w:val="none" w:sz="0" w:space="0" w:color="auto"/>
      </w:divBdr>
    </w:div>
    <w:div w:id="322902064">
      <w:bodyDiv w:val="1"/>
      <w:marLeft w:val="0"/>
      <w:marRight w:val="0"/>
      <w:marTop w:val="0"/>
      <w:marBottom w:val="0"/>
      <w:divBdr>
        <w:top w:val="none" w:sz="0" w:space="0" w:color="auto"/>
        <w:left w:val="none" w:sz="0" w:space="0" w:color="auto"/>
        <w:bottom w:val="none" w:sz="0" w:space="0" w:color="auto"/>
        <w:right w:val="none" w:sz="0" w:space="0" w:color="auto"/>
      </w:divBdr>
    </w:div>
    <w:div w:id="324095473">
      <w:bodyDiv w:val="1"/>
      <w:marLeft w:val="0"/>
      <w:marRight w:val="0"/>
      <w:marTop w:val="0"/>
      <w:marBottom w:val="0"/>
      <w:divBdr>
        <w:top w:val="none" w:sz="0" w:space="0" w:color="auto"/>
        <w:left w:val="none" w:sz="0" w:space="0" w:color="auto"/>
        <w:bottom w:val="none" w:sz="0" w:space="0" w:color="auto"/>
        <w:right w:val="none" w:sz="0" w:space="0" w:color="auto"/>
      </w:divBdr>
    </w:div>
    <w:div w:id="330842268">
      <w:bodyDiv w:val="1"/>
      <w:marLeft w:val="0"/>
      <w:marRight w:val="0"/>
      <w:marTop w:val="0"/>
      <w:marBottom w:val="0"/>
      <w:divBdr>
        <w:top w:val="none" w:sz="0" w:space="0" w:color="auto"/>
        <w:left w:val="none" w:sz="0" w:space="0" w:color="auto"/>
        <w:bottom w:val="none" w:sz="0" w:space="0" w:color="auto"/>
        <w:right w:val="none" w:sz="0" w:space="0" w:color="auto"/>
      </w:divBdr>
    </w:div>
    <w:div w:id="331569902">
      <w:bodyDiv w:val="1"/>
      <w:marLeft w:val="0"/>
      <w:marRight w:val="0"/>
      <w:marTop w:val="0"/>
      <w:marBottom w:val="0"/>
      <w:divBdr>
        <w:top w:val="none" w:sz="0" w:space="0" w:color="auto"/>
        <w:left w:val="none" w:sz="0" w:space="0" w:color="auto"/>
        <w:bottom w:val="none" w:sz="0" w:space="0" w:color="auto"/>
        <w:right w:val="none" w:sz="0" w:space="0" w:color="auto"/>
      </w:divBdr>
    </w:div>
    <w:div w:id="339091910">
      <w:bodyDiv w:val="1"/>
      <w:marLeft w:val="0"/>
      <w:marRight w:val="0"/>
      <w:marTop w:val="0"/>
      <w:marBottom w:val="0"/>
      <w:divBdr>
        <w:top w:val="none" w:sz="0" w:space="0" w:color="auto"/>
        <w:left w:val="none" w:sz="0" w:space="0" w:color="auto"/>
        <w:bottom w:val="none" w:sz="0" w:space="0" w:color="auto"/>
        <w:right w:val="none" w:sz="0" w:space="0" w:color="auto"/>
      </w:divBdr>
    </w:div>
    <w:div w:id="347097708">
      <w:bodyDiv w:val="1"/>
      <w:marLeft w:val="0"/>
      <w:marRight w:val="0"/>
      <w:marTop w:val="0"/>
      <w:marBottom w:val="0"/>
      <w:divBdr>
        <w:top w:val="none" w:sz="0" w:space="0" w:color="auto"/>
        <w:left w:val="none" w:sz="0" w:space="0" w:color="auto"/>
        <w:bottom w:val="none" w:sz="0" w:space="0" w:color="auto"/>
        <w:right w:val="none" w:sz="0" w:space="0" w:color="auto"/>
      </w:divBdr>
    </w:div>
    <w:div w:id="350379508">
      <w:bodyDiv w:val="1"/>
      <w:marLeft w:val="0"/>
      <w:marRight w:val="0"/>
      <w:marTop w:val="0"/>
      <w:marBottom w:val="0"/>
      <w:divBdr>
        <w:top w:val="none" w:sz="0" w:space="0" w:color="auto"/>
        <w:left w:val="none" w:sz="0" w:space="0" w:color="auto"/>
        <w:bottom w:val="none" w:sz="0" w:space="0" w:color="auto"/>
        <w:right w:val="none" w:sz="0" w:space="0" w:color="auto"/>
      </w:divBdr>
      <w:divsChild>
        <w:div w:id="1984651098">
          <w:marLeft w:val="446"/>
          <w:marRight w:val="0"/>
          <w:marTop w:val="0"/>
          <w:marBottom w:val="0"/>
          <w:divBdr>
            <w:top w:val="none" w:sz="0" w:space="0" w:color="auto"/>
            <w:left w:val="none" w:sz="0" w:space="0" w:color="auto"/>
            <w:bottom w:val="none" w:sz="0" w:space="0" w:color="auto"/>
            <w:right w:val="none" w:sz="0" w:space="0" w:color="auto"/>
          </w:divBdr>
        </w:div>
        <w:div w:id="2090957871">
          <w:marLeft w:val="446"/>
          <w:marRight w:val="0"/>
          <w:marTop w:val="0"/>
          <w:marBottom w:val="0"/>
          <w:divBdr>
            <w:top w:val="none" w:sz="0" w:space="0" w:color="auto"/>
            <w:left w:val="none" w:sz="0" w:space="0" w:color="auto"/>
            <w:bottom w:val="none" w:sz="0" w:space="0" w:color="auto"/>
            <w:right w:val="none" w:sz="0" w:space="0" w:color="auto"/>
          </w:divBdr>
        </w:div>
        <w:div w:id="874074478">
          <w:marLeft w:val="446"/>
          <w:marRight w:val="0"/>
          <w:marTop w:val="0"/>
          <w:marBottom w:val="0"/>
          <w:divBdr>
            <w:top w:val="none" w:sz="0" w:space="0" w:color="auto"/>
            <w:left w:val="none" w:sz="0" w:space="0" w:color="auto"/>
            <w:bottom w:val="none" w:sz="0" w:space="0" w:color="auto"/>
            <w:right w:val="none" w:sz="0" w:space="0" w:color="auto"/>
          </w:divBdr>
        </w:div>
        <w:div w:id="859969563">
          <w:marLeft w:val="446"/>
          <w:marRight w:val="0"/>
          <w:marTop w:val="0"/>
          <w:marBottom w:val="0"/>
          <w:divBdr>
            <w:top w:val="none" w:sz="0" w:space="0" w:color="auto"/>
            <w:left w:val="none" w:sz="0" w:space="0" w:color="auto"/>
            <w:bottom w:val="none" w:sz="0" w:space="0" w:color="auto"/>
            <w:right w:val="none" w:sz="0" w:space="0" w:color="auto"/>
          </w:divBdr>
        </w:div>
        <w:div w:id="1903056245">
          <w:marLeft w:val="446"/>
          <w:marRight w:val="0"/>
          <w:marTop w:val="0"/>
          <w:marBottom w:val="0"/>
          <w:divBdr>
            <w:top w:val="none" w:sz="0" w:space="0" w:color="auto"/>
            <w:left w:val="none" w:sz="0" w:space="0" w:color="auto"/>
            <w:bottom w:val="none" w:sz="0" w:space="0" w:color="auto"/>
            <w:right w:val="none" w:sz="0" w:space="0" w:color="auto"/>
          </w:divBdr>
        </w:div>
      </w:divsChild>
    </w:div>
    <w:div w:id="356153328">
      <w:bodyDiv w:val="1"/>
      <w:marLeft w:val="0"/>
      <w:marRight w:val="0"/>
      <w:marTop w:val="0"/>
      <w:marBottom w:val="0"/>
      <w:divBdr>
        <w:top w:val="none" w:sz="0" w:space="0" w:color="auto"/>
        <w:left w:val="none" w:sz="0" w:space="0" w:color="auto"/>
        <w:bottom w:val="none" w:sz="0" w:space="0" w:color="auto"/>
        <w:right w:val="none" w:sz="0" w:space="0" w:color="auto"/>
      </w:divBdr>
    </w:div>
    <w:div w:id="357970828">
      <w:bodyDiv w:val="1"/>
      <w:marLeft w:val="0"/>
      <w:marRight w:val="0"/>
      <w:marTop w:val="0"/>
      <w:marBottom w:val="0"/>
      <w:divBdr>
        <w:top w:val="none" w:sz="0" w:space="0" w:color="auto"/>
        <w:left w:val="none" w:sz="0" w:space="0" w:color="auto"/>
        <w:bottom w:val="none" w:sz="0" w:space="0" w:color="auto"/>
        <w:right w:val="none" w:sz="0" w:space="0" w:color="auto"/>
      </w:divBdr>
    </w:div>
    <w:div w:id="380905309">
      <w:bodyDiv w:val="1"/>
      <w:marLeft w:val="0"/>
      <w:marRight w:val="0"/>
      <w:marTop w:val="0"/>
      <w:marBottom w:val="0"/>
      <w:divBdr>
        <w:top w:val="none" w:sz="0" w:space="0" w:color="auto"/>
        <w:left w:val="none" w:sz="0" w:space="0" w:color="auto"/>
        <w:bottom w:val="none" w:sz="0" w:space="0" w:color="auto"/>
        <w:right w:val="none" w:sz="0" w:space="0" w:color="auto"/>
      </w:divBdr>
      <w:divsChild>
        <w:div w:id="751515189">
          <w:marLeft w:val="0"/>
          <w:marRight w:val="0"/>
          <w:marTop w:val="0"/>
          <w:marBottom w:val="0"/>
          <w:divBdr>
            <w:top w:val="none" w:sz="0" w:space="0" w:color="auto"/>
            <w:left w:val="none" w:sz="0" w:space="0" w:color="auto"/>
            <w:bottom w:val="none" w:sz="0" w:space="0" w:color="auto"/>
            <w:right w:val="none" w:sz="0" w:space="0" w:color="auto"/>
          </w:divBdr>
        </w:div>
      </w:divsChild>
    </w:div>
    <w:div w:id="395979967">
      <w:bodyDiv w:val="1"/>
      <w:marLeft w:val="0"/>
      <w:marRight w:val="0"/>
      <w:marTop w:val="0"/>
      <w:marBottom w:val="0"/>
      <w:divBdr>
        <w:top w:val="none" w:sz="0" w:space="0" w:color="auto"/>
        <w:left w:val="none" w:sz="0" w:space="0" w:color="auto"/>
        <w:bottom w:val="none" w:sz="0" w:space="0" w:color="auto"/>
        <w:right w:val="none" w:sz="0" w:space="0" w:color="auto"/>
      </w:divBdr>
    </w:div>
    <w:div w:id="406416785">
      <w:bodyDiv w:val="1"/>
      <w:marLeft w:val="0"/>
      <w:marRight w:val="0"/>
      <w:marTop w:val="0"/>
      <w:marBottom w:val="0"/>
      <w:divBdr>
        <w:top w:val="none" w:sz="0" w:space="0" w:color="auto"/>
        <w:left w:val="none" w:sz="0" w:space="0" w:color="auto"/>
        <w:bottom w:val="none" w:sz="0" w:space="0" w:color="auto"/>
        <w:right w:val="none" w:sz="0" w:space="0" w:color="auto"/>
      </w:divBdr>
    </w:div>
    <w:div w:id="412287465">
      <w:bodyDiv w:val="1"/>
      <w:marLeft w:val="0"/>
      <w:marRight w:val="0"/>
      <w:marTop w:val="0"/>
      <w:marBottom w:val="0"/>
      <w:divBdr>
        <w:top w:val="none" w:sz="0" w:space="0" w:color="auto"/>
        <w:left w:val="none" w:sz="0" w:space="0" w:color="auto"/>
        <w:bottom w:val="none" w:sz="0" w:space="0" w:color="auto"/>
        <w:right w:val="none" w:sz="0" w:space="0" w:color="auto"/>
      </w:divBdr>
    </w:div>
    <w:div w:id="423301348">
      <w:bodyDiv w:val="1"/>
      <w:marLeft w:val="0"/>
      <w:marRight w:val="0"/>
      <w:marTop w:val="0"/>
      <w:marBottom w:val="0"/>
      <w:divBdr>
        <w:top w:val="none" w:sz="0" w:space="0" w:color="auto"/>
        <w:left w:val="none" w:sz="0" w:space="0" w:color="auto"/>
        <w:bottom w:val="none" w:sz="0" w:space="0" w:color="auto"/>
        <w:right w:val="none" w:sz="0" w:space="0" w:color="auto"/>
      </w:divBdr>
    </w:div>
    <w:div w:id="429200788">
      <w:bodyDiv w:val="1"/>
      <w:marLeft w:val="0"/>
      <w:marRight w:val="0"/>
      <w:marTop w:val="0"/>
      <w:marBottom w:val="0"/>
      <w:divBdr>
        <w:top w:val="none" w:sz="0" w:space="0" w:color="auto"/>
        <w:left w:val="none" w:sz="0" w:space="0" w:color="auto"/>
        <w:bottom w:val="none" w:sz="0" w:space="0" w:color="auto"/>
        <w:right w:val="none" w:sz="0" w:space="0" w:color="auto"/>
      </w:divBdr>
    </w:div>
    <w:div w:id="430199040">
      <w:bodyDiv w:val="1"/>
      <w:marLeft w:val="0"/>
      <w:marRight w:val="0"/>
      <w:marTop w:val="0"/>
      <w:marBottom w:val="0"/>
      <w:divBdr>
        <w:top w:val="none" w:sz="0" w:space="0" w:color="auto"/>
        <w:left w:val="none" w:sz="0" w:space="0" w:color="auto"/>
        <w:bottom w:val="none" w:sz="0" w:space="0" w:color="auto"/>
        <w:right w:val="none" w:sz="0" w:space="0" w:color="auto"/>
      </w:divBdr>
    </w:div>
    <w:div w:id="430205519">
      <w:bodyDiv w:val="1"/>
      <w:marLeft w:val="0"/>
      <w:marRight w:val="0"/>
      <w:marTop w:val="0"/>
      <w:marBottom w:val="0"/>
      <w:divBdr>
        <w:top w:val="none" w:sz="0" w:space="0" w:color="auto"/>
        <w:left w:val="none" w:sz="0" w:space="0" w:color="auto"/>
        <w:bottom w:val="none" w:sz="0" w:space="0" w:color="auto"/>
        <w:right w:val="none" w:sz="0" w:space="0" w:color="auto"/>
      </w:divBdr>
    </w:div>
    <w:div w:id="443116276">
      <w:bodyDiv w:val="1"/>
      <w:marLeft w:val="0"/>
      <w:marRight w:val="0"/>
      <w:marTop w:val="0"/>
      <w:marBottom w:val="0"/>
      <w:divBdr>
        <w:top w:val="none" w:sz="0" w:space="0" w:color="auto"/>
        <w:left w:val="none" w:sz="0" w:space="0" w:color="auto"/>
        <w:bottom w:val="none" w:sz="0" w:space="0" w:color="auto"/>
        <w:right w:val="none" w:sz="0" w:space="0" w:color="auto"/>
      </w:divBdr>
    </w:div>
    <w:div w:id="461582916">
      <w:bodyDiv w:val="1"/>
      <w:marLeft w:val="0"/>
      <w:marRight w:val="0"/>
      <w:marTop w:val="0"/>
      <w:marBottom w:val="0"/>
      <w:divBdr>
        <w:top w:val="none" w:sz="0" w:space="0" w:color="auto"/>
        <w:left w:val="none" w:sz="0" w:space="0" w:color="auto"/>
        <w:bottom w:val="none" w:sz="0" w:space="0" w:color="auto"/>
        <w:right w:val="none" w:sz="0" w:space="0" w:color="auto"/>
      </w:divBdr>
    </w:div>
    <w:div w:id="481120096">
      <w:bodyDiv w:val="1"/>
      <w:marLeft w:val="0"/>
      <w:marRight w:val="0"/>
      <w:marTop w:val="0"/>
      <w:marBottom w:val="0"/>
      <w:divBdr>
        <w:top w:val="none" w:sz="0" w:space="0" w:color="auto"/>
        <w:left w:val="none" w:sz="0" w:space="0" w:color="auto"/>
        <w:bottom w:val="none" w:sz="0" w:space="0" w:color="auto"/>
        <w:right w:val="none" w:sz="0" w:space="0" w:color="auto"/>
      </w:divBdr>
    </w:div>
    <w:div w:id="481385204">
      <w:bodyDiv w:val="1"/>
      <w:marLeft w:val="0"/>
      <w:marRight w:val="0"/>
      <w:marTop w:val="0"/>
      <w:marBottom w:val="0"/>
      <w:divBdr>
        <w:top w:val="none" w:sz="0" w:space="0" w:color="auto"/>
        <w:left w:val="none" w:sz="0" w:space="0" w:color="auto"/>
        <w:bottom w:val="none" w:sz="0" w:space="0" w:color="auto"/>
        <w:right w:val="none" w:sz="0" w:space="0" w:color="auto"/>
      </w:divBdr>
      <w:divsChild>
        <w:div w:id="1211306773">
          <w:marLeft w:val="446"/>
          <w:marRight w:val="0"/>
          <w:marTop w:val="0"/>
          <w:marBottom w:val="0"/>
          <w:divBdr>
            <w:top w:val="none" w:sz="0" w:space="0" w:color="auto"/>
            <w:left w:val="none" w:sz="0" w:space="0" w:color="auto"/>
            <w:bottom w:val="none" w:sz="0" w:space="0" w:color="auto"/>
            <w:right w:val="none" w:sz="0" w:space="0" w:color="auto"/>
          </w:divBdr>
        </w:div>
        <w:div w:id="1864437960">
          <w:marLeft w:val="446"/>
          <w:marRight w:val="0"/>
          <w:marTop w:val="0"/>
          <w:marBottom w:val="0"/>
          <w:divBdr>
            <w:top w:val="none" w:sz="0" w:space="0" w:color="auto"/>
            <w:left w:val="none" w:sz="0" w:space="0" w:color="auto"/>
            <w:bottom w:val="none" w:sz="0" w:space="0" w:color="auto"/>
            <w:right w:val="none" w:sz="0" w:space="0" w:color="auto"/>
          </w:divBdr>
        </w:div>
        <w:div w:id="1425108485">
          <w:marLeft w:val="446"/>
          <w:marRight w:val="0"/>
          <w:marTop w:val="0"/>
          <w:marBottom w:val="0"/>
          <w:divBdr>
            <w:top w:val="none" w:sz="0" w:space="0" w:color="auto"/>
            <w:left w:val="none" w:sz="0" w:space="0" w:color="auto"/>
            <w:bottom w:val="none" w:sz="0" w:space="0" w:color="auto"/>
            <w:right w:val="none" w:sz="0" w:space="0" w:color="auto"/>
          </w:divBdr>
        </w:div>
        <w:div w:id="391078329">
          <w:marLeft w:val="446"/>
          <w:marRight w:val="0"/>
          <w:marTop w:val="0"/>
          <w:marBottom w:val="0"/>
          <w:divBdr>
            <w:top w:val="none" w:sz="0" w:space="0" w:color="auto"/>
            <w:left w:val="none" w:sz="0" w:space="0" w:color="auto"/>
            <w:bottom w:val="none" w:sz="0" w:space="0" w:color="auto"/>
            <w:right w:val="none" w:sz="0" w:space="0" w:color="auto"/>
          </w:divBdr>
        </w:div>
      </w:divsChild>
    </w:div>
    <w:div w:id="484394330">
      <w:bodyDiv w:val="1"/>
      <w:marLeft w:val="0"/>
      <w:marRight w:val="0"/>
      <w:marTop w:val="0"/>
      <w:marBottom w:val="0"/>
      <w:divBdr>
        <w:top w:val="none" w:sz="0" w:space="0" w:color="auto"/>
        <w:left w:val="none" w:sz="0" w:space="0" w:color="auto"/>
        <w:bottom w:val="none" w:sz="0" w:space="0" w:color="auto"/>
        <w:right w:val="none" w:sz="0" w:space="0" w:color="auto"/>
      </w:divBdr>
    </w:div>
    <w:div w:id="485099244">
      <w:bodyDiv w:val="1"/>
      <w:marLeft w:val="0"/>
      <w:marRight w:val="0"/>
      <w:marTop w:val="0"/>
      <w:marBottom w:val="0"/>
      <w:divBdr>
        <w:top w:val="none" w:sz="0" w:space="0" w:color="auto"/>
        <w:left w:val="none" w:sz="0" w:space="0" w:color="auto"/>
        <w:bottom w:val="none" w:sz="0" w:space="0" w:color="auto"/>
        <w:right w:val="none" w:sz="0" w:space="0" w:color="auto"/>
      </w:divBdr>
    </w:div>
    <w:div w:id="501169479">
      <w:bodyDiv w:val="1"/>
      <w:marLeft w:val="0"/>
      <w:marRight w:val="0"/>
      <w:marTop w:val="0"/>
      <w:marBottom w:val="0"/>
      <w:divBdr>
        <w:top w:val="none" w:sz="0" w:space="0" w:color="auto"/>
        <w:left w:val="none" w:sz="0" w:space="0" w:color="auto"/>
        <w:bottom w:val="none" w:sz="0" w:space="0" w:color="auto"/>
        <w:right w:val="none" w:sz="0" w:space="0" w:color="auto"/>
      </w:divBdr>
    </w:div>
    <w:div w:id="522860510">
      <w:bodyDiv w:val="1"/>
      <w:marLeft w:val="0"/>
      <w:marRight w:val="0"/>
      <w:marTop w:val="0"/>
      <w:marBottom w:val="0"/>
      <w:divBdr>
        <w:top w:val="none" w:sz="0" w:space="0" w:color="auto"/>
        <w:left w:val="none" w:sz="0" w:space="0" w:color="auto"/>
        <w:bottom w:val="none" w:sz="0" w:space="0" w:color="auto"/>
        <w:right w:val="none" w:sz="0" w:space="0" w:color="auto"/>
      </w:divBdr>
    </w:div>
    <w:div w:id="530344948">
      <w:bodyDiv w:val="1"/>
      <w:marLeft w:val="0"/>
      <w:marRight w:val="0"/>
      <w:marTop w:val="0"/>
      <w:marBottom w:val="0"/>
      <w:divBdr>
        <w:top w:val="none" w:sz="0" w:space="0" w:color="auto"/>
        <w:left w:val="none" w:sz="0" w:space="0" w:color="auto"/>
        <w:bottom w:val="none" w:sz="0" w:space="0" w:color="auto"/>
        <w:right w:val="none" w:sz="0" w:space="0" w:color="auto"/>
      </w:divBdr>
    </w:div>
    <w:div w:id="539124252">
      <w:bodyDiv w:val="1"/>
      <w:marLeft w:val="0"/>
      <w:marRight w:val="0"/>
      <w:marTop w:val="0"/>
      <w:marBottom w:val="0"/>
      <w:divBdr>
        <w:top w:val="none" w:sz="0" w:space="0" w:color="auto"/>
        <w:left w:val="none" w:sz="0" w:space="0" w:color="auto"/>
        <w:bottom w:val="none" w:sz="0" w:space="0" w:color="auto"/>
        <w:right w:val="none" w:sz="0" w:space="0" w:color="auto"/>
      </w:divBdr>
    </w:div>
    <w:div w:id="542837096">
      <w:bodyDiv w:val="1"/>
      <w:marLeft w:val="0"/>
      <w:marRight w:val="0"/>
      <w:marTop w:val="0"/>
      <w:marBottom w:val="0"/>
      <w:divBdr>
        <w:top w:val="none" w:sz="0" w:space="0" w:color="auto"/>
        <w:left w:val="none" w:sz="0" w:space="0" w:color="auto"/>
        <w:bottom w:val="none" w:sz="0" w:space="0" w:color="auto"/>
        <w:right w:val="none" w:sz="0" w:space="0" w:color="auto"/>
      </w:divBdr>
    </w:div>
    <w:div w:id="555749730">
      <w:bodyDiv w:val="1"/>
      <w:marLeft w:val="0"/>
      <w:marRight w:val="0"/>
      <w:marTop w:val="0"/>
      <w:marBottom w:val="0"/>
      <w:divBdr>
        <w:top w:val="none" w:sz="0" w:space="0" w:color="auto"/>
        <w:left w:val="none" w:sz="0" w:space="0" w:color="auto"/>
        <w:bottom w:val="none" w:sz="0" w:space="0" w:color="auto"/>
        <w:right w:val="none" w:sz="0" w:space="0" w:color="auto"/>
      </w:divBdr>
    </w:div>
    <w:div w:id="556355097">
      <w:bodyDiv w:val="1"/>
      <w:marLeft w:val="0"/>
      <w:marRight w:val="0"/>
      <w:marTop w:val="0"/>
      <w:marBottom w:val="0"/>
      <w:divBdr>
        <w:top w:val="none" w:sz="0" w:space="0" w:color="auto"/>
        <w:left w:val="none" w:sz="0" w:space="0" w:color="auto"/>
        <w:bottom w:val="none" w:sz="0" w:space="0" w:color="auto"/>
        <w:right w:val="none" w:sz="0" w:space="0" w:color="auto"/>
      </w:divBdr>
    </w:div>
    <w:div w:id="564488828">
      <w:bodyDiv w:val="1"/>
      <w:marLeft w:val="0"/>
      <w:marRight w:val="0"/>
      <w:marTop w:val="0"/>
      <w:marBottom w:val="0"/>
      <w:divBdr>
        <w:top w:val="none" w:sz="0" w:space="0" w:color="auto"/>
        <w:left w:val="none" w:sz="0" w:space="0" w:color="auto"/>
        <w:bottom w:val="none" w:sz="0" w:space="0" w:color="auto"/>
        <w:right w:val="none" w:sz="0" w:space="0" w:color="auto"/>
      </w:divBdr>
    </w:div>
    <w:div w:id="576139035">
      <w:bodyDiv w:val="1"/>
      <w:marLeft w:val="0"/>
      <w:marRight w:val="0"/>
      <w:marTop w:val="0"/>
      <w:marBottom w:val="0"/>
      <w:divBdr>
        <w:top w:val="none" w:sz="0" w:space="0" w:color="auto"/>
        <w:left w:val="none" w:sz="0" w:space="0" w:color="auto"/>
        <w:bottom w:val="none" w:sz="0" w:space="0" w:color="auto"/>
        <w:right w:val="none" w:sz="0" w:space="0" w:color="auto"/>
      </w:divBdr>
    </w:div>
    <w:div w:id="576549563">
      <w:bodyDiv w:val="1"/>
      <w:marLeft w:val="0"/>
      <w:marRight w:val="0"/>
      <w:marTop w:val="0"/>
      <w:marBottom w:val="0"/>
      <w:divBdr>
        <w:top w:val="none" w:sz="0" w:space="0" w:color="auto"/>
        <w:left w:val="none" w:sz="0" w:space="0" w:color="auto"/>
        <w:bottom w:val="none" w:sz="0" w:space="0" w:color="auto"/>
        <w:right w:val="none" w:sz="0" w:space="0" w:color="auto"/>
      </w:divBdr>
    </w:div>
    <w:div w:id="595870481">
      <w:bodyDiv w:val="1"/>
      <w:marLeft w:val="0"/>
      <w:marRight w:val="0"/>
      <w:marTop w:val="0"/>
      <w:marBottom w:val="0"/>
      <w:divBdr>
        <w:top w:val="none" w:sz="0" w:space="0" w:color="auto"/>
        <w:left w:val="none" w:sz="0" w:space="0" w:color="auto"/>
        <w:bottom w:val="none" w:sz="0" w:space="0" w:color="auto"/>
        <w:right w:val="none" w:sz="0" w:space="0" w:color="auto"/>
      </w:divBdr>
    </w:div>
    <w:div w:id="598371244">
      <w:bodyDiv w:val="1"/>
      <w:marLeft w:val="0"/>
      <w:marRight w:val="0"/>
      <w:marTop w:val="0"/>
      <w:marBottom w:val="0"/>
      <w:divBdr>
        <w:top w:val="none" w:sz="0" w:space="0" w:color="auto"/>
        <w:left w:val="none" w:sz="0" w:space="0" w:color="auto"/>
        <w:bottom w:val="none" w:sz="0" w:space="0" w:color="auto"/>
        <w:right w:val="none" w:sz="0" w:space="0" w:color="auto"/>
      </w:divBdr>
    </w:div>
    <w:div w:id="620575262">
      <w:bodyDiv w:val="1"/>
      <w:marLeft w:val="0"/>
      <w:marRight w:val="0"/>
      <w:marTop w:val="0"/>
      <w:marBottom w:val="0"/>
      <w:divBdr>
        <w:top w:val="none" w:sz="0" w:space="0" w:color="auto"/>
        <w:left w:val="none" w:sz="0" w:space="0" w:color="auto"/>
        <w:bottom w:val="none" w:sz="0" w:space="0" w:color="auto"/>
        <w:right w:val="none" w:sz="0" w:space="0" w:color="auto"/>
      </w:divBdr>
    </w:div>
    <w:div w:id="622033760">
      <w:bodyDiv w:val="1"/>
      <w:marLeft w:val="0"/>
      <w:marRight w:val="0"/>
      <w:marTop w:val="0"/>
      <w:marBottom w:val="0"/>
      <w:divBdr>
        <w:top w:val="none" w:sz="0" w:space="0" w:color="auto"/>
        <w:left w:val="none" w:sz="0" w:space="0" w:color="auto"/>
        <w:bottom w:val="none" w:sz="0" w:space="0" w:color="auto"/>
        <w:right w:val="none" w:sz="0" w:space="0" w:color="auto"/>
      </w:divBdr>
    </w:div>
    <w:div w:id="632908291">
      <w:bodyDiv w:val="1"/>
      <w:marLeft w:val="0"/>
      <w:marRight w:val="0"/>
      <w:marTop w:val="0"/>
      <w:marBottom w:val="0"/>
      <w:divBdr>
        <w:top w:val="none" w:sz="0" w:space="0" w:color="auto"/>
        <w:left w:val="none" w:sz="0" w:space="0" w:color="auto"/>
        <w:bottom w:val="none" w:sz="0" w:space="0" w:color="auto"/>
        <w:right w:val="none" w:sz="0" w:space="0" w:color="auto"/>
      </w:divBdr>
    </w:div>
    <w:div w:id="641547335">
      <w:bodyDiv w:val="1"/>
      <w:marLeft w:val="0"/>
      <w:marRight w:val="0"/>
      <w:marTop w:val="0"/>
      <w:marBottom w:val="0"/>
      <w:divBdr>
        <w:top w:val="none" w:sz="0" w:space="0" w:color="auto"/>
        <w:left w:val="none" w:sz="0" w:space="0" w:color="auto"/>
        <w:bottom w:val="none" w:sz="0" w:space="0" w:color="auto"/>
        <w:right w:val="none" w:sz="0" w:space="0" w:color="auto"/>
      </w:divBdr>
    </w:div>
    <w:div w:id="663507732">
      <w:bodyDiv w:val="1"/>
      <w:marLeft w:val="0"/>
      <w:marRight w:val="0"/>
      <w:marTop w:val="0"/>
      <w:marBottom w:val="0"/>
      <w:divBdr>
        <w:top w:val="none" w:sz="0" w:space="0" w:color="auto"/>
        <w:left w:val="none" w:sz="0" w:space="0" w:color="auto"/>
        <w:bottom w:val="none" w:sz="0" w:space="0" w:color="auto"/>
        <w:right w:val="none" w:sz="0" w:space="0" w:color="auto"/>
      </w:divBdr>
    </w:div>
    <w:div w:id="665396658">
      <w:bodyDiv w:val="1"/>
      <w:marLeft w:val="0"/>
      <w:marRight w:val="0"/>
      <w:marTop w:val="0"/>
      <w:marBottom w:val="0"/>
      <w:divBdr>
        <w:top w:val="none" w:sz="0" w:space="0" w:color="auto"/>
        <w:left w:val="none" w:sz="0" w:space="0" w:color="auto"/>
        <w:bottom w:val="none" w:sz="0" w:space="0" w:color="auto"/>
        <w:right w:val="none" w:sz="0" w:space="0" w:color="auto"/>
      </w:divBdr>
    </w:div>
    <w:div w:id="669254039">
      <w:bodyDiv w:val="1"/>
      <w:marLeft w:val="0"/>
      <w:marRight w:val="0"/>
      <w:marTop w:val="0"/>
      <w:marBottom w:val="0"/>
      <w:divBdr>
        <w:top w:val="none" w:sz="0" w:space="0" w:color="auto"/>
        <w:left w:val="none" w:sz="0" w:space="0" w:color="auto"/>
        <w:bottom w:val="none" w:sz="0" w:space="0" w:color="auto"/>
        <w:right w:val="none" w:sz="0" w:space="0" w:color="auto"/>
      </w:divBdr>
    </w:div>
    <w:div w:id="671835350">
      <w:bodyDiv w:val="1"/>
      <w:marLeft w:val="0"/>
      <w:marRight w:val="0"/>
      <w:marTop w:val="0"/>
      <w:marBottom w:val="0"/>
      <w:divBdr>
        <w:top w:val="none" w:sz="0" w:space="0" w:color="auto"/>
        <w:left w:val="none" w:sz="0" w:space="0" w:color="auto"/>
        <w:bottom w:val="none" w:sz="0" w:space="0" w:color="auto"/>
        <w:right w:val="none" w:sz="0" w:space="0" w:color="auto"/>
      </w:divBdr>
    </w:div>
    <w:div w:id="680669631">
      <w:bodyDiv w:val="1"/>
      <w:marLeft w:val="0"/>
      <w:marRight w:val="0"/>
      <w:marTop w:val="0"/>
      <w:marBottom w:val="0"/>
      <w:divBdr>
        <w:top w:val="none" w:sz="0" w:space="0" w:color="auto"/>
        <w:left w:val="none" w:sz="0" w:space="0" w:color="auto"/>
        <w:bottom w:val="none" w:sz="0" w:space="0" w:color="auto"/>
        <w:right w:val="none" w:sz="0" w:space="0" w:color="auto"/>
      </w:divBdr>
    </w:div>
    <w:div w:id="700012317">
      <w:bodyDiv w:val="1"/>
      <w:marLeft w:val="0"/>
      <w:marRight w:val="0"/>
      <w:marTop w:val="0"/>
      <w:marBottom w:val="0"/>
      <w:divBdr>
        <w:top w:val="none" w:sz="0" w:space="0" w:color="auto"/>
        <w:left w:val="none" w:sz="0" w:space="0" w:color="auto"/>
        <w:bottom w:val="none" w:sz="0" w:space="0" w:color="auto"/>
        <w:right w:val="none" w:sz="0" w:space="0" w:color="auto"/>
      </w:divBdr>
    </w:div>
    <w:div w:id="707952260">
      <w:bodyDiv w:val="1"/>
      <w:marLeft w:val="0"/>
      <w:marRight w:val="0"/>
      <w:marTop w:val="0"/>
      <w:marBottom w:val="0"/>
      <w:divBdr>
        <w:top w:val="none" w:sz="0" w:space="0" w:color="auto"/>
        <w:left w:val="none" w:sz="0" w:space="0" w:color="auto"/>
        <w:bottom w:val="none" w:sz="0" w:space="0" w:color="auto"/>
        <w:right w:val="none" w:sz="0" w:space="0" w:color="auto"/>
      </w:divBdr>
    </w:div>
    <w:div w:id="708262547">
      <w:bodyDiv w:val="1"/>
      <w:marLeft w:val="0"/>
      <w:marRight w:val="0"/>
      <w:marTop w:val="0"/>
      <w:marBottom w:val="0"/>
      <w:divBdr>
        <w:top w:val="none" w:sz="0" w:space="0" w:color="auto"/>
        <w:left w:val="none" w:sz="0" w:space="0" w:color="auto"/>
        <w:bottom w:val="none" w:sz="0" w:space="0" w:color="auto"/>
        <w:right w:val="none" w:sz="0" w:space="0" w:color="auto"/>
      </w:divBdr>
    </w:div>
    <w:div w:id="713702085">
      <w:bodyDiv w:val="1"/>
      <w:marLeft w:val="0"/>
      <w:marRight w:val="0"/>
      <w:marTop w:val="0"/>
      <w:marBottom w:val="0"/>
      <w:divBdr>
        <w:top w:val="none" w:sz="0" w:space="0" w:color="auto"/>
        <w:left w:val="none" w:sz="0" w:space="0" w:color="auto"/>
        <w:bottom w:val="none" w:sz="0" w:space="0" w:color="auto"/>
        <w:right w:val="none" w:sz="0" w:space="0" w:color="auto"/>
      </w:divBdr>
    </w:div>
    <w:div w:id="715667437">
      <w:bodyDiv w:val="1"/>
      <w:marLeft w:val="0"/>
      <w:marRight w:val="0"/>
      <w:marTop w:val="0"/>
      <w:marBottom w:val="0"/>
      <w:divBdr>
        <w:top w:val="none" w:sz="0" w:space="0" w:color="auto"/>
        <w:left w:val="none" w:sz="0" w:space="0" w:color="auto"/>
        <w:bottom w:val="none" w:sz="0" w:space="0" w:color="auto"/>
        <w:right w:val="none" w:sz="0" w:space="0" w:color="auto"/>
      </w:divBdr>
    </w:div>
    <w:div w:id="722561291">
      <w:bodyDiv w:val="1"/>
      <w:marLeft w:val="0"/>
      <w:marRight w:val="0"/>
      <w:marTop w:val="0"/>
      <w:marBottom w:val="0"/>
      <w:divBdr>
        <w:top w:val="none" w:sz="0" w:space="0" w:color="auto"/>
        <w:left w:val="none" w:sz="0" w:space="0" w:color="auto"/>
        <w:bottom w:val="none" w:sz="0" w:space="0" w:color="auto"/>
        <w:right w:val="none" w:sz="0" w:space="0" w:color="auto"/>
      </w:divBdr>
      <w:divsChild>
        <w:div w:id="1000618870">
          <w:marLeft w:val="720"/>
          <w:marRight w:val="0"/>
          <w:marTop w:val="0"/>
          <w:marBottom w:val="0"/>
          <w:divBdr>
            <w:top w:val="none" w:sz="0" w:space="0" w:color="auto"/>
            <w:left w:val="none" w:sz="0" w:space="0" w:color="auto"/>
            <w:bottom w:val="none" w:sz="0" w:space="0" w:color="auto"/>
            <w:right w:val="none" w:sz="0" w:space="0" w:color="auto"/>
          </w:divBdr>
        </w:div>
        <w:div w:id="1067727343">
          <w:marLeft w:val="1440"/>
          <w:marRight w:val="0"/>
          <w:marTop w:val="0"/>
          <w:marBottom w:val="0"/>
          <w:divBdr>
            <w:top w:val="none" w:sz="0" w:space="0" w:color="auto"/>
            <w:left w:val="none" w:sz="0" w:space="0" w:color="auto"/>
            <w:bottom w:val="none" w:sz="0" w:space="0" w:color="auto"/>
            <w:right w:val="none" w:sz="0" w:space="0" w:color="auto"/>
          </w:divBdr>
        </w:div>
        <w:div w:id="676540682">
          <w:marLeft w:val="1440"/>
          <w:marRight w:val="0"/>
          <w:marTop w:val="0"/>
          <w:marBottom w:val="0"/>
          <w:divBdr>
            <w:top w:val="none" w:sz="0" w:space="0" w:color="auto"/>
            <w:left w:val="none" w:sz="0" w:space="0" w:color="auto"/>
            <w:bottom w:val="none" w:sz="0" w:space="0" w:color="auto"/>
            <w:right w:val="none" w:sz="0" w:space="0" w:color="auto"/>
          </w:divBdr>
        </w:div>
        <w:div w:id="1350334224">
          <w:marLeft w:val="720"/>
          <w:marRight w:val="0"/>
          <w:marTop w:val="0"/>
          <w:marBottom w:val="0"/>
          <w:divBdr>
            <w:top w:val="none" w:sz="0" w:space="0" w:color="auto"/>
            <w:left w:val="none" w:sz="0" w:space="0" w:color="auto"/>
            <w:bottom w:val="none" w:sz="0" w:space="0" w:color="auto"/>
            <w:right w:val="none" w:sz="0" w:space="0" w:color="auto"/>
          </w:divBdr>
        </w:div>
        <w:div w:id="1411852487">
          <w:marLeft w:val="720"/>
          <w:marRight w:val="0"/>
          <w:marTop w:val="0"/>
          <w:marBottom w:val="0"/>
          <w:divBdr>
            <w:top w:val="none" w:sz="0" w:space="0" w:color="auto"/>
            <w:left w:val="none" w:sz="0" w:space="0" w:color="auto"/>
            <w:bottom w:val="none" w:sz="0" w:space="0" w:color="auto"/>
            <w:right w:val="none" w:sz="0" w:space="0" w:color="auto"/>
          </w:divBdr>
        </w:div>
        <w:div w:id="253559696">
          <w:marLeft w:val="720"/>
          <w:marRight w:val="0"/>
          <w:marTop w:val="0"/>
          <w:marBottom w:val="0"/>
          <w:divBdr>
            <w:top w:val="none" w:sz="0" w:space="0" w:color="auto"/>
            <w:left w:val="none" w:sz="0" w:space="0" w:color="auto"/>
            <w:bottom w:val="none" w:sz="0" w:space="0" w:color="auto"/>
            <w:right w:val="none" w:sz="0" w:space="0" w:color="auto"/>
          </w:divBdr>
        </w:div>
      </w:divsChild>
    </w:div>
    <w:div w:id="737704027">
      <w:bodyDiv w:val="1"/>
      <w:marLeft w:val="0"/>
      <w:marRight w:val="0"/>
      <w:marTop w:val="0"/>
      <w:marBottom w:val="0"/>
      <w:divBdr>
        <w:top w:val="none" w:sz="0" w:space="0" w:color="auto"/>
        <w:left w:val="none" w:sz="0" w:space="0" w:color="auto"/>
        <w:bottom w:val="none" w:sz="0" w:space="0" w:color="auto"/>
        <w:right w:val="none" w:sz="0" w:space="0" w:color="auto"/>
      </w:divBdr>
    </w:div>
    <w:div w:id="741492000">
      <w:bodyDiv w:val="1"/>
      <w:marLeft w:val="0"/>
      <w:marRight w:val="0"/>
      <w:marTop w:val="0"/>
      <w:marBottom w:val="0"/>
      <w:divBdr>
        <w:top w:val="none" w:sz="0" w:space="0" w:color="auto"/>
        <w:left w:val="none" w:sz="0" w:space="0" w:color="auto"/>
        <w:bottom w:val="none" w:sz="0" w:space="0" w:color="auto"/>
        <w:right w:val="none" w:sz="0" w:space="0" w:color="auto"/>
      </w:divBdr>
    </w:div>
    <w:div w:id="749081760">
      <w:bodyDiv w:val="1"/>
      <w:marLeft w:val="0"/>
      <w:marRight w:val="0"/>
      <w:marTop w:val="0"/>
      <w:marBottom w:val="0"/>
      <w:divBdr>
        <w:top w:val="none" w:sz="0" w:space="0" w:color="auto"/>
        <w:left w:val="none" w:sz="0" w:space="0" w:color="auto"/>
        <w:bottom w:val="none" w:sz="0" w:space="0" w:color="auto"/>
        <w:right w:val="none" w:sz="0" w:space="0" w:color="auto"/>
      </w:divBdr>
    </w:div>
    <w:div w:id="749691941">
      <w:bodyDiv w:val="1"/>
      <w:marLeft w:val="0"/>
      <w:marRight w:val="0"/>
      <w:marTop w:val="0"/>
      <w:marBottom w:val="0"/>
      <w:divBdr>
        <w:top w:val="none" w:sz="0" w:space="0" w:color="auto"/>
        <w:left w:val="none" w:sz="0" w:space="0" w:color="auto"/>
        <w:bottom w:val="none" w:sz="0" w:space="0" w:color="auto"/>
        <w:right w:val="none" w:sz="0" w:space="0" w:color="auto"/>
      </w:divBdr>
    </w:div>
    <w:div w:id="757016512">
      <w:bodyDiv w:val="1"/>
      <w:marLeft w:val="0"/>
      <w:marRight w:val="0"/>
      <w:marTop w:val="0"/>
      <w:marBottom w:val="0"/>
      <w:divBdr>
        <w:top w:val="none" w:sz="0" w:space="0" w:color="auto"/>
        <w:left w:val="none" w:sz="0" w:space="0" w:color="auto"/>
        <w:bottom w:val="none" w:sz="0" w:space="0" w:color="auto"/>
        <w:right w:val="none" w:sz="0" w:space="0" w:color="auto"/>
      </w:divBdr>
      <w:divsChild>
        <w:div w:id="2075659800">
          <w:marLeft w:val="720"/>
          <w:marRight w:val="0"/>
          <w:marTop w:val="0"/>
          <w:marBottom w:val="0"/>
          <w:divBdr>
            <w:top w:val="none" w:sz="0" w:space="0" w:color="auto"/>
            <w:left w:val="none" w:sz="0" w:space="0" w:color="auto"/>
            <w:bottom w:val="none" w:sz="0" w:space="0" w:color="auto"/>
            <w:right w:val="none" w:sz="0" w:space="0" w:color="auto"/>
          </w:divBdr>
        </w:div>
        <w:div w:id="1195070639">
          <w:marLeft w:val="720"/>
          <w:marRight w:val="0"/>
          <w:marTop w:val="0"/>
          <w:marBottom w:val="0"/>
          <w:divBdr>
            <w:top w:val="none" w:sz="0" w:space="0" w:color="auto"/>
            <w:left w:val="none" w:sz="0" w:space="0" w:color="auto"/>
            <w:bottom w:val="none" w:sz="0" w:space="0" w:color="auto"/>
            <w:right w:val="none" w:sz="0" w:space="0" w:color="auto"/>
          </w:divBdr>
        </w:div>
        <w:div w:id="357240664">
          <w:marLeft w:val="720"/>
          <w:marRight w:val="0"/>
          <w:marTop w:val="0"/>
          <w:marBottom w:val="0"/>
          <w:divBdr>
            <w:top w:val="none" w:sz="0" w:space="0" w:color="auto"/>
            <w:left w:val="none" w:sz="0" w:space="0" w:color="auto"/>
            <w:bottom w:val="none" w:sz="0" w:space="0" w:color="auto"/>
            <w:right w:val="none" w:sz="0" w:space="0" w:color="auto"/>
          </w:divBdr>
        </w:div>
        <w:div w:id="1394422819">
          <w:marLeft w:val="720"/>
          <w:marRight w:val="0"/>
          <w:marTop w:val="0"/>
          <w:marBottom w:val="0"/>
          <w:divBdr>
            <w:top w:val="none" w:sz="0" w:space="0" w:color="auto"/>
            <w:left w:val="none" w:sz="0" w:space="0" w:color="auto"/>
            <w:bottom w:val="none" w:sz="0" w:space="0" w:color="auto"/>
            <w:right w:val="none" w:sz="0" w:space="0" w:color="auto"/>
          </w:divBdr>
        </w:div>
      </w:divsChild>
    </w:div>
    <w:div w:id="786001689">
      <w:bodyDiv w:val="1"/>
      <w:marLeft w:val="0"/>
      <w:marRight w:val="0"/>
      <w:marTop w:val="0"/>
      <w:marBottom w:val="0"/>
      <w:divBdr>
        <w:top w:val="none" w:sz="0" w:space="0" w:color="auto"/>
        <w:left w:val="none" w:sz="0" w:space="0" w:color="auto"/>
        <w:bottom w:val="none" w:sz="0" w:space="0" w:color="auto"/>
        <w:right w:val="none" w:sz="0" w:space="0" w:color="auto"/>
      </w:divBdr>
    </w:div>
    <w:div w:id="786046732">
      <w:bodyDiv w:val="1"/>
      <w:marLeft w:val="0"/>
      <w:marRight w:val="0"/>
      <w:marTop w:val="0"/>
      <w:marBottom w:val="0"/>
      <w:divBdr>
        <w:top w:val="none" w:sz="0" w:space="0" w:color="auto"/>
        <w:left w:val="none" w:sz="0" w:space="0" w:color="auto"/>
        <w:bottom w:val="none" w:sz="0" w:space="0" w:color="auto"/>
        <w:right w:val="none" w:sz="0" w:space="0" w:color="auto"/>
      </w:divBdr>
    </w:div>
    <w:div w:id="788010530">
      <w:bodyDiv w:val="1"/>
      <w:marLeft w:val="0"/>
      <w:marRight w:val="0"/>
      <w:marTop w:val="0"/>
      <w:marBottom w:val="0"/>
      <w:divBdr>
        <w:top w:val="none" w:sz="0" w:space="0" w:color="auto"/>
        <w:left w:val="none" w:sz="0" w:space="0" w:color="auto"/>
        <w:bottom w:val="none" w:sz="0" w:space="0" w:color="auto"/>
        <w:right w:val="none" w:sz="0" w:space="0" w:color="auto"/>
      </w:divBdr>
    </w:div>
    <w:div w:id="790592078">
      <w:bodyDiv w:val="1"/>
      <w:marLeft w:val="0"/>
      <w:marRight w:val="0"/>
      <w:marTop w:val="0"/>
      <w:marBottom w:val="0"/>
      <w:divBdr>
        <w:top w:val="none" w:sz="0" w:space="0" w:color="auto"/>
        <w:left w:val="none" w:sz="0" w:space="0" w:color="auto"/>
        <w:bottom w:val="none" w:sz="0" w:space="0" w:color="auto"/>
        <w:right w:val="none" w:sz="0" w:space="0" w:color="auto"/>
      </w:divBdr>
    </w:div>
    <w:div w:id="820854680">
      <w:bodyDiv w:val="1"/>
      <w:marLeft w:val="0"/>
      <w:marRight w:val="0"/>
      <w:marTop w:val="0"/>
      <w:marBottom w:val="0"/>
      <w:divBdr>
        <w:top w:val="none" w:sz="0" w:space="0" w:color="auto"/>
        <w:left w:val="none" w:sz="0" w:space="0" w:color="auto"/>
        <w:bottom w:val="none" w:sz="0" w:space="0" w:color="auto"/>
        <w:right w:val="none" w:sz="0" w:space="0" w:color="auto"/>
      </w:divBdr>
    </w:div>
    <w:div w:id="835923330">
      <w:bodyDiv w:val="1"/>
      <w:marLeft w:val="0"/>
      <w:marRight w:val="0"/>
      <w:marTop w:val="0"/>
      <w:marBottom w:val="0"/>
      <w:divBdr>
        <w:top w:val="none" w:sz="0" w:space="0" w:color="auto"/>
        <w:left w:val="none" w:sz="0" w:space="0" w:color="auto"/>
        <w:bottom w:val="none" w:sz="0" w:space="0" w:color="auto"/>
        <w:right w:val="none" w:sz="0" w:space="0" w:color="auto"/>
      </w:divBdr>
    </w:div>
    <w:div w:id="839811041">
      <w:bodyDiv w:val="1"/>
      <w:marLeft w:val="0"/>
      <w:marRight w:val="0"/>
      <w:marTop w:val="0"/>
      <w:marBottom w:val="0"/>
      <w:divBdr>
        <w:top w:val="none" w:sz="0" w:space="0" w:color="auto"/>
        <w:left w:val="none" w:sz="0" w:space="0" w:color="auto"/>
        <w:bottom w:val="none" w:sz="0" w:space="0" w:color="auto"/>
        <w:right w:val="none" w:sz="0" w:space="0" w:color="auto"/>
      </w:divBdr>
    </w:div>
    <w:div w:id="841706027">
      <w:bodyDiv w:val="1"/>
      <w:marLeft w:val="0"/>
      <w:marRight w:val="0"/>
      <w:marTop w:val="0"/>
      <w:marBottom w:val="0"/>
      <w:divBdr>
        <w:top w:val="none" w:sz="0" w:space="0" w:color="auto"/>
        <w:left w:val="none" w:sz="0" w:space="0" w:color="auto"/>
        <w:bottom w:val="none" w:sz="0" w:space="0" w:color="auto"/>
        <w:right w:val="none" w:sz="0" w:space="0" w:color="auto"/>
      </w:divBdr>
    </w:div>
    <w:div w:id="846407580">
      <w:bodyDiv w:val="1"/>
      <w:marLeft w:val="0"/>
      <w:marRight w:val="0"/>
      <w:marTop w:val="0"/>
      <w:marBottom w:val="0"/>
      <w:divBdr>
        <w:top w:val="none" w:sz="0" w:space="0" w:color="auto"/>
        <w:left w:val="none" w:sz="0" w:space="0" w:color="auto"/>
        <w:bottom w:val="none" w:sz="0" w:space="0" w:color="auto"/>
        <w:right w:val="none" w:sz="0" w:space="0" w:color="auto"/>
      </w:divBdr>
    </w:div>
    <w:div w:id="869798530">
      <w:bodyDiv w:val="1"/>
      <w:marLeft w:val="0"/>
      <w:marRight w:val="0"/>
      <w:marTop w:val="0"/>
      <w:marBottom w:val="0"/>
      <w:divBdr>
        <w:top w:val="none" w:sz="0" w:space="0" w:color="auto"/>
        <w:left w:val="none" w:sz="0" w:space="0" w:color="auto"/>
        <w:bottom w:val="none" w:sz="0" w:space="0" w:color="auto"/>
        <w:right w:val="none" w:sz="0" w:space="0" w:color="auto"/>
      </w:divBdr>
    </w:div>
    <w:div w:id="876088758">
      <w:bodyDiv w:val="1"/>
      <w:marLeft w:val="0"/>
      <w:marRight w:val="0"/>
      <w:marTop w:val="0"/>
      <w:marBottom w:val="0"/>
      <w:divBdr>
        <w:top w:val="none" w:sz="0" w:space="0" w:color="auto"/>
        <w:left w:val="none" w:sz="0" w:space="0" w:color="auto"/>
        <w:bottom w:val="none" w:sz="0" w:space="0" w:color="auto"/>
        <w:right w:val="none" w:sz="0" w:space="0" w:color="auto"/>
      </w:divBdr>
    </w:div>
    <w:div w:id="881479421">
      <w:bodyDiv w:val="1"/>
      <w:marLeft w:val="0"/>
      <w:marRight w:val="0"/>
      <w:marTop w:val="0"/>
      <w:marBottom w:val="0"/>
      <w:divBdr>
        <w:top w:val="none" w:sz="0" w:space="0" w:color="auto"/>
        <w:left w:val="none" w:sz="0" w:space="0" w:color="auto"/>
        <w:bottom w:val="none" w:sz="0" w:space="0" w:color="auto"/>
        <w:right w:val="none" w:sz="0" w:space="0" w:color="auto"/>
      </w:divBdr>
      <w:divsChild>
        <w:div w:id="791287293">
          <w:marLeft w:val="1166"/>
          <w:marRight w:val="0"/>
          <w:marTop w:val="0"/>
          <w:marBottom w:val="0"/>
          <w:divBdr>
            <w:top w:val="none" w:sz="0" w:space="0" w:color="auto"/>
            <w:left w:val="none" w:sz="0" w:space="0" w:color="auto"/>
            <w:bottom w:val="none" w:sz="0" w:space="0" w:color="auto"/>
            <w:right w:val="none" w:sz="0" w:space="0" w:color="auto"/>
          </w:divBdr>
        </w:div>
        <w:div w:id="234898330">
          <w:marLeft w:val="1166"/>
          <w:marRight w:val="0"/>
          <w:marTop w:val="0"/>
          <w:marBottom w:val="0"/>
          <w:divBdr>
            <w:top w:val="none" w:sz="0" w:space="0" w:color="auto"/>
            <w:left w:val="none" w:sz="0" w:space="0" w:color="auto"/>
            <w:bottom w:val="none" w:sz="0" w:space="0" w:color="auto"/>
            <w:right w:val="none" w:sz="0" w:space="0" w:color="auto"/>
          </w:divBdr>
        </w:div>
        <w:div w:id="57364937">
          <w:marLeft w:val="1166"/>
          <w:marRight w:val="0"/>
          <w:marTop w:val="0"/>
          <w:marBottom w:val="0"/>
          <w:divBdr>
            <w:top w:val="none" w:sz="0" w:space="0" w:color="auto"/>
            <w:left w:val="none" w:sz="0" w:space="0" w:color="auto"/>
            <w:bottom w:val="none" w:sz="0" w:space="0" w:color="auto"/>
            <w:right w:val="none" w:sz="0" w:space="0" w:color="auto"/>
          </w:divBdr>
        </w:div>
      </w:divsChild>
    </w:div>
    <w:div w:id="890573298">
      <w:bodyDiv w:val="1"/>
      <w:marLeft w:val="0"/>
      <w:marRight w:val="0"/>
      <w:marTop w:val="0"/>
      <w:marBottom w:val="0"/>
      <w:divBdr>
        <w:top w:val="none" w:sz="0" w:space="0" w:color="auto"/>
        <w:left w:val="none" w:sz="0" w:space="0" w:color="auto"/>
        <w:bottom w:val="none" w:sz="0" w:space="0" w:color="auto"/>
        <w:right w:val="none" w:sz="0" w:space="0" w:color="auto"/>
      </w:divBdr>
    </w:div>
    <w:div w:id="898125423">
      <w:bodyDiv w:val="1"/>
      <w:marLeft w:val="0"/>
      <w:marRight w:val="0"/>
      <w:marTop w:val="0"/>
      <w:marBottom w:val="0"/>
      <w:divBdr>
        <w:top w:val="none" w:sz="0" w:space="0" w:color="auto"/>
        <w:left w:val="none" w:sz="0" w:space="0" w:color="auto"/>
        <w:bottom w:val="none" w:sz="0" w:space="0" w:color="auto"/>
        <w:right w:val="none" w:sz="0" w:space="0" w:color="auto"/>
      </w:divBdr>
    </w:div>
    <w:div w:id="914165680">
      <w:bodyDiv w:val="1"/>
      <w:marLeft w:val="0"/>
      <w:marRight w:val="0"/>
      <w:marTop w:val="0"/>
      <w:marBottom w:val="0"/>
      <w:divBdr>
        <w:top w:val="none" w:sz="0" w:space="0" w:color="auto"/>
        <w:left w:val="none" w:sz="0" w:space="0" w:color="auto"/>
        <w:bottom w:val="none" w:sz="0" w:space="0" w:color="auto"/>
        <w:right w:val="none" w:sz="0" w:space="0" w:color="auto"/>
      </w:divBdr>
    </w:div>
    <w:div w:id="977296264">
      <w:bodyDiv w:val="1"/>
      <w:marLeft w:val="0"/>
      <w:marRight w:val="0"/>
      <w:marTop w:val="0"/>
      <w:marBottom w:val="0"/>
      <w:divBdr>
        <w:top w:val="none" w:sz="0" w:space="0" w:color="auto"/>
        <w:left w:val="none" w:sz="0" w:space="0" w:color="auto"/>
        <w:bottom w:val="none" w:sz="0" w:space="0" w:color="auto"/>
        <w:right w:val="none" w:sz="0" w:space="0" w:color="auto"/>
      </w:divBdr>
    </w:div>
    <w:div w:id="977563833">
      <w:bodyDiv w:val="1"/>
      <w:marLeft w:val="0"/>
      <w:marRight w:val="0"/>
      <w:marTop w:val="0"/>
      <w:marBottom w:val="0"/>
      <w:divBdr>
        <w:top w:val="none" w:sz="0" w:space="0" w:color="auto"/>
        <w:left w:val="none" w:sz="0" w:space="0" w:color="auto"/>
        <w:bottom w:val="none" w:sz="0" w:space="0" w:color="auto"/>
        <w:right w:val="none" w:sz="0" w:space="0" w:color="auto"/>
      </w:divBdr>
    </w:div>
    <w:div w:id="1012149779">
      <w:bodyDiv w:val="1"/>
      <w:marLeft w:val="0"/>
      <w:marRight w:val="0"/>
      <w:marTop w:val="0"/>
      <w:marBottom w:val="0"/>
      <w:divBdr>
        <w:top w:val="none" w:sz="0" w:space="0" w:color="auto"/>
        <w:left w:val="none" w:sz="0" w:space="0" w:color="auto"/>
        <w:bottom w:val="none" w:sz="0" w:space="0" w:color="auto"/>
        <w:right w:val="none" w:sz="0" w:space="0" w:color="auto"/>
      </w:divBdr>
    </w:div>
    <w:div w:id="1033383332">
      <w:bodyDiv w:val="1"/>
      <w:marLeft w:val="0"/>
      <w:marRight w:val="0"/>
      <w:marTop w:val="0"/>
      <w:marBottom w:val="0"/>
      <w:divBdr>
        <w:top w:val="none" w:sz="0" w:space="0" w:color="auto"/>
        <w:left w:val="none" w:sz="0" w:space="0" w:color="auto"/>
        <w:bottom w:val="none" w:sz="0" w:space="0" w:color="auto"/>
        <w:right w:val="none" w:sz="0" w:space="0" w:color="auto"/>
      </w:divBdr>
    </w:div>
    <w:div w:id="1054234174">
      <w:bodyDiv w:val="1"/>
      <w:marLeft w:val="0"/>
      <w:marRight w:val="0"/>
      <w:marTop w:val="0"/>
      <w:marBottom w:val="0"/>
      <w:divBdr>
        <w:top w:val="none" w:sz="0" w:space="0" w:color="auto"/>
        <w:left w:val="none" w:sz="0" w:space="0" w:color="auto"/>
        <w:bottom w:val="none" w:sz="0" w:space="0" w:color="auto"/>
        <w:right w:val="none" w:sz="0" w:space="0" w:color="auto"/>
      </w:divBdr>
    </w:div>
    <w:div w:id="1057506554">
      <w:bodyDiv w:val="1"/>
      <w:marLeft w:val="0"/>
      <w:marRight w:val="0"/>
      <w:marTop w:val="0"/>
      <w:marBottom w:val="0"/>
      <w:divBdr>
        <w:top w:val="none" w:sz="0" w:space="0" w:color="auto"/>
        <w:left w:val="none" w:sz="0" w:space="0" w:color="auto"/>
        <w:bottom w:val="none" w:sz="0" w:space="0" w:color="auto"/>
        <w:right w:val="none" w:sz="0" w:space="0" w:color="auto"/>
      </w:divBdr>
    </w:div>
    <w:div w:id="1065449083">
      <w:bodyDiv w:val="1"/>
      <w:marLeft w:val="0"/>
      <w:marRight w:val="0"/>
      <w:marTop w:val="0"/>
      <w:marBottom w:val="0"/>
      <w:divBdr>
        <w:top w:val="none" w:sz="0" w:space="0" w:color="auto"/>
        <w:left w:val="none" w:sz="0" w:space="0" w:color="auto"/>
        <w:bottom w:val="none" w:sz="0" w:space="0" w:color="auto"/>
        <w:right w:val="none" w:sz="0" w:space="0" w:color="auto"/>
      </w:divBdr>
    </w:div>
    <w:div w:id="1070273139">
      <w:bodyDiv w:val="1"/>
      <w:marLeft w:val="0"/>
      <w:marRight w:val="0"/>
      <w:marTop w:val="0"/>
      <w:marBottom w:val="0"/>
      <w:divBdr>
        <w:top w:val="none" w:sz="0" w:space="0" w:color="auto"/>
        <w:left w:val="none" w:sz="0" w:space="0" w:color="auto"/>
        <w:bottom w:val="none" w:sz="0" w:space="0" w:color="auto"/>
        <w:right w:val="none" w:sz="0" w:space="0" w:color="auto"/>
      </w:divBdr>
    </w:div>
    <w:div w:id="1080173577">
      <w:bodyDiv w:val="1"/>
      <w:marLeft w:val="0"/>
      <w:marRight w:val="0"/>
      <w:marTop w:val="0"/>
      <w:marBottom w:val="0"/>
      <w:divBdr>
        <w:top w:val="none" w:sz="0" w:space="0" w:color="auto"/>
        <w:left w:val="none" w:sz="0" w:space="0" w:color="auto"/>
        <w:bottom w:val="none" w:sz="0" w:space="0" w:color="auto"/>
        <w:right w:val="none" w:sz="0" w:space="0" w:color="auto"/>
      </w:divBdr>
    </w:div>
    <w:div w:id="1088382599">
      <w:bodyDiv w:val="1"/>
      <w:marLeft w:val="0"/>
      <w:marRight w:val="0"/>
      <w:marTop w:val="0"/>
      <w:marBottom w:val="0"/>
      <w:divBdr>
        <w:top w:val="none" w:sz="0" w:space="0" w:color="auto"/>
        <w:left w:val="none" w:sz="0" w:space="0" w:color="auto"/>
        <w:bottom w:val="none" w:sz="0" w:space="0" w:color="auto"/>
        <w:right w:val="none" w:sz="0" w:space="0" w:color="auto"/>
      </w:divBdr>
    </w:div>
    <w:div w:id="1093478428">
      <w:bodyDiv w:val="1"/>
      <w:marLeft w:val="0"/>
      <w:marRight w:val="0"/>
      <w:marTop w:val="0"/>
      <w:marBottom w:val="0"/>
      <w:divBdr>
        <w:top w:val="none" w:sz="0" w:space="0" w:color="auto"/>
        <w:left w:val="none" w:sz="0" w:space="0" w:color="auto"/>
        <w:bottom w:val="none" w:sz="0" w:space="0" w:color="auto"/>
        <w:right w:val="none" w:sz="0" w:space="0" w:color="auto"/>
      </w:divBdr>
    </w:div>
    <w:div w:id="1098596953">
      <w:bodyDiv w:val="1"/>
      <w:marLeft w:val="0"/>
      <w:marRight w:val="0"/>
      <w:marTop w:val="0"/>
      <w:marBottom w:val="0"/>
      <w:divBdr>
        <w:top w:val="none" w:sz="0" w:space="0" w:color="auto"/>
        <w:left w:val="none" w:sz="0" w:space="0" w:color="auto"/>
        <w:bottom w:val="none" w:sz="0" w:space="0" w:color="auto"/>
        <w:right w:val="none" w:sz="0" w:space="0" w:color="auto"/>
      </w:divBdr>
    </w:div>
    <w:div w:id="1111778761">
      <w:bodyDiv w:val="1"/>
      <w:marLeft w:val="0"/>
      <w:marRight w:val="0"/>
      <w:marTop w:val="0"/>
      <w:marBottom w:val="0"/>
      <w:divBdr>
        <w:top w:val="none" w:sz="0" w:space="0" w:color="auto"/>
        <w:left w:val="none" w:sz="0" w:space="0" w:color="auto"/>
        <w:bottom w:val="none" w:sz="0" w:space="0" w:color="auto"/>
        <w:right w:val="none" w:sz="0" w:space="0" w:color="auto"/>
      </w:divBdr>
    </w:div>
    <w:div w:id="1130712805">
      <w:bodyDiv w:val="1"/>
      <w:marLeft w:val="0"/>
      <w:marRight w:val="0"/>
      <w:marTop w:val="0"/>
      <w:marBottom w:val="0"/>
      <w:divBdr>
        <w:top w:val="none" w:sz="0" w:space="0" w:color="auto"/>
        <w:left w:val="none" w:sz="0" w:space="0" w:color="auto"/>
        <w:bottom w:val="none" w:sz="0" w:space="0" w:color="auto"/>
        <w:right w:val="none" w:sz="0" w:space="0" w:color="auto"/>
      </w:divBdr>
    </w:div>
    <w:div w:id="1140734702">
      <w:bodyDiv w:val="1"/>
      <w:marLeft w:val="0"/>
      <w:marRight w:val="0"/>
      <w:marTop w:val="0"/>
      <w:marBottom w:val="0"/>
      <w:divBdr>
        <w:top w:val="none" w:sz="0" w:space="0" w:color="auto"/>
        <w:left w:val="none" w:sz="0" w:space="0" w:color="auto"/>
        <w:bottom w:val="none" w:sz="0" w:space="0" w:color="auto"/>
        <w:right w:val="none" w:sz="0" w:space="0" w:color="auto"/>
      </w:divBdr>
    </w:div>
    <w:div w:id="1147746813">
      <w:bodyDiv w:val="1"/>
      <w:marLeft w:val="0"/>
      <w:marRight w:val="0"/>
      <w:marTop w:val="0"/>
      <w:marBottom w:val="0"/>
      <w:divBdr>
        <w:top w:val="none" w:sz="0" w:space="0" w:color="auto"/>
        <w:left w:val="none" w:sz="0" w:space="0" w:color="auto"/>
        <w:bottom w:val="none" w:sz="0" w:space="0" w:color="auto"/>
        <w:right w:val="none" w:sz="0" w:space="0" w:color="auto"/>
      </w:divBdr>
    </w:div>
    <w:div w:id="1174029473">
      <w:bodyDiv w:val="1"/>
      <w:marLeft w:val="0"/>
      <w:marRight w:val="0"/>
      <w:marTop w:val="0"/>
      <w:marBottom w:val="0"/>
      <w:divBdr>
        <w:top w:val="none" w:sz="0" w:space="0" w:color="auto"/>
        <w:left w:val="none" w:sz="0" w:space="0" w:color="auto"/>
        <w:bottom w:val="none" w:sz="0" w:space="0" w:color="auto"/>
        <w:right w:val="none" w:sz="0" w:space="0" w:color="auto"/>
      </w:divBdr>
    </w:div>
    <w:div w:id="1175070381">
      <w:bodyDiv w:val="1"/>
      <w:marLeft w:val="0"/>
      <w:marRight w:val="0"/>
      <w:marTop w:val="0"/>
      <w:marBottom w:val="0"/>
      <w:divBdr>
        <w:top w:val="none" w:sz="0" w:space="0" w:color="auto"/>
        <w:left w:val="none" w:sz="0" w:space="0" w:color="auto"/>
        <w:bottom w:val="none" w:sz="0" w:space="0" w:color="auto"/>
        <w:right w:val="none" w:sz="0" w:space="0" w:color="auto"/>
      </w:divBdr>
      <w:divsChild>
        <w:div w:id="1770736722">
          <w:marLeft w:val="1440"/>
          <w:marRight w:val="0"/>
          <w:marTop w:val="0"/>
          <w:marBottom w:val="0"/>
          <w:divBdr>
            <w:top w:val="none" w:sz="0" w:space="0" w:color="auto"/>
            <w:left w:val="none" w:sz="0" w:space="0" w:color="auto"/>
            <w:bottom w:val="none" w:sz="0" w:space="0" w:color="auto"/>
            <w:right w:val="none" w:sz="0" w:space="0" w:color="auto"/>
          </w:divBdr>
        </w:div>
        <w:div w:id="1804762463">
          <w:marLeft w:val="1440"/>
          <w:marRight w:val="0"/>
          <w:marTop w:val="0"/>
          <w:marBottom w:val="0"/>
          <w:divBdr>
            <w:top w:val="none" w:sz="0" w:space="0" w:color="auto"/>
            <w:left w:val="none" w:sz="0" w:space="0" w:color="auto"/>
            <w:bottom w:val="none" w:sz="0" w:space="0" w:color="auto"/>
            <w:right w:val="none" w:sz="0" w:space="0" w:color="auto"/>
          </w:divBdr>
        </w:div>
      </w:divsChild>
    </w:div>
    <w:div w:id="1177113190">
      <w:bodyDiv w:val="1"/>
      <w:marLeft w:val="0"/>
      <w:marRight w:val="0"/>
      <w:marTop w:val="0"/>
      <w:marBottom w:val="0"/>
      <w:divBdr>
        <w:top w:val="none" w:sz="0" w:space="0" w:color="auto"/>
        <w:left w:val="none" w:sz="0" w:space="0" w:color="auto"/>
        <w:bottom w:val="none" w:sz="0" w:space="0" w:color="auto"/>
        <w:right w:val="none" w:sz="0" w:space="0" w:color="auto"/>
      </w:divBdr>
    </w:div>
    <w:div w:id="1182161682">
      <w:bodyDiv w:val="1"/>
      <w:marLeft w:val="0"/>
      <w:marRight w:val="0"/>
      <w:marTop w:val="0"/>
      <w:marBottom w:val="0"/>
      <w:divBdr>
        <w:top w:val="none" w:sz="0" w:space="0" w:color="auto"/>
        <w:left w:val="none" w:sz="0" w:space="0" w:color="auto"/>
        <w:bottom w:val="none" w:sz="0" w:space="0" w:color="auto"/>
        <w:right w:val="none" w:sz="0" w:space="0" w:color="auto"/>
      </w:divBdr>
    </w:div>
    <w:div w:id="1190217172">
      <w:bodyDiv w:val="1"/>
      <w:marLeft w:val="0"/>
      <w:marRight w:val="0"/>
      <w:marTop w:val="0"/>
      <w:marBottom w:val="0"/>
      <w:divBdr>
        <w:top w:val="none" w:sz="0" w:space="0" w:color="auto"/>
        <w:left w:val="none" w:sz="0" w:space="0" w:color="auto"/>
        <w:bottom w:val="none" w:sz="0" w:space="0" w:color="auto"/>
        <w:right w:val="none" w:sz="0" w:space="0" w:color="auto"/>
      </w:divBdr>
    </w:div>
    <w:div w:id="1191652081">
      <w:bodyDiv w:val="1"/>
      <w:marLeft w:val="0"/>
      <w:marRight w:val="0"/>
      <w:marTop w:val="0"/>
      <w:marBottom w:val="0"/>
      <w:divBdr>
        <w:top w:val="none" w:sz="0" w:space="0" w:color="auto"/>
        <w:left w:val="none" w:sz="0" w:space="0" w:color="auto"/>
        <w:bottom w:val="none" w:sz="0" w:space="0" w:color="auto"/>
        <w:right w:val="none" w:sz="0" w:space="0" w:color="auto"/>
      </w:divBdr>
    </w:div>
    <w:div w:id="1196195136">
      <w:bodyDiv w:val="1"/>
      <w:marLeft w:val="0"/>
      <w:marRight w:val="0"/>
      <w:marTop w:val="0"/>
      <w:marBottom w:val="0"/>
      <w:divBdr>
        <w:top w:val="none" w:sz="0" w:space="0" w:color="auto"/>
        <w:left w:val="none" w:sz="0" w:space="0" w:color="auto"/>
        <w:bottom w:val="none" w:sz="0" w:space="0" w:color="auto"/>
        <w:right w:val="none" w:sz="0" w:space="0" w:color="auto"/>
      </w:divBdr>
    </w:div>
    <w:div w:id="1230075108">
      <w:bodyDiv w:val="1"/>
      <w:marLeft w:val="0"/>
      <w:marRight w:val="0"/>
      <w:marTop w:val="0"/>
      <w:marBottom w:val="0"/>
      <w:divBdr>
        <w:top w:val="none" w:sz="0" w:space="0" w:color="auto"/>
        <w:left w:val="none" w:sz="0" w:space="0" w:color="auto"/>
        <w:bottom w:val="none" w:sz="0" w:space="0" w:color="auto"/>
        <w:right w:val="none" w:sz="0" w:space="0" w:color="auto"/>
      </w:divBdr>
      <w:divsChild>
        <w:div w:id="1363899901">
          <w:marLeft w:val="720"/>
          <w:marRight w:val="0"/>
          <w:marTop w:val="0"/>
          <w:marBottom w:val="0"/>
          <w:divBdr>
            <w:top w:val="none" w:sz="0" w:space="0" w:color="auto"/>
            <w:left w:val="none" w:sz="0" w:space="0" w:color="auto"/>
            <w:bottom w:val="none" w:sz="0" w:space="0" w:color="auto"/>
            <w:right w:val="none" w:sz="0" w:space="0" w:color="auto"/>
          </w:divBdr>
        </w:div>
        <w:div w:id="2041859510">
          <w:marLeft w:val="720"/>
          <w:marRight w:val="0"/>
          <w:marTop w:val="0"/>
          <w:marBottom w:val="0"/>
          <w:divBdr>
            <w:top w:val="none" w:sz="0" w:space="0" w:color="auto"/>
            <w:left w:val="none" w:sz="0" w:space="0" w:color="auto"/>
            <w:bottom w:val="none" w:sz="0" w:space="0" w:color="auto"/>
            <w:right w:val="none" w:sz="0" w:space="0" w:color="auto"/>
          </w:divBdr>
        </w:div>
        <w:div w:id="307712135">
          <w:marLeft w:val="720"/>
          <w:marRight w:val="0"/>
          <w:marTop w:val="0"/>
          <w:marBottom w:val="0"/>
          <w:divBdr>
            <w:top w:val="none" w:sz="0" w:space="0" w:color="auto"/>
            <w:left w:val="none" w:sz="0" w:space="0" w:color="auto"/>
            <w:bottom w:val="none" w:sz="0" w:space="0" w:color="auto"/>
            <w:right w:val="none" w:sz="0" w:space="0" w:color="auto"/>
          </w:divBdr>
        </w:div>
        <w:div w:id="1446542717">
          <w:marLeft w:val="720"/>
          <w:marRight w:val="0"/>
          <w:marTop w:val="0"/>
          <w:marBottom w:val="0"/>
          <w:divBdr>
            <w:top w:val="none" w:sz="0" w:space="0" w:color="auto"/>
            <w:left w:val="none" w:sz="0" w:space="0" w:color="auto"/>
            <w:bottom w:val="none" w:sz="0" w:space="0" w:color="auto"/>
            <w:right w:val="none" w:sz="0" w:space="0" w:color="auto"/>
          </w:divBdr>
        </w:div>
      </w:divsChild>
    </w:div>
    <w:div w:id="1230265623">
      <w:bodyDiv w:val="1"/>
      <w:marLeft w:val="0"/>
      <w:marRight w:val="0"/>
      <w:marTop w:val="0"/>
      <w:marBottom w:val="0"/>
      <w:divBdr>
        <w:top w:val="none" w:sz="0" w:space="0" w:color="auto"/>
        <w:left w:val="none" w:sz="0" w:space="0" w:color="auto"/>
        <w:bottom w:val="none" w:sz="0" w:space="0" w:color="auto"/>
        <w:right w:val="none" w:sz="0" w:space="0" w:color="auto"/>
      </w:divBdr>
    </w:div>
    <w:div w:id="1233733082">
      <w:bodyDiv w:val="1"/>
      <w:marLeft w:val="0"/>
      <w:marRight w:val="0"/>
      <w:marTop w:val="0"/>
      <w:marBottom w:val="0"/>
      <w:divBdr>
        <w:top w:val="none" w:sz="0" w:space="0" w:color="auto"/>
        <w:left w:val="none" w:sz="0" w:space="0" w:color="auto"/>
        <w:bottom w:val="none" w:sz="0" w:space="0" w:color="auto"/>
        <w:right w:val="none" w:sz="0" w:space="0" w:color="auto"/>
      </w:divBdr>
    </w:div>
    <w:div w:id="1241283230">
      <w:bodyDiv w:val="1"/>
      <w:marLeft w:val="0"/>
      <w:marRight w:val="0"/>
      <w:marTop w:val="0"/>
      <w:marBottom w:val="0"/>
      <w:divBdr>
        <w:top w:val="none" w:sz="0" w:space="0" w:color="auto"/>
        <w:left w:val="none" w:sz="0" w:space="0" w:color="auto"/>
        <w:bottom w:val="none" w:sz="0" w:space="0" w:color="auto"/>
        <w:right w:val="none" w:sz="0" w:space="0" w:color="auto"/>
      </w:divBdr>
    </w:div>
    <w:div w:id="1242985041">
      <w:bodyDiv w:val="1"/>
      <w:marLeft w:val="0"/>
      <w:marRight w:val="0"/>
      <w:marTop w:val="0"/>
      <w:marBottom w:val="0"/>
      <w:divBdr>
        <w:top w:val="none" w:sz="0" w:space="0" w:color="auto"/>
        <w:left w:val="none" w:sz="0" w:space="0" w:color="auto"/>
        <w:bottom w:val="none" w:sz="0" w:space="0" w:color="auto"/>
        <w:right w:val="none" w:sz="0" w:space="0" w:color="auto"/>
      </w:divBdr>
    </w:div>
    <w:div w:id="1244415642">
      <w:bodyDiv w:val="1"/>
      <w:marLeft w:val="0"/>
      <w:marRight w:val="0"/>
      <w:marTop w:val="0"/>
      <w:marBottom w:val="0"/>
      <w:divBdr>
        <w:top w:val="none" w:sz="0" w:space="0" w:color="auto"/>
        <w:left w:val="none" w:sz="0" w:space="0" w:color="auto"/>
        <w:bottom w:val="none" w:sz="0" w:space="0" w:color="auto"/>
        <w:right w:val="none" w:sz="0" w:space="0" w:color="auto"/>
      </w:divBdr>
    </w:div>
    <w:div w:id="1250847072">
      <w:bodyDiv w:val="1"/>
      <w:marLeft w:val="0"/>
      <w:marRight w:val="0"/>
      <w:marTop w:val="0"/>
      <w:marBottom w:val="0"/>
      <w:divBdr>
        <w:top w:val="none" w:sz="0" w:space="0" w:color="auto"/>
        <w:left w:val="none" w:sz="0" w:space="0" w:color="auto"/>
        <w:bottom w:val="none" w:sz="0" w:space="0" w:color="auto"/>
        <w:right w:val="none" w:sz="0" w:space="0" w:color="auto"/>
      </w:divBdr>
    </w:div>
    <w:div w:id="1276716346">
      <w:bodyDiv w:val="1"/>
      <w:marLeft w:val="0"/>
      <w:marRight w:val="0"/>
      <w:marTop w:val="0"/>
      <w:marBottom w:val="0"/>
      <w:divBdr>
        <w:top w:val="none" w:sz="0" w:space="0" w:color="auto"/>
        <w:left w:val="none" w:sz="0" w:space="0" w:color="auto"/>
        <w:bottom w:val="none" w:sz="0" w:space="0" w:color="auto"/>
        <w:right w:val="none" w:sz="0" w:space="0" w:color="auto"/>
      </w:divBdr>
    </w:div>
    <w:div w:id="1296528136">
      <w:bodyDiv w:val="1"/>
      <w:marLeft w:val="0"/>
      <w:marRight w:val="0"/>
      <w:marTop w:val="0"/>
      <w:marBottom w:val="0"/>
      <w:divBdr>
        <w:top w:val="none" w:sz="0" w:space="0" w:color="auto"/>
        <w:left w:val="none" w:sz="0" w:space="0" w:color="auto"/>
        <w:bottom w:val="none" w:sz="0" w:space="0" w:color="auto"/>
        <w:right w:val="none" w:sz="0" w:space="0" w:color="auto"/>
      </w:divBdr>
      <w:divsChild>
        <w:div w:id="689533195">
          <w:marLeft w:val="720"/>
          <w:marRight w:val="0"/>
          <w:marTop w:val="0"/>
          <w:marBottom w:val="0"/>
          <w:divBdr>
            <w:top w:val="none" w:sz="0" w:space="0" w:color="auto"/>
            <w:left w:val="none" w:sz="0" w:space="0" w:color="auto"/>
            <w:bottom w:val="none" w:sz="0" w:space="0" w:color="auto"/>
            <w:right w:val="none" w:sz="0" w:space="0" w:color="auto"/>
          </w:divBdr>
        </w:div>
        <w:div w:id="475295807">
          <w:marLeft w:val="720"/>
          <w:marRight w:val="0"/>
          <w:marTop w:val="0"/>
          <w:marBottom w:val="0"/>
          <w:divBdr>
            <w:top w:val="none" w:sz="0" w:space="0" w:color="auto"/>
            <w:left w:val="none" w:sz="0" w:space="0" w:color="auto"/>
            <w:bottom w:val="none" w:sz="0" w:space="0" w:color="auto"/>
            <w:right w:val="none" w:sz="0" w:space="0" w:color="auto"/>
          </w:divBdr>
        </w:div>
      </w:divsChild>
    </w:div>
    <w:div w:id="1310019078">
      <w:bodyDiv w:val="1"/>
      <w:marLeft w:val="0"/>
      <w:marRight w:val="0"/>
      <w:marTop w:val="0"/>
      <w:marBottom w:val="0"/>
      <w:divBdr>
        <w:top w:val="none" w:sz="0" w:space="0" w:color="auto"/>
        <w:left w:val="none" w:sz="0" w:space="0" w:color="auto"/>
        <w:bottom w:val="none" w:sz="0" w:space="0" w:color="auto"/>
        <w:right w:val="none" w:sz="0" w:space="0" w:color="auto"/>
      </w:divBdr>
    </w:div>
    <w:div w:id="1311326117">
      <w:bodyDiv w:val="1"/>
      <w:marLeft w:val="0"/>
      <w:marRight w:val="0"/>
      <w:marTop w:val="0"/>
      <w:marBottom w:val="0"/>
      <w:divBdr>
        <w:top w:val="none" w:sz="0" w:space="0" w:color="auto"/>
        <w:left w:val="none" w:sz="0" w:space="0" w:color="auto"/>
        <w:bottom w:val="none" w:sz="0" w:space="0" w:color="auto"/>
        <w:right w:val="none" w:sz="0" w:space="0" w:color="auto"/>
      </w:divBdr>
    </w:div>
    <w:div w:id="1319459402">
      <w:bodyDiv w:val="1"/>
      <w:marLeft w:val="0"/>
      <w:marRight w:val="0"/>
      <w:marTop w:val="0"/>
      <w:marBottom w:val="0"/>
      <w:divBdr>
        <w:top w:val="none" w:sz="0" w:space="0" w:color="auto"/>
        <w:left w:val="none" w:sz="0" w:space="0" w:color="auto"/>
        <w:bottom w:val="none" w:sz="0" w:space="0" w:color="auto"/>
        <w:right w:val="none" w:sz="0" w:space="0" w:color="auto"/>
      </w:divBdr>
    </w:div>
    <w:div w:id="1319992692">
      <w:bodyDiv w:val="1"/>
      <w:marLeft w:val="0"/>
      <w:marRight w:val="0"/>
      <w:marTop w:val="0"/>
      <w:marBottom w:val="0"/>
      <w:divBdr>
        <w:top w:val="none" w:sz="0" w:space="0" w:color="auto"/>
        <w:left w:val="none" w:sz="0" w:space="0" w:color="auto"/>
        <w:bottom w:val="none" w:sz="0" w:space="0" w:color="auto"/>
        <w:right w:val="none" w:sz="0" w:space="0" w:color="auto"/>
      </w:divBdr>
    </w:div>
    <w:div w:id="1337145751">
      <w:bodyDiv w:val="1"/>
      <w:marLeft w:val="0"/>
      <w:marRight w:val="0"/>
      <w:marTop w:val="0"/>
      <w:marBottom w:val="0"/>
      <w:divBdr>
        <w:top w:val="none" w:sz="0" w:space="0" w:color="auto"/>
        <w:left w:val="none" w:sz="0" w:space="0" w:color="auto"/>
        <w:bottom w:val="none" w:sz="0" w:space="0" w:color="auto"/>
        <w:right w:val="none" w:sz="0" w:space="0" w:color="auto"/>
      </w:divBdr>
    </w:div>
    <w:div w:id="1347246242">
      <w:bodyDiv w:val="1"/>
      <w:marLeft w:val="0"/>
      <w:marRight w:val="0"/>
      <w:marTop w:val="0"/>
      <w:marBottom w:val="0"/>
      <w:divBdr>
        <w:top w:val="none" w:sz="0" w:space="0" w:color="auto"/>
        <w:left w:val="none" w:sz="0" w:space="0" w:color="auto"/>
        <w:bottom w:val="none" w:sz="0" w:space="0" w:color="auto"/>
        <w:right w:val="none" w:sz="0" w:space="0" w:color="auto"/>
      </w:divBdr>
    </w:div>
    <w:div w:id="1349864577">
      <w:bodyDiv w:val="1"/>
      <w:marLeft w:val="0"/>
      <w:marRight w:val="0"/>
      <w:marTop w:val="0"/>
      <w:marBottom w:val="0"/>
      <w:divBdr>
        <w:top w:val="none" w:sz="0" w:space="0" w:color="auto"/>
        <w:left w:val="none" w:sz="0" w:space="0" w:color="auto"/>
        <w:bottom w:val="none" w:sz="0" w:space="0" w:color="auto"/>
        <w:right w:val="none" w:sz="0" w:space="0" w:color="auto"/>
      </w:divBdr>
    </w:div>
    <w:div w:id="1356464803">
      <w:bodyDiv w:val="1"/>
      <w:marLeft w:val="0"/>
      <w:marRight w:val="0"/>
      <w:marTop w:val="0"/>
      <w:marBottom w:val="0"/>
      <w:divBdr>
        <w:top w:val="none" w:sz="0" w:space="0" w:color="auto"/>
        <w:left w:val="none" w:sz="0" w:space="0" w:color="auto"/>
        <w:bottom w:val="none" w:sz="0" w:space="0" w:color="auto"/>
        <w:right w:val="none" w:sz="0" w:space="0" w:color="auto"/>
      </w:divBdr>
    </w:div>
    <w:div w:id="1365254549">
      <w:bodyDiv w:val="1"/>
      <w:marLeft w:val="0"/>
      <w:marRight w:val="0"/>
      <w:marTop w:val="0"/>
      <w:marBottom w:val="0"/>
      <w:divBdr>
        <w:top w:val="none" w:sz="0" w:space="0" w:color="auto"/>
        <w:left w:val="none" w:sz="0" w:space="0" w:color="auto"/>
        <w:bottom w:val="none" w:sz="0" w:space="0" w:color="auto"/>
        <w:right w:val="none" w:sz="0" w:space="0" w:color="auto"/>
      </w:divBdr>
    </w:div>
    <w:div w:id="1366514982">
      <w:bodyDiv w:val="1"/>
      <w:marLeft w:val="0"/>
      <w:marRight w:val="0"/>
      <w:marTop w:val="0"/>
      <w:marBottom w:val="0"/>
      <w:divBdr>
        <w:top w:val="none" w:sz="0" w:space="0" w:color="auto"/>
        <w:left w:val="none" w:sz="0" w:space="0" w:color="auto"/>
        <w:bottom w:val="none" w:sz="0" w:space="0" w:color="auto"/>
        <w:right w:val="none" w:sz="0" w:space="0" w:color="auto"/>
      </w:divBdr>
    </w:div>
    <w:div w:id="1387414852">
      <w:bodyDiv w:val="1"/>
      <w:marLeft w:val="0"/>
      <w:marRight w:val="0"/>
      <w:marTop w:val="0"/>
      <w:marBottom w:val="0"/>
      <w:divBdr>
        <w:top w:val="none" w:sz="0" w:space="0" w:color="auto"/>
        <w:left w:val="none" w:sz="0" w:space="0" w:color="auto"/>
        <w:bottom w:val="none" w:sz="0" w:space="0" w:color="auto"/>
        <w:right w:val="none" w:sz="0" w:space="0" w:color="auto"/>
      </w:divBdr>
      <w:divsChild>
        <w:div w:id="1207522869">
          <w:marLeft w:val="547"/>
          <w:marRight w:val="0"/>
          <w:marTop w:val="0"/>
          <w:marBottom w:val="0"/>
          <w:divBdr>
            <w:top w:val="none" w:sz="0" w:space="0" w:color="auto"/>
            <w:left w:val="none" w:sz="0" w:space="0" w:color="auto"/>
            <w:bottom w:val="none" w:sz="0" w:space="0" w:color="auto"/>
            <w:right w:val="none" w:sz="0" w:space="0" w:color="auto"/>
          </w:divBdr>
        </w:div>
        <w:div w:id="1777480873">
          <w:marLeft w:val="547"/>
          <w:marRight w:val="0"/>
          <w:marTop w:val="0"/>
          <w:marBottom w:val="0"/>
          <w:divBdr>
            <w:top w:val="none" w:sz="0" w:space="0" w:color="auto"/>
            <w:left w:val="none" w:sz="0" w:space="0" w:color="auto"/>
            <w:bottom w:val="none" w:sz="0" w:space="0" w:color="auto"/>
            <w:right w:val="none" w:sz="0" w:space="0" w:color="auto"/>
          </w:divBdr>
        </w:div>
      </w:divsChild>
    </w:div>
    <w:div w:id="1408455743">
      <w:bodyDiv w:val="1"/>
      <w:marLeft w:val="0"/>
      <w:marRight w:val="0"/>
      <w:marTop w:val="0"/>
      <w:marBottom w:val="0"/>
      <w:divBdr>
        <w:top w:val="none" w:sz="0" w:space="0" w:color="auto"/>
        <w:left w:val="none" w:sz="0" w:space="0" w:color="auto"/>
        <w:bottom w:val="none" w:sz="0" w:space="0" w:color="auto"/>
        <w:right w:val="none" w:sz="0" w:space="0" w:color="auto"/>
      </w:divBdr>
    </w:div>
    <w:div w:id="1409233284">
      <w:bodyDiv w:val="1"/>
      <w:marLeft w:val="0"/>
      <w:marRight w:val="0"/>
      <w:marTop w:val="0"/>
      <w:marBottom w:val="0"/>
      <w:divBdr>
        <w:top w:val="none" w:sz="0" w:space="0" w:color="auto"/>
        <w:left w:val="none" w:sz="0" w:space="0" w:color="auto"/>
        <w:bottom w:val="none" w:sz="0" w:space="0" w:color="auto"/>
        <w:right w:val="none" w:sz="0" w:space="0" w:color="auto"/>
      </w:divBdr>
    </w:div>
    <w:div w:id="1434204333">
      <w:bodyDiv w:val="1"/>
      <w:marLeft w:val="0"/>
      <w:marRight w:val="0"/>
      <w:marTop w:val="0"/>
      <w:marBottom w:val="0"/>
      <w:divBdr>
        <w:top w:val="none" w:sz="0" w:space="0" w:color="auto"/>
        <w:left w:val="none" w:sz="0" w:space="0" w:color="auto"/>
        <w:bottom w:val="none" w:sz="0" w:space="0" w:color="auto"/>
        <w:right w:val="none" w:sz="0" w:space="0" w:color="auto"/>
      </w:divBdr>
    </w:div>
    <w:div w:id="1444571763">
      <w:bodyDiv w:val="1"/>
      <w:marLeft w:val="0"/>
      <w:marRight w:val="0"/>
      <w:marTop w:val="0"/>
      <w:marBottom w:val="0"/>
      <w:divBdr>
        <w:top w:val="none" w:sz="0" w:space="0" w:color="auto"/>
        <w:left w:val="none" w:sz="0" w:space="0" w:color="auto"/>
        <w:bottom w:val="none" w:sz="0" w:space="0" w:color="auto"/>
        <w:right w:val="none" w:sz="0" w:space="0" w:color="auto"/>
      </w:divBdr>
    </w:div>
    <w:div w:id="1454210235">
      <w:bodyDiv w:val="1"/>
      <w:marLeft w:val="0"/>
      <w:marRight w:val="0"/>
      <w:marTop w:val="0"/>
      <w:marBottom w:val="0"/>
      <w:divBdr>
        <w:top w:val="none" w:sz="0" w:space="0" w:color="auto"/>
        <w:left w:val="none" w:sz="0" w:space="0" w:color="auto"/>
        <w:bottom w:val="none" w:sz="0" w:space="0" w:color="auto"/>
        <w:right w:val="none" w:sz="0" w:space="0" w:color="auto"/>
      </w:divBdr>
    </w:div>
    <w:div w:id="1460102361">
      <w:bodyDiv w:val="1"/>
      <w:marLeft w:val="0"/>
      <w:marRight w:val="0"/>
      <w:marTop w:val="0"/>
      <w:marBottom w:val="0"/>
      <w:divBdr>
        <w:top w:val="none" w:sz="0" w:space="0" w:color="auto"/>
        <w:left w:val="none" w:sz="0" w:space="0" w:color="auto"/>
        <w:bottom w:val="none" w:sz="0" w:space="0" w:color="auto"/>
        <w:right w:val="none" w:sz="0" w:space="0" w:color="auto"/>
      </w:divBdr>
    </w:div>
    <w:div w:id="1469205415">
      <w:bodyDiv w:val="1"/>
      <w:marLeft w:val="0"/>
      <w:marRight w:val="0"/>
      <w:marTop w:val="0"/>
      <w:marBottom w:val="0"/>
      <w:divBdr>
        <w:top w:val="none" w:sz="0" w:space="0" w:color="auto"/>
        <w:left w:val="none" w:sz="0" w:space="0" w:color="auto"/>
        <w:bottom w:val="none" w:sz="0" w:space="0" w:color="auto"/>
        <w:right w:val="none" w:sz="0" w:space="0" w:color="auto"/>
      </w:divBdr>
    </w:div>
    <w:div w:id="1471707929">
      <w:bodyDiv w:val="1"/>
      <w:marLeft w:val="0"/>
      <w:marRight w:val="0"/>
      <w:marTop w:val="0"/>
      <w:marBottom w:val="0"/>
      <w:divBdr>
        <w:top w:val="none" w:sz="0" w:space="0" w:color="auto"/>
        <w:left w:val="none" w:sz="0" w:space="0" w:color="auto"/>
        <w:bottom w:val="none" w:sz="0" w:space="0" w:color="auto"/>
        <w:right w:val="none" w:sz="0" w:space="0" w:color="auto"/>
      </w:divBdr>
    </w:div>
    <w:div w:id="1483230388">
      <w:bodyDiv w:val="1"/>
      <w:marLeft w:val="0"/>
      <w:marRight w:val="0"/>
      <w:marTop w:val="0"/>
      <w:marBottom w:val="0"/>
      <w:divBdr>
        <w:top w:val="none" w:sz="0" w:space="0" w:color="auto"/>
        <w:left w:val="none" w:sz="0" w:space="0" w:color="auto"/>
        <w:bottom w:val="none" w:sz="0" w:space="0" w:color="auto"/>
        <w:right w:val="none" w:sz="0" w:space="0" w:color="auto"/>
      </w:divBdr>
    </w:div>
    <w:div w:id="1502088071">
      <w:bodyDiv w:val="1"/>
      <w:marLeft w:val="0"/>
      <w:marRight w:val="0"/>
      <w:marTop w:val="0"/>
      <w:marBottom w:val="0"/>
      <w:divBdr>
        <w:top w:val="none" w:sz="0" w:space="0" w:color="auto"/>
        <w:left w:val="none" w:sz="0" w:space="0" w:color="auto"/>
        <w:bottom w:val="none" w:sz="0" w:space="0" w:color="auto"/>
        <w:right w:val="none" w:sz="0" w:space="0" w:color="auto"/>
      </w:divBdr>
    </w:div>
    <w:div w:id="1509714225">
      <w:bodyDiv w:val="1"/>
      <w:marLeft w:val="0"/>
      <w:marRight w:val="0"/>
      <w:marTop w:val="0"/>
      <w:marBottom w:val="0"/>
      <w:divBdr>
        <w:top w:val="none" w:sz="0" w:space="0" w:color="auto"/>
        <w:left w:val="none" w:sz="0" w:space="0" w:color="auto"/>
        <w:bottom w:val="none" w:sz="0" w:space="0" w:color="auto"/>
        <w:right w:val="none" w:sz="0" w:space="0" w:color="auto"/>
      </w:divBdr>
    </w:div>
    <w:div w:id="1510171630">
      <w:bodyDiv w:val="1"/>
      <w:marLeft w:val="0"/>
      <w:marRight w:val="0"/>
      <w:marTop w:val="0"/>
      <w:marBottom w:val="0"/>
      <w:divBdr>
        <w:top w:val="none" w:sz="0" w:space="0" w:color="auto"/>
        <w:left w:val="none" w:sz="0" w:space="0" w:color="auto"/>
        <w:bottom w:val="none" w:sz="0" w:space="0" w:color="auto"/>
        <w:right w:val="none" w:sz="0" w:space="0" w:color="auto"/>
      </w:divBdr>
    </w:div>
    <w:div w:id="1515193331">
      <w:bodyDiv w:val="1"/>
      <w:marLeft w:val="0"/>
      <w:marRight w:val="0"/>
      <w:marTop w:val="0"/>
      <w:marBottom w:val="0"/>
      <w:divBdr>
        <w:top w:val="none" w:sz="0" w:space="0" w:color="auto"/>
        <w:left w:val="none" w:sz="0" w:space="0" w:color="auto"/>
        <w:bottom w:val="none" w:sz="0" w:space="0" w:color="auto"/>
        <w:right w:val="none" w:sz="0" w:space="0" w:color="auto"/>
      </w:divBdr>
    </w:div>
    <w:div w:id="1521625837">
      <w:bodyDiv w:val="1"/>
      <w:marLeft w:val="0"/>
      <w:marRight w:val="0"/>
      <w:marTop w:val="0"/>
      <w:marBottom w:val="0"/>
      <w:divBdr>
        <w:top w:val="none" w:sz="0" w:space="0" w:color="auto"/>
        <w:left w:val="none" w:sz="0" w:space="0" w:color="auto"/>
        <w:bottom w:val="none" w:sz="0" w:space="0" w:color="auto"/>
        <w:right w:val="none" w:sz="0" w:space="0" w:color="auto"/>
      </w:divBdr>
      <w:divsChild>
        <w:div w:id="1387877341">
          <w:marLeft w:val="0"/>
          <w:marRight w:val="0"/>
          <w:marTop w:val="0"/>
          <w:marBottom w:val="0"/>
          <w:divBdr>
            <w:top w:val="none" w:sz="0" w:space="0" w:color="auto"/>
            <w:left w:val="none" w:sz="0" w:space="0" w:color="auto"/>
            <w:bottom w:val="none" w:sz="0" w:space="0" w:color="auto"/>
            <w:right w:val="none" w:sz="0" w:space="0" w:color="auto"/>
          </w:divBdr>
        </w:div>
      </w:divsChild>
    </w:div>
    <w:div w:id="1527595995">
      <w:bodyDiv w:val="1"/>
      <w:marLeft w:val="0"/>
      <w:marRight w:val="0"/>
      <w:marTop w:val="0"/>
      <w:marBottom w:val="0"/>
      <w:divBdr>
        <w:top w:val="none" w:sz="0" w:space="0" w:color="auto"/>
        <w:left w:val="none" w:sz="0" w:space="0" w:color="auto"/>
        <w:bottom w:val="none" w:sz="0" w:space="0" w:color="auto"/>
        <w:right w:val="none" w:sz="0" w:space="0" w:color="auto"/>
      </w:divBdr>
    </w:div>
    <w:div w:id="1529684522">
      <w:bodyDiv w:val="1"/>
      <w:marLeft w:val="0"/>
      <w:marRight w:val="0"/>
      <w:marTop w:val="0"/>
      <w:marBottom w:val="0"/>
      <w:divBdr>
        <w:top w:val="none" w:sz="0" w:space="0" w:color="auto"/>
        <w:left w:val="none" w:sz="0" w:space="0" w:color="auto"/>
        <w:bottom w:val="none" w:sz="0" w:space="0" w:color="auto"/>
        <w:right w:val="none" w:sz="0" w:space="0" w:color="auto"/>
      </w:divBdr>
    </w:div>
    <w:div w:id="1535001163">
      <w:bodyDiv w:val="1"/>
      <w:marLeft w:val="0"/>
      <w:marRight w:val="0"/>
      <w:marTop w:val="0"/>
      <w:marBottom w:val="0"/>
      <w:divBdr>
        <w:top w:val="none" w:sz="0" w:space="0" w:color="auto"/>
        <w:left w:val="none" w:sz="0" w:space="0" w:color="auto"/>
        <w:bottom w:val="none" w:sz="0" w:space="0" w:color="auto"/>
        <w:right w:val="none" w:sz="0" w:space="0" w:color="auto"/>
      </w:divBdr>
    </w:div>
    <w:div w:id="1536695614">
      <w:bodyDiv w:val="1"/>
      <w:marLeft w:val="0"/>
      <w:marRight w:val="0"/>
      <w:marTop w:val="0"/>
      <w:marBottom w:val="0"/>
      <w:divBdr>
        <w:top w:val="none" w:sz="0" w:space="0" w:color="auto"/>
        <w:left w:val="none" w:sz="0" w:space="0" w:color="auto"/>
        <w:bottom w:val="none" w:sz="0" w:space="0" w:color="auto"/>
        <w:right w:val="none" w:sz="0" w:space="0" w:color="auto"/>
      </w:divBdr>
    </w:div>
    <w:div w:id="1538540706">
      <w:bodyDiv w:val="1"/>
      <w:marLeft w:val="0"/>
      <w:marRight w:val="0"/>
      <w:marTop w:val="0"/>
      <w:marBottom w:val="0"/>
      <w:divBdr>
        <w:top w:val="none" w:sz="0" w:space="0" w:color="auto"/>
        <w:left w:val="none" w:sz="0" w:space="0" w:color="auto"/>
        <w:bottom w:val="none" w:sz="0" w:space="0" w:color="auto"/>
        <w:right w:val="none" w:sz="0" w:space="0" w:color="auto"/>
      </w:divBdr>
    </w:div>
    <w:div w:id="1539394881">
      <w:bodyDiv w:val="1"/>
      <w:marLeft w:val="0"/>
      <w:marRight w:val="0"/>
      <w:marTop w:val="0"/>
      <w:marBottom w:val="0"/>
      <w:divBdr>
        <w:top w:val="none" w:sz="0" w:space="0" w:color="auto"/>
        <w:left w:val="none" w:sz="0" w:space="0" w:color="auto"/>
        <w:bottom w:val="none" w:sz="0" w:space="0" w:color="auto"/>
        <w:right w:val="none" w:sz="0" w:space="0" w:color="auto"/>
      </w:divBdr>
    </w:div>
    <w:div w:id="1544054785">
      <w:bodyDiv w:val="1"/>
      <w:marLeft w:val="0"/>
      <w:marRight w:val="0"/>
      <w:marTop w:val="0"/>
      <w:marBottom w:val="0"/>
      <w:divBdr>
        <w:top w:val="none" w:sz="0" w:space="0" w:color="auto"/>
        <w:left w:val="none" w:sz="0" w:space="0" w:color="auto"/>
        <w:bottom w:val="none" w:sz="0" w:space="0" w:color="auto"/>
        <w:right w:val="none" w:sz="0" w:space="0" w:color="auto"/>
      </w:divBdr>
    </w:div>
    <w:div w:id="1554080704">
      <w:bodyDiv w:val="1"/>
      <w:marLeft w:val="0"/>
      <w:marRight w:val="0"/>
      <w:marTop w:val="0"/>
      <w:marBottom w:val="0"/>
      <w:divBdr>
        <w:top w:val="none" w:sz="0" w:space="0" w:color="auto"/>
        <w:left w:val="none" w:sz="0" w:space="0" w:color="auto"/>
        <w:bottom w:val="none" w:sz="0" w:space="0" w:color="auto"/>
        <w:right w:val="none" w:sz="0" w:space="0" w:color="auto"/>
      </w:divBdr>
    </w:div>
    <w:div w:id="1555459454">
      <w:bodyDiv w:val="1"/>
      <w:marLeft w:val="0"/>
      <w:marRight w:val="0"/>
      <w:marTop w:val="0"/>
      <w:marBottom w:val="0"/>
      <w:divBdr>
        <w:top w:val="none" w:sz="0" w:space="0" w:color="auto"/>
        <w:left w:val="none" w:sz="0" w:space="0" w:color="auto"/>
        <w:bottom w:val="none" w:sz="0" w:space="0" w:color="auto"/>
        <w:right w:val="none" w:sz="0" w:space="0" w:color="auto"/>
      </w:divBdr>
      <w:divsChild>
        <w:div w:id="1927493842">
          <w:marLeft w:val="547"/>
          <w:marRight w:val="0"/>
          <w:marTop w:val="0"/>
          <w:marBottom w:val="0"/>
          <w:divBdr>
            <w:top w:val="none" w:sz="0" w:space="0" w:color="auto"/>
            <w:left w:val="none" w:sz="0" w:space="0" w:color="auto"/>
            <w:bottom w:val="none" w:sz="0" w:space="0" w:color="auto"/>
            <w:right w:val="none" w:sz="0" w:space="0" w:color="auto"/>
          </w:divBdr>
        </w:div>
      </w:divsChild>
    </w:div>
    <w:div w:id="1560700566">
      <w:bodyDiv w:val="1"/>
      <w:marLeft w:val="0"/>
      <w:marRight w:val="0"/>
      <w:marTop w:val="0"/>
      <w:marBottom w:val="0"/>
      <w:divBdr>
        <w:top w:val="none" w:sz="0" w:space="0" w:color="auto"/>
        <w:left w:val="none" w:sz="0" w:space="0" w:color="auto"/>
        <w:bottom w:val="none" w:sz="0" w:space="0" w:color="auto"/>
        <w:right w:val="none" w:sz="0" w:space="0" w:color="auto"/>
      </w:divBdr>
    </w:div>
    <w:div w:id="1567228967">
      <w:bodyDiv w:val="1"/>
      <w:marLeft w:val="0"/>
      <w:marRight w:val="0"/>
      <w:marTop w:val="0"/>
      <w:marBottom w:val="0"/>
      <w:divBdr>
        <w:top w:val="none" w:sz="0" w:space="0" w:color="auto"/>
        <w:left w:val="none" w:sz="0" w:space="0" w:color="auto"/>
        <w:bottom w:val="none" w:sz="0" w:space="0" w:color="auto"/>
        <w:right w:val="none" w:sz="0" w:space="0" w:color="auto"/>
      </w:divBdr>
    </w:div>
    <w:div w:id="1568345396">
      <w:bodyDiv w:val="1"/>
      <w:marLeft w:val="0"/>
      <w:marRight w:val="0"/>
      <w:marTop w:val="0"/>
      <w:marBottom w:val="0"/>
      <w:divBdr>
        <w:top w:val="none" w:sz="0" w:space="0" w:color="auto"/>
        <w:left w:val="none" w:sz="0" w:space="0" w:color="auto"/>
        <w:bottom w:val="none" w:sz="0" w:space="0" w:color="auto"/>
        <w:right w:val="none" w:sz="0" w:space="0" w:color="auto"/>
      </w:divBdr>
    </w:div>
    <w:div w:id="1572499042">
      <w:bodyDiv w:val="1"/>
      <w:marLeft w:val="0"/>
      <w:marRight w:val="0"/>
      <w:marTop w:val="0"/>
      <w:marBottom w:val="0"/>
      <w:divBdr>
        <w:top w:val="none" w:sz="0" w:space="0" w:color="auto"/>
        <w:left w:val="none" w:sz="0" w:space="0" w:color="auto"/>
        <w:bottom w:val="none" w:sz="0" w:space="0" w:color="auto"/>
        <w:right w:val="none" w:sz="0" w:space="0" w:color="auto"/>
      </w:divBdr>
    </w:div>
    <w:div w:id="1579904009">
      <w:bodyDiv w:val="1"/>
      <w:marLeft w:val="0"/>
      <w:marRight w:val="0"/>
      <w:marTop w:val="0"/>
      <w:marBottom w:val="0"/>
      <w:divBdr>
        <w:top w:val="none" w:sz="0" w:space="0" w:color="auto"/>
        <w:left w:val="none" w:sz="0" w:space="0" w:color="auto"/>
        <w:bottom w:val="none" w:sz="0" w:space="0" w:color="auto"/>
        <w:right w:val="none" w:sz="0" w:space="0" w:color="auto"/>
      </w:divBdr>
    </w:div>
    <w:div w:id="1585840350">
      <w:bodyDiv w:val="1"/>
      <w:marLeft w:val="0"/>
      <w:marRight w:val="0"/>
      <w:marTop w:val="0"/>
      <w:marBottom w:val="0"/>
      <w:divBdr>
        <w:top w:val="none" w:sz="0" w:space="0" w:color="auto"/>
        <w:left w:val="none" w:sz="0" w:space="0" w:color="auto"/>
        <w:bottom w:val="none" w:sz="0" w:space="0" w:color="auto"/>
        <w:right w:val="none" w:sz="0" w:space="0" w:color="auto"/>
      </w:divBdr>
      <w:divsChild>
        <w:div w:id="1196695258">
          <w:marLeft w:val="446"/>
          <w:marRight w:val="0"/>
          <w:marTop w:val="0"/>
          <w:marBottom w:val="0"/>
          <w:divBdr>
            <w:top w:val="none" w:sz="0" w:space="0" w:color="auto"/>
            <w:left w:val="none" w:sz="0" w:space="0" w:color="auto"/>
            <w:bottom w:val="none" w:sz="0" w:space="0" w:color="auto"/>
            <w:right w:val="none" w:sz="0" w:space="0" w:color="auto"/>
          </w:divBdr>
        </w:div>
        <w:div w:id="1996103738">
          <w:marLeft w:val="446"/>
          <w:marRight w:val="0"/>
          <w:marTop w:val="0"/>
          <w:marBottom w:val="0"/>
          <w:divBdr>
            <w:top w:val="none" w:sz="0" w:space="0" w:color="auto"/>
            <w:left w:val="none" w:sz="0" w:space="0" w:color="auto"/>
            <w:bottom w:val="none" w:sz="0" w:space="0" w:color="auto"/>
            <w:right w:val="none" w:sz="0" w:space="0" w:color="auto"/>
          </w:divBdr>
        </w:div>
        <w:div w:id="1055348895">
          <w:marLeft w:val="446"/>
          <w:marRight w:val="0"/>
          <w:marTop w:val="0"/>
          <w:marBottom w:val="0"/>
          <w:divBdr>
            <w:top w:val="none" w:sz="0" w:space="0" w:color="auto"/>
            <w:left w:val="none" w:sz="0" w:space="0" w:color="auto"/>
            <w:bottom w:val="none" w:sz="0" w:space="0" w:color="auto"/>
            <w:right w:val="none" w:sz="0" w:space="0" w:color="auto"/>
          </w:divBdr>
        </w:div>
      </w:divsChild>
    </w:div>
    <w:div w:id="1592199146">
      <w:bodyDiv w:val="1"/>
      <w:marLeft w:val="0"/>
      <w:marRight w:val="0"/>
      <w:marTop w:val="0"/>
      <w:marBottom w:val="0"/>
      <w:divBdr>
        <w:top w:val="none" w:sz="0" w:space="0" w:color="auto"/>
        <w:left w:val="none" w:sz="0" w:space="0" w:color="auto"/>
        <w:bottom w:val="none" w:sz="0" w:space="0" w:color="auto"/>
        <w:right w:val="none" w:sz="0" w:space="0" w:color="auto"/>
      </w:divBdr>
    </w:div>
    <w:div w:id="1616984862">
      <w:bodyDiv w:val="1"/>
      <w:marLeft w:val="0"/>
      <w:marRight w:val="0"/>
      <w:marTop w:val="0"/>
      <w:marBottom w:val="0"/>
      <w:divBdr>
        <w:top w:val="none" w:sz="0" w:space="0" w:color="auto"/>
        <w:left w:val="none" w:sz="0" w:space="0" w:color="auto"/>
        <w:bottom w:val="none" w:sz="0" w:space="0" w:color="auto"/>
        <w:right w:val="none" w:sz="0" w:space="0" w:color="auto"/>
      </w:divBdr>
      <w:divsChild>
        <w:div w:id="1223100702">
          <w:marLeft w:val="720"/>
          <w:marRight w:val="0"/>
          <w:marTop w:val="0"/>
          <w:marBottom w:val="0"/>
          <w:divBdr>
            <w:top w:val="none" w:sz="0" w:space="0" w:color="auto"/>
            <w:left w:val="none" w:sz="0" w:space="0" w:color="auto"/>
            <w:bottom w:val="none" w:sz="0" w:space="0" w:color="auto"/>
            <w:right w:val="none" w:sz="0" w:space="0" w:color="auto"/>
          </w:divBdr>
        </w:div>
        <w:div w:id="162089282">
          <w:marLeft w:val="720"/>
          <w:marRight w:val="0"/>
          <w:marTop w:val="0"/>
          <w:marBottom w:val="0"/>
          <w:divBdr>
            <w:top w:val="none" w:sz="0" w:space="0" w:color="auto"/>
            <w:left w:val="none" w:sz="0" w:space="0" w:color="auto"/>
            <w:bottom w:val="none" w:sz="0" w:space="0" w:color="auto"/>
            <w:right w:val="none" w:sz="0" w:space="0" w:color="auto"/>
          </w:divBdr>
        </w:div>
        <w:div w:id="619265371">
          <w:marLeft w:val="720"/>
          <w:marRight w:val="0"/>
          <w:marTop w:val="0"/>
          <w:marBottom w:val="0"/>
          <w:divBdr>
            <w:top w:val="none" w:sz="0" w:space="0" w:color="auto"/>
            <w:left w:val="none" w:sz="0" w:space="0" w:color="auto"/>
            <w:bottom w:val="none" w:sz="0" w:space="0" w:color="auto"/>
            <w:right w:val="none" w:sz="0" w:space="0" w:color="auto"/>
          </w:divBdr>
        </w:div>
      </w:divsChild>
    </w:div>
    <w:div w:id="1621296511">
      <w:bodyDiv w:val="1"/>
      <w:marLeft w:val="0"/>
      <w:marRight w:val="0"/>
      <w:marTop w:val="0"/>
      <w:marBottom w:val="0"/>
      <w:divBdr>
        <w:top w:val="none" w:sz="0" w:space="0" w:color="auto"/>
        <w:left w:val="none" w:sz="0" w:space="0" w:color="auto"/>
        <w:bottom w:val="none" w:sz="0" w:space="0" w:color="auto"/>
        <w:right w:val="none" w:sz="0" w:space="0" w:color="auto"/>
      </w:divBdr>
    </w:div>
    <w:div w:id="1622955605">
      <w:bodyDiv w:val="1"/>
      <w:marLeft w:val="0"/>
      <w:marRight w:val="0"/>
      <w:marTop w:val="0"/>
      <w:marBottom w:val="0"/>
      <w:divBdr>
        <w:top w:val="none" w:sz="0" w:space="0" w:color="auto"/>
        <w:left w:val="none" w:sz="0" w:space="0" w:color="auto"/>
        <w:bottom w:val="none" w:sz="0" w:space="0" w:color="auto"/>
        <w:right w:val="none" w:sz="0" w:space="0" w:color="auto"/>
      </w:divBdr>
    </w:div>
    <w:div w:id="1625967481">
      <w:bodyDiv w:val="1"/>
      <w:marLeft w:val="0"/>
      <w:marRight w:val="0"/>
      <w:marTop w:val="0"/>
      <w:marBottom w:val="0"/>
      <w:divBdr>
        <w:top w:val="none" w:sz="0" w:space="0" w:color="auto"/>
        <w:left w:val="none" w:sz="0" w:space="0" w:color="auto"/>
        <w:bottom w:val="none" w:sz="0" w:space="0" w:color="auto"/>
        <w:right w:val="none" w:sz="0" w:space="0" w:color="auto"/>
      </w:divBdr>
      <w:divsChild>
        <w:div w:id="1308582833">
          <w:marLeft w:val="446"/>
          <w:marRight w:val="0"/>
          <w:marTop w:val="0"/>
          <w:marBottom w:val="0"/>
          <w:divBdr>
            <w:top w:val="none" w:sz="0" w:space="0" w:color="auto"/>
            <w:left w:val="none" w:sz="0" w:space="0" w:color="auto"/>
            <w:bottom w:val="none" w:sz="0" w:space="0" w:color="auto"/>
            <w:right w:val="none" w:sz="0" w:space="0" w:color="auto"/>
          </w:divBdr>
        </w:div>
        <w:div w:id="1590693661">
          <w:marLeft w:val="446"/>
          <w:marRight w:val="0"/>
          <w:marTop w:val="0"/>
          <w:marBottom w:val="0"/>
          <w:divBdr>
            <w:top w:val="none" w:sz="0" w:space="0" w:color="auto"/>
            <w:left w:val="none" w:sz="0" w:space="0" w:color="auto"/>
            <w:bottom w:val="none" w:sz="0" w:space="0" w:color="auto"/>
            <w:right w:val="none" w:sz="0" w:space="0" w:color="auto"/>
          </w:divBdr>
        </w:div>
        <w:div w:id="150560243">
          <w:marLeft w:val="446"/>
          <w:marRight w:val="0"/>
          <w:marTop w:val="0"/>
          <w:marBottom w:val="0"/>
          <w:divBdr>
            <w:top w:val="none" w:sz="0" w:space="0" w:color="auto"/>
            <w:left w:val="none" w:sz="0" w:space="0" w:color="auto"/>
            <w:bottom w:val="none" w:sz="0" w:space="0" w:color="auto"/>
            <w:right w:val="none" w:sz="0" w:space="0" w:color="auto"/>
          </w:divBdr>
        </w:div>
        <w:div w:id="1940138591">
          <w:marLeft w:val="446"/>
          <w:marRight w:val="0"/>
          <w:marTop w:val="0"/>
          <w:marBottom w:val="0"/>
          <w:divBdr>
            <w:top w:val="none" w:sz="0" w:space="0" w:color="auto"/>
            <w:left w:val="none" w:sz="0" w:space="0" w:color="auto"/>
            <w:bottom w:val="none" w:sz="0" w:space="0" w:color="auto"/>
            <w:right w:val="none" w:sz="0" w:space="0" w:color="auto"/>
          </w:divBdr>
        </w:div>
        <w:div w:id="1173688668">
          <w:marLeft w:val="446"/>
          <w:marRight w:val="0"/>
          <w:marTop w:val="0"/>
          <w:marBottom w:val="0"/>
          <w:divBdr>
            <w:top w:val="none" w:sz="0" w:space="0" w:color="auto"/>
            <w:left w:val="none" w:sz="0" w:space="0" w:color="auto"/>
            <w:bottom w:val="none" w:sz="0" w:space="0" w:color="auto"/>
            <w:right w:val="none" w:sz="0" w:space="0" w:color="auto"/>
          </w:divBdr>
        </w:div>
        <w:div w:id="1165164823">
          <w:marLeft w:val="446"/>
          <w:marRight w:val="0"/>
          <w:marTop w:val="0"/>
          <w:marBottom w:val="0"/>
          <w:divBdr>
            <w:top w:val="none" w:sz="0" w:space="0" w:color="auto"/>
            <w:left w:val="none" w:sz="0" w:space="0" w:color="auto"/>
            <w:bottom w:val="none" w:sz="0" w:space="0" w:color="auto"/>
            <w:right w:val="none" w:sz="0" w:space="0" w:color="auto"/>
          </w:divBdr>
        </w:div>
      </w:divsChild>
    </w:div>
    <w:div w:id="1640763982">
      <w:bodyDiv w:val="1"/>
      <w:marLeft w:val="0"/>
      <w:marRight w:val="0"/>
      <w:marTop w:val="0"/>
      <w:marBottom w:val="0"/>
      <w:divBdr>
        <w:top w:val="none" w:sz="0" w:space="0" w:color="auto"/>
        <w:left w:val="none" w:sz="0" w:space="0" w:color="auto"/>
        <w:bottom w:val="none" w:sz="0" w:space="0" w:color="auto"/>
        <w:right w:val="none" w:sz="0" w:space="0" w:color="auto"/>
      </w:divBdr>
    </w:div>
    <w:div w:id="1640769127">
      <w:bodyDiv w:val="1"/>
      <w:marLeft w:val="0"/>
      <w:marRight w:val="0"/>
      <w:marTop w:val="0"/>
      <w:marBottom w:val="0"/>
      <w:divBdr>
        <w:top w:val="none" w:sz="0" w:space="0" w:color="auto"/>
        <w:left w:val="none" w:sz="0" w:space="0" w:color="auto"/>
        <w:bottom w:val="none" w:sz="0" w:space="0" w:color="auto"/>
        <w:right w:val="none" w:sz="0" w:space="0" w:color="auto"/>
      </w:divBdr>
    </w:div>
    <w:div w:id="1654722475">
      <w:bodyDiv w:val="1"/>
      <w:marLeft w:val="0"/>
      <w:marRight w:val="0"/>
      <w:marTop w:val="0"/>
      <w:marBottom w:val="0"/>
      <w:divBdr>
        <w:top w:val="none" w:sz="0" w:space="0" w:color="auto"/>
        <w:left w:val="none" w:sz="0" w:space="0" w:color="auto"/>
        <w:bottom w:val="none" w:sz="0" w:space="0" w:color="auto"/>
        <w:right w:val="none" w:sz="0" w:space="0" w:color="auto"/>
      </w:divBdr>
    </w:div>
    <w:div w:id="1663464613">
      <w:bodyDiv w:val="1"/>
      <w:marLeft w:val="0"/>
      <w:marRight w:val="0"/>
      <w:marTop w:val="0"/>
      <w:marBottom w:val="0"/>
      <w:divBdr>
        <w:top w:val="none" w:sz="0" w:space="0" w:color="auto"/>
        <w:left w:val="none" w:sz="0" w:space="0" w:color="auto"/>
        <w:bottom w:val="none" w:sz="0" w:space="0" w:color="auto"/>
        <w:right w:val="none" w:sz="0" w:space="0" w:color="auto"/>
      </w:divBdr>
    </w:div>
    <w:div w:id="1671368918">
      <w:bodyDiv w:val="1"/>
      <w:marLeft w:val="0"/>
      <w:marRight w:val="0"/>
      <w:marTop w:val="0"/>
      <w:marBottom w:val="0"/>
      <w:divBdr>
        <w:top w:val="none" w:sz="0" w:space="0" w:color="auto"/>
        <w:left w:val="none" w:sz="0" w:space="0" w:color="auto"/>
        <w:bottom w:val="none" w:sz="0" w:space="0" w:color="auto"/>
        <w:right w:val="none" w:sz="0" w:space="0" w:color="auto"/>
      </w:divBdr>
    </w:div>
    <w:div w:id="1681934954">
      <w:bodyDiv w:val="1"/>
      <w:marLeft w:val="0"/>
      <w:marRight w:val="0"/>
      <w:marTop w:val="0"/>
      <w:marBottom w:val="0"/>
      <w:divBdr>
        <w:top w:val="none" w:sz="0" w:space="0" w:color="auto"/>
        <w:left w:val="none" w:sz="0" w:space="0" w:color="auto"/>
        <w:bottom w:val="none" w:sz="0" w:space="0" w:color="auto"/>
        <w:right w:val="none" w:sz="0" w:space="0" w:color="auto"/>
      </w:divBdr>
    </w:div>
    <w:div w:id="1682125237">
      <w:bodyDiv w:val="1"/>
      <w:marLeft w:val="0"/>
      <w:marRight w:val="0"/>
      <w:marTop w:val="0"/>
      <w:marBottom w:val="0"/>
      <w:divBdr>
        <w:top w:val="none" w:sz="0" w:space="0" w:color="auto"/>
        <w:left w:val="none" w:sz="0" w:space="0" w:color="auto"/>
        <w:bottom w:val="none" w:sz="0" w:space="0" w:color="auto"/>
        <w:right w:val="none" w:sz="0" w:space="0" w:color="auto"/>
      </w:divBdr>
    </w:div>
    <w:div w:id="1693259751">
      <w:bodyDiv w:val="1"/>
      <w:marLeft w:val="0"/>
      <w:marRight w:val="0"/>
      <w:marTop w:val="0"/>
      <w:marBottom w:val="0"/>
      <w:divBdr>
        <w:top w:val="none" w:sz="0" w:space="0" w:color="auto"/>
        <w:left w:val="none" w:sz="0" w:space="0" w:color="auto"/>
        <w:bottom w:val="none" w:sz="0" w:space="0" w:color="auto"/>
        <w:right w:val="none" w:sz="0" w:space="0" w:color="auto"/>
      </w:divBdr>
    </w:div>
    <w:div w:id="1699156008">
      <w:bodyDiv w:val="1"/>
      <w:marLeft w:val="0"/>
      <w:marRight w:val="0"/>
      <w:marTop w:val="0"/>
      <w:marBottom w:val="0"/>
      <w:divBdr>
        <w:top w:val="none" w:sz="0" w:space="0" w:color="auto"/>
        <w:left w:val="none" w:sz="0" w:space="0" w:color="auto"/>
        <w:bottom w:val="none" w:sz="0" w:space="0" w:color="auto"/>
        <w:right w:val="none" w:sz="0" w:space="0" w:color="auto"/>
      </w:divBdr>
    </w:div>
    <w:div w:id="1700203150">
      <w:bodyDiv w:val="1"/>
      <w:marLeft w:val="0"/>
      <w:marRight w:val="0"/>
      <w:marTop w:val="0"/>
      <w:marBottom w:val="0"/>
      <w:divBdr>
        <w:top w:val="none" w:sz="0" w:space="0" w:color="auto"/>
        <w:left w:val="none" w:sz="0" w:space="0" w:color="auto"/>
        <w:bottom w:val="none" w:sz="0" w:space="0" w:color="auto"/>
        <w:right w:val="none" w:sz="0" w:space="0" w:color="auto"/>
      </w:divBdr>
    </w:div>
    <w:div w:id="1723556571">
      <w:bodyDiv w:val="1"/>
      <w:marLeft w:val="0"/>
      <w:marRight w:val="0"/>
      <w:marTop w:val="0"/>
      <w:marBottom w:val="0"/>
      <w:divBdr>
        <w:top w:val="none" w:sz="0" w:space="0" w:color="auto"/>
        <w:left w:val="none" w:sz="0" w:space="0" w:color="auto"/>
        <w:bottom w:val="none" w:sz="0" w:space="0" w:color="auto"/>
        <w:right w:val="none" w:sz="0" w:space="0" w:color="auto"/>
      </w:divBdr>
    </w:div>
    <w:div w:id="1731416411">
      <w:bodyDiv w:val="1"/>
      <w:marLeft w:val="0"/>
      <w:marRight w:val="0"/>
      <w:marTop w:val="0"/>
      <w:marBottom w:val="0"/>
      <w:divBdr>
        <w:top w:val="none" w:sz="0" w:space="0" w:color="auto"/>
        <w:left w:val="none" w:sz="0" w:space="0" w:color="auto"/>
        <w:bottom w:val="none" w:sz="0" w:space="0" w:color="auto"/>
        <w:right w:val="none" w:sz="0" w:space="0" w:color="auto"/>
      </w:divBdr>
    </w:div>
    <w:div w:id="1746221821">
      <w:bodyDiv w:val="1"/>
      <w:marLeft w:val="0"/>
      <w:marRight w:val="0"/>
      <w:marTop w:val="0"/>
      <w:marBottom w:val="0"/>
      <w:divBdr>
        <w:top w:val="none" w:sz="0" w:space="0" w:color="auto"/>
        <w:left w:val="none" w:sz="0" w:space="0" w:color="auto"/>
        <w:bottom w:val="none" w:sz="0" w:space="0" w:color="auto"/>
        <w:right w:val="none" w:sz="0" w:space="0" w:color="auto"/>
      </w:divBdr>
    </w:div>
    <w:div w:id="1748188682">
      <w:bodyDiv w:val="1"/>
      <w:marLeft w:val="0"/>
      <w:marRight w:val="0"/>
      <w:marTop w:val="0"/>
      <w:marBottom w:val="0"/>
      <w:divBdr>
        <w:top w:val="none" w:sz="0" w:space="0" w:color="auto"/>
        <w:left w:val="none" w:sz="0" w:space="0" w:color="auto"/>
        <w:bottom w:val="none" w:sz="0" w:space="0" w:color="auto"/>
        <w:right w:val="none" w:sz="0" w:space="0" w:color="auto"/>
      </w:divBdr>
    </w:div>
    <w:div w:id="1752117356">
      <w:bodyDiv w:val="1"/>
      <w:marLeft w:val="0"/>
      <w:marRight w:val="0"/>
      <w:marTop w:val="0"/>
      <w:marBottom w:val="0"/>
      <w:divBdr>
        <w:top w:val="none" w:sz="0" w:space="0" w:color="auto"/>
        <w:left w:val="none" w:sz="0" w:space="0" w:color="auto"/>
        <w:bottom w:val="none" w:sz="0" w:space="0" w:color="auto"/>
        <w:right w:val="none" w:sz="0" w:space="0" w:color="auto"/>
      </w:divBdr>
    </w:div>
    <w:div w:id="1763794117">
      <w:bodyDiv w:val="1"/>
      <w:marLeft w:val="0"/>
      <w:marRight w:val="0"/>
      <w:marTop w:val="0"/>
      <w:marBottom w:val="0"/>
      <w:divBdr>
        <w:top w:val="none" w:sz="0" w:space="0" w:color="auto"/>
        <w:left w:val="none" w:sz="0" w:space="0" w:color="auto"/>
        <w:bottom w:val="none" w:sz="0" w:space="0" w:color="auto"/>
        <w:right w:val="none" w:sz="0" w:space="0" w:color="auto"/>
      </w:divBdr>
    </w:div>
    <w:div w:id="1797870080">
      <w:bodyDiv w:val="1"/>
      <w:marLeft w:val="0"/>
      <w:marRight w:val="0"/>
      <w:marTop w:val="0"/>
      <w:marBottom w:val="0"/>
      <w:divBdr>
        <w:top w:val="none" w:sz="0" w:space="0" w:color="auto"/>
        <w:left w:val="none" w:sz="0" w:space="0" w:color="auto"/>
        <w:bottom w:val="none" w:sz="0" w:space="0" w:color="auto"/>
        <w:right w:val="none" w:sz="0" w:space="0" w:color="auto"/>
      </w:divBdr>
    </w:div>
    <w:div w:id="1816750640">
      <w:bodyDiv w:val="1"/>
      <w:marLeft w:val="0"/>
      <w:marRight w:val="0"/>
      <w:marTop w:val="0"/>
      <w:marBottom w:val="0"/>
      <w:divBdr>
        <w:top w:val="none" w:sz="0" w:space="0" w:color="auto"/>
        <w:left w:val="none" w:sz="0" w:space="0" w:color="auto"/>
        <w:bottom w:val="none" w:sz="0" w:space="0" w:color="auto"/>
        <w:right w:val="none" w:sz="0" w:space="0" w:color="auto"/>
      </w:divBdr>
    </w:div>
    <w:div w:id="1834880947">
      <w:bodyDiv w:val="1"/>
      <w:marLeft w:val="0"/>
      <w:marRight w:val="0"/>
      <w:marTop w:val="0"/>
      <w:marBottom w:val="0"/>
      <w:divBdr>
        <w:top w:val="none" w:sz="0" w:space="0" w:color="auto"/>
        <w:left w:val="none" w:sz="0" w:space="0" w:color="auto"/>
        <w:bottom w:val="none" w:sz="0" w:space="0" w:color="auto"/>
        <w:right w:val="none" w:sz="0" w:space="0" w:color="auto"/>
      </w:divBdr>
    </w:div>
    <w:div w:id="1855026716">
      <w:bodyDiv w:val="1"/>
      <w:marLeft w:val="0"/>
      <w:marRight w:val="0"/>
      <w:marTop w:val="0"/>
      <w:marBottom w:val="0"/>
      <w:divBdr>
        <w:top w:val="none" w:sz="0" w:space="0" w:color="auto"/>
        <w:left w:val="none" w:sz="0" w:space="0" w:color="auto"/>
        <w:bottom w:val="none" w:sz="0" w:space="0" w:color="auto"/>
        <w:right w:val="none" w:sz="0" w:space="0" w:color="auto"/>
      </w:divBdr>
    </w:div>
    <w:div w:id="1866943644">
      <w:bodyDiv w:val="1"/>
      <w:marLeft w:val="0"/>
      <w:marRight w:val="0"/>
      <w:marTop w:val="0"/>
      <w:marBottom w:val="0"/>
      <w:divBdr>
        <w:top w:val="none" w:sz="0" w:space="0" w:color="auto"/>
        <w:left w:val="none" w:sz="0" w:space="0" w:color="auto"/>
        <w:bottom w:val="none" w:sz="0" w:space="0" w:color="auto"/>
        <w:right w:val="none" w:sz="0" w:space="0" w:color="auto"/>
      </w:divBdr>
    </w:div>
    <w:div w:id="1877888087">
      <w:bodyDiv w:val="1"/>
      <w:marLeft w:val="0"/>
      <w:marRight w:val="0"/>
      <w:marTop w:val="0"/>
      <w:marBottom w:val="0"/>
      <w:divBdr>
        <w:top w:val="none" w:sz="0" w:space="0" w:color="auto"/>
        <w:left w:val="none" w:sz="0" w:space="0" w:color="auto"/>
        <w:bottom w:val="none" w:sz="0" w:space="0" w:color="auto"/>
        <w:right w:val="none" w:sz="0" w:space="0" w:color="auto"/>
      </w:divBdr>
    </w:div>
    <w:div w:id="1884555804">
      <w:bodyDiv w:val="1"/>
      <w:marLeft w:val="0"/>
      <w:marRight w:val="0"/>
      <w:marTop w:val="0"/>
      <w:marBottom w:val="0"/>
      <w:divBdr>
        <w:top w:val="none" w:sz="0" w:space="0" w:color="auto"/>
        <w:left w:val="none" w:sz="0" w:space="0" w:color="auto"/>
        <w:bottom w:val="none" w:sz="0" w:space="0" w:color="auto"/>
        <w:right w:val="none" w:sz="0" w:space="0" w:color="auto"/>
      </w:divBdr>
    </w:div>
    <w:div w:id="1904557634">
      <w:bodyDiv w:val="1"/>
      <w:marLeft w:val="0"/>
      <w:marRight w:val="0"/>
      <w:marTop w:val="0"/>
      <w:marBottom w:val="0"/>
      <w:divBdr>
        <w:top w:val="none" w:sz="0" w:space="0" w:color="auto"/>
        <w:left w:val="none" w:sz="0" w:space="0" w:color="auto"/>
        <w:bottom w:val="none" w:sz="0" w:space="0" w:color="auto"/>
        <w:right w:val="none" w:sz="0" w:space="0" w:color="auto"/>
      </w:divBdr>
    </w:div>
    <w:div w:id="1905605466">
      <w:bodyDiv w:val="1"/>
      <w:marLeft w:val="0"/>
      <w:marRight w:val="0"/>
      <w:marTop w:val="0"/>
      <w:marBottom w:val="0"/>
      <w:divBdr>
        <w:top w:val="none" w:sz="0" w:space="0" w:color="auto"/>
        <w:left w:val="none" w:sz="0" w:space="0" w:color="auto"/>
        <w:bottom w:val="none" w:sz="0" w:space="0" w:color="auto"/>
        <w:right w:val="none" w:sz="0" w:space="0" w:color="auto"/>
      </w:divBdr>
    </w:div>
    <w:div w:id="1912085046">
      <w:bodyDiv w:val="1"/>
      <w:marLeft w:val="0"/>
      <w:marRight w:val="0"/>
      <w:marTop w:val="0"/>
      <w:marBottom w:val="0"/>
      <w:divBdr>
        <w:top w:val="none" w:sz="0" w:space="0" w:color="auto"/>
        <w:left w:val="none" w:sz="0" w:space="0" w:color="auto"/>
        <w:bottom w:val="none" w:sz="0" w:space="0" w:color="auto"/>
        <w:right w:val="none" w:sz="0" w:space="0" w:color="auto"/>
      </w:divBdr>
    </w:div>
    <w:div w:id="1915047011">
      <w:bodyDiv w:val="1"/>
      <w:marLeft w:val="0"/>
      <w:marRight w:val="0"/>
      <w:marTop w:val="0"/>
      <w:marBottom w:val="0"/>
      <w:divBdr>
        <w:top w:val="none" w:sz="0" w:space="0" w:color="auto"/>
        <w:left w:val="none" w:sz="0" w:space="0" w:color="auto"/>
        <w:bottom w:val="none" w:sz="0" w:space="0" w:color="auto"/>
        <w:right w:val="none" w:sz="0" w:space="0" w:color="auto"/>
      </w:divBdr>
    </w:div>
    <w:div w:id="1916813342">
      <w:bodyDiv w:val="1"/>
      <w:marLeft w:val="0"/>
      <w:marRight w:val="0"/>
      <w:marTop w:val="0"/>
      <w:marBottom w:val="0"/>
      <w:divBdr>
        <w:top w:val="none" w:sz="0" w:space="0" w:color="auto"/>
        <w:left w:val="none" w:sz="0" w:space="0" w:color="auto"/>
        <w:bottom w:val="none" w:sz="0" w:space="0" w:color="auto"/>
        <w:right w:val="none" w:sz="0" w:space="0" w:color="auto"/>
      </w:divBdr>
    </w:div>
    <w:div w:id="1959557863">
      <w:bodyDiv w:val="1"/>
      <w:marLeft w:val="0"/>
      <w:marRight w:val="0"/>
      <w:marTop w:val="0"/>
      <w:marBottom w:val="0"/>
      <w:divBdr>
        <w:top w:val="none" w:sz="0" w:space="0" w:color="auto"/>
        <w:left w:val="none" w:sz="0" w:space="0" w:color="auto"/>
        <w:bottom w:val="none" w:sz="0" w:space="0" w:color="auto"/>
        <w:right w:val="none" w:sz="0" w:space="0" w:color="auto"/>
      </w:divBdr>
    </w:div>
    <w:div w:id="1960840438">
      <w:bodyDiv w:val="1"/>
      <w:marLeft w:val="0"/>
      <w:marRight w:val="0"/>
      <w:marTop w:val="0"/>
      <w:marBottom w:val="0"/>
      <w:divBdr>
        <w:top w:val="none" w:sz="0" w:space="0" w:color="auto"/>
        <w:left w:val="none" w:sz="0" w:space="0" w:color="auto"/>
        <w:bottom w:val="none" w:sz="0" w:space="0" w:color="auto"/>
        <w:right w:val="none" w:sz="0" w:space="0" w:color="auto"/>
      </w:divBdr>
    </w:div>
    <w:div w:id="1961717878">
      <w:bodyDiv w:val="1"/>
      <w:marLeft w:val="0"/>
      <w:marRight w:val="0"/>
      <w:marTop w:val="0"/>
      <w:marBottom w:val="0"/>
      <w:divBdr>
        <w:top w:val="none" w:sz="0" w:space="0" w:color="auto"/>
        <w:left w:val="none" w:sz="0" w:space="0" w:color="auto"/>
        <w:bottom w:val="none" w:sz="0" w:space="0" w:color="auto"/>
        <w:right w:val="none" w:sz="0" w:space="0" w:color="auto"/>
      </w:divBdr>
    </w:div>
    <w:div w:id="1973365867">
      <w:bodyDiv w:val="1"/>
      <w:marLeft w:val="0"/>
      <w:marRight w:val="0"/>
      <w:marTop w:val="0"/>
      <w:marBottom w:val="0"/>
      <w:divBdr>
        <w:top w:val="none" w:sz="0" w:space="0" w:color="auto"/>
        <w:left w:val="none" w:sz="0" w:space="0" w:color="auto"/>
        <w:bottom w:val="none" w:sz="0" w:space="0" w:color="auto"/>
        <w:right w:val="none" w:sz="0" w:space="0" w:color="auto"/>
      </w:divBdr>
    </w:div>
    <w:div w:id="1979604993">
      <w:bodyDiv w:val="1"/>
      <w:marLeft w:val="0"/>
      <w:marRight w:val="0"/>
      <w:marTop w:val="0"/>
      <w:marBottom w:val="0"/>
      <w:divBdr>
        <w:top w:val="none" w:sz="0" w:space="0" w:color="auto"/>
        <w:left w:val="none" w:sz="0" w:space="0" w:color="auto"/>
        <w:bottom w:val="none" w:sz="0" w:space="0" w:color="auto"/>
        <w:right w:val="none" w:sz="0" w:space="0" w:color="auto"/>
      </w:divBdr>
    </w:div>
    <w:div w:id="1994210404">
      <w:bodyDiv w:val="1"/>
      <w:marLeft w:val="0"/>
      <w:marRight w:val="0"/>
      <w:marTop w:val="0"/>
      <w:marBottom w:val="0"/>
      <w:divBdr>
        <w:top w:val="none" w:sz="0" w:space="0" w:color="auto"/>
        <w:left w:val="none" w:sz="0" w:space="0" w:color="auto"/>
        <w:bottom w:val="none" w:sz="0" w:space="0" w:color="auto"/>
        <w:right w:val="none" w:sz="0" w:space="0" w:color="auto"/>
      </w:divBdr>
    </w:div>
    <w:div w:id="1994481445">
      <w:bodyDiv w:val="1"/>
      <w:marLeft w:val="0"/>
      <w:marRight w:val="0"/>
      <w:marTop w:val="0"/>
      <w:marBottom w:val="0"/>
      <w:divBdr>
        <w:top w:val="none" w:sz="0" w:space="0" w:color="auto"/>
        <w:left w:val="none" w:sz="0" w:space="0" w:color="auto"/>
        <w:bottom w:val="none" w:sz="0" w:space="0" w:color="auto"/>
        <w:right w:val="none" w:sz="0" w:space="0" w:color="auto"/>
      </w:divBdr>
    </w:div>
    <w:div w:id="1998487452">
      <w:bodyDiv w:val="1"/>
      <w:marLeft w:val="0"/>
      <w:marRight w:val="0"/>
      <w:marTop w:val="0"/>
      <w:marBottom w:val="0"/>
      <w:divBdr>
        <w:top w:val="none" w:sz="0" w:space="0" w:color="auto"/>
        <w:left w:val="none" w:sz="0" w:space="0" w:color="auto"/>
        <w:bottom w:val="none" w:sz="0" w:space="0" w:color="auto"/>
        <w:right w:val="none" w:sz="0" w:space="0" w:color="auto"/>
      </w:divBdr>
    </w:div>
    <w:div w:id="2001808689">
      <w:bodyDiv w:val="1"/>
      <w:marLeft w:val="0"/>
      <w:marRight w:val="0"/>
      <w:marTop w:val="0"/>
      <w:marBottom w:val="0"/>
      <w:divBdr>
        <w:top w:val="none" w:sz="0" w:space="0" w:color="auto"/>
        <w:left w:val="none" w:sz="0" w:space="0" w:color="auto"/>
        <w:bottom w:val="none" w:sz="0" w:space="0" w:color="auto"/>
        <w:right w:val="none" w:sz="0" w:space="0" w:color="auto"/>
      </w:divBdr>
    </w:div>
    <w:div w:id="2006855744">
      <w:bodyDiv w:val="1"/>
      <w:marLeft w:val="0"/>
      <w:marRight w:val="0"/>
      <w:marTop w:val="0"/>
      <w:marBottom w:val="0"/>
      <w:divBdr>
        <w:top w:val="none" w:sz="0" w:space="0" w:color="auto"/>
        <w:left w:val="none" w:sz="0" w:space="0" w:color="auto"/>
        <w:bottom w:val="none" w:sz="0" w:space="0" w:color="auto"/>
        <w:right w:val="none" w:sz="0" w:space="0" w:color="auto"/>
      </w:divBdr>
    </w:div>
    <w:div w:id="2010523722">
      <w:bodyDiv w:val="1"/>
      <w:marLeft w:val="0"/>
      <w:marRight w:val="0"/>
      <w:marTop w:val="0"/>
      <w:marBottom w:val="0"/>
      <w:divBdr>
        <w:top w:val="none" w:sz="0" w:space="0" w:color="auto"/>
        <w:left w:val="none" w:sz="0" w:space="0" w:color="auto"/>
        <w:bottom w:val="none" w:sz="0" w:space="0" w:color="auto"/>
        <w:right w:val="none" w:sz="0" w:space="0" w:color="auto"/>
      </w:divBdr>
    </w:div>
    <w:div w:id="2037581201">
      <w:bodyDiv w:val="1"/>
      <w:marLeft w:val="0"/>
      <w:marRight w:val="0"/>
      <w:marTop w:val="0"/>
      <w:marBottom w:val="0"/>
      <w:divBdr>
        <w:top w:val="none" w:sz="0" w:space="0" w:color="auto"/>
        <w:left w:val="none" w:sz="0" w:space="0" w:color="auto"/>
        <w:bottom w:val="none" w:sz="0" w:space="0" w:color="auto"/>
        <w:right w:val="none" w:sz="0" w:space="0" w:color="auto"/>
      </w:divBdr>
    </w:div>
    <w:div w:id="2072608655">
      <w:bodyDiv w:val="1"/>
      <w:marLeft w:val="0"/>
      <w:marRight w:val="0"/>
      <w:marTop w:val="0"/>
      <w:marBottom w:val="0"/>
      <w:divBdr>
        <w:top w:val="none" w:sz="0" w:space="0" w:color="auto"/>
        <w:left w:val="none" w:sz="0" w:space="0" w:color="auto"/>
        <w:bottom w:val="none" w:sz="0" w:space="0" w:color="auto"/>
        <w:right w:val="none" w:sz="0" w:space="0" w:color="auto"/>
      </w:divBdr>
    </w:div>
    <w:div w:id="2077119299">
      <w:bodyDiv w:val="1"/>
      <w:marLeft w:val="0"/>
      <w:marRight w:val="0"/>
      <w:marTop w:val="0"/>
      <w:marBottom w:val="0"/>
      <w:divBdr>
        <w:top w:val="none" w:sz="0" w:space="0" w:color="auto"/>
        <w:left w:val="none" w:sz="0" w:space="0" w:color="auto"/>
        <w:bottom w:val="none" w:sz="0" w:space="0" w:color="auto"/>
        <w:right w:val="none" w:sz="0" w:space="0" w:color="auto"/>
      </w:divBdr>
    </w:div>
    <w:div w:id="2085058331">
      <w:bodyDiv w:val="1"/>
      <w:marLeft w:val="0"/>
      <w:marRight w:val="0"/>
      <w:marTop w:val="0"/>
      <w:marBottom w:val="0"/>
      <w:divBdr>
        <w:top w:val="none" w:sz="0" w:space="0" w:color="auto"/>
        <w:left w:val="none" w:sz="0" w:space="0" w:color="auto"/>
        <w:bottom w:val="none" w:sz="0" w:space="0" w:color="auto"/>
        <w:right w:val="none" w:sz="0" w:space="0" w:color="auto"/>
      </w:divBdr>
    </w:div>
    <w:div w:id="2095081936">
      <w:bodyDiv w:val="1"/>
      <w:marLeft w:val="0"/>
      <w:marRight w:val="0"/>
      <w:marTop w:val="0"/>
      <w:marBottom w:val="0"/>
      <w:divBdr>
        <w:top w:val="none" w:sz="0" w:space="0" w:color="auto"/>
        <w:left w:val="none" w:sz="0" w:space="0" w:color="auto"/>
        <w:bottom w:val="none" w:sz="0" w:space="0" w:color="auto"/>
        <w:right w:val="none" w:sz="0" w:space="0" w:color="auto"/>
      </w:divBdr>
    </w:div>
    <w:div w:id="2109425412">
      <w:bodyDiv w:val="1"/>
      <w:marLeft w:val="0"/>
      <w:marRight w:val="0"/>
      <w:marTop w:val="0"/>
      <w:marBottom w:val="0"/>
      <w:divBdr>
        <w:top w:val="none" w:sz="0" w:space="0" w:color="auto"/>
        <w:left w:val="none" w:sz="0" w:space="0" w:color="auto"/>
        <w:bottom w:val="none" w:sz="0" w:space="0" w:color="auto"/>
        <w:right w:val="none" w:sz="0" w:space="0" w:color="auto"/>
      </w:divBdr>
    </w:div>
    <w:div w:id="2111117232">
      <w:bodyDiv w:val="1"/>
      <w:marLeft w:val="0"/>
      <w:marRight w:val="0"/>
      <w:marTop w:val="0"/>
      <w:marBottom w:val="0"/>
      <w:divBdr>
        <w:top w:val="none" w:sz="0" w:space="0" w:color="auto"/>
        <w:left w:val="none" w:sz="0" w:space="0" w:color="auto"/>
        <w:bottom w:val="none" w:sz="0" w:space="0" w:color="auto"/>
        <w:right w:val="none" w:sz="0" w:space="0" w:color="auto"/>
      </w:divBdr>
    </w:div>
    <w:div w:id="2120685141">
      <w:bodyDiv w:val="1"/>
      <w:marLeft w:val="0"/>
      <w:marRight w:val="0"/>
      <w:marTop w:val="0"/>
      <w:marBottom w:val="0"/>
      <w:divBdr>
        <w:top w:val="none" w:sz="0" w:space="0" w:color="auto"/>
        <w:left w:val="none" w:sz="0" w:space="0" w:color="auto"/>
        <w:bottom w:val="none" w:sz="0" w:space="0" w:color="auto"/>
        <w:right w:val="none" w:sz="0" w:space="0" w:color="auto"/>
      </w:divBdr>
      <w:divsChild>
        <w:div w:id="342436919">
          <w:marLeft w:val="720"/>
          <w:marRight w:val="0"/>
          <w:marTop w:val="0"/>
          <w:marBottom w:val="0"/>
          <w:divBdr>
            <w:top w:val="none" w:sz="0" w:space="0" w:color="auto"/>
            <w:left w:val="none" w:sz="0" w:space="0" w:color="auto"/>
            <w:bottom w:val="none" w:sz="0" w:space="0" w:color="auto"/>
            <w:right w:val="none" w:sz="0" w:space="0" w:color="auto"/>
          </w:divBdr>
        </w:div>
        <w:div w:id="85083108">
          <w:marLeft w:val="720"/>
          <w:marRight w:val="0"/>
          <w:marTop w:val="0"/>
          <w:marBottom w:val="0"/>
          <w:divBdr>
            <w:top w:val="none" w:sz="0" w:space="0" w:color="auto"/>
            <w:left w:val="none" w:sz="0" w:space="0" w:color="auto"/>
            <w:bottom w:val="none" w:sz="0" w:space="0" w:color="auto"/>
            <w:right w:val="none" w:sz="0" w:space="0" w:color="auto"/>
          </w:divBdr>
        </w:div>
        <w:div w:id="102041891">
          <w:marLeft w:val="720"/>
          <w:marRight w:val="0"/>
          <w:marTop w:val="0"/>
          <w:marBottom w:val="0"/>
          <w:divBdr>
            <w:top w:val="none" w:sz="0" w:space="0" w:color="auto"/>
            <w:left w:val="none" w:sz="0" w:space="0" w:color="auto"/>
            <w:bottom w:val="none" w:sz="0" w:space="0" w:color="auto"/>
            <w:right w:val="none" w:sz="0" w:space="0" w:color="auto"/>
          </w:divBdr>
        </w:div>
        <w:div w:id="940258664">
          <w:marLeft w:val="720"/>
          <w:marRight w:val="0"/>
          <w:marTop w:val="0"/>
          <w:marBottom w:val="0"/>
          <w:divBdr>
            <w:top w:val="none" w:sz="0" w:space="0" w:color="auto"/>
            <w:left w:val="none" w:sz="0" w:space="0" w:color="auto"/>
            <w:bottom w:val="none" w:sz="0" w:space="0" w:color="auto"/>
            <w:right w:val="none" w:sz="0" w:space="0" w:color="auto"/>
          </w:divBdr>
        </w:div>
      </w:divsChild>
    </w:div>
    <w:div w:id="2121605734">
      <w:bodyDiv w:val="1"/>
      <w:marLeft w:val="0"/>
      <w:marRight w:val="0"/>
      <w:marTop w:val="0"/>
      <w:marBottom w:val="0"/>
      <w:divBdr>
        <w:top w:val="none" w:sz="0" w:space="0" w:color="auto"/>
        <w:left w:val="none" w:sz="0" w:space="0" w:color="auto"/>
        <w:bottom w:val="none" w:sz="0" w:space="0" w:color="auto"/>
        <w:right w:val="none" w:sz="0" w:space="0" w:color="auto"/>
      </w:divBdr>
    </w:div>
    <w:div w:id="2128547858">
      <w:bodyDiv w:val="1"/>
      <w:marLeft w:val="0"/>
      <w:marRight w:val="0"/>
      <w:marTop w:val="0"/>
      <w:marBottom w:val="0"/>
      <w:divBdr>
        <w:top w:val="none" w:sz="0" w:space="0" w:color="auto"/>
        <w:left w:val="none" w:sz="0" w:space="0" w:color="auto"/>
        <w:bottom w:val="none" w:sz="0" w:space="0" w:color="auto"/>
        <w:right w:val="none" w:sz="0" w:space="0" w:color="auto"/>
      </w:divBdr>
    </w:div>
    <w:div w:id="2139689028">
      <w:bodyDiv w:val="1"/>
      <w:marLeft w:val="0"/>
      <w:marRight w:val="0"/>
      <w:marTop w:val="0"/>
      <w:marBottom w:val="0"/>
      <w:divBdr>
        <w:top w:val="none" w:sz="0" w:space="0" w:color="auto"/>
        <w:left w:val="none" w:sz="0" w:space="0" w:color="auto"/>
        <w:bottom w:val="none" w:sz="0" w:space="0" w:color="auto"/>
        <w:right w:val="none" w:sz="0" w:space="0" w:color="auto"/>
      </w:divBdr>
    </w:div>
    <w:div w:id="2143107709">
      <w:bodyDiv w:val="1"/>
      <w:marLeft w:val="0"/>
      <w:marRight w:val="0"/>
      <w:marTop w:val="0"/>
      <w:marBottom w:val="0"/>
      <w:divBdr>
        <w:top w:val="none" w:sz="0" w:space="0" w:color="auto"/>
        <w:left w:val="none" w:sz="0" w:space="0" w:color="auto"/>
        <w:bottom w:val="none" w:sz="0" w:space="0" w:color="auto"/>
        <w:right w:val="none" w:sz="0" w:space="0" w:color="auto"/>
      </w:divBdr>
    </w:div>
    <w:div w:id="2144032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footer" Target="footer1.xml"/><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97.png"/><Relationship Id="rId16" Type="http://schemas.openxmlformats.org/officeDocument/2006/relationships/image" Target="media/image8.png"/><Relationship Id="rId107" Type="http://schemas.openxmlformats.org/officeDocument/2006/relationships/image" Target="media/image92.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diagramQuickStyle" Target="diagrams/quickStyle1.xm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98.png"/><Relationship Id="rId118" Type="http://schemas.openxmlformats.org/officeDocument/2006/relationships/fontTable" Target="fontTable.xml"/><Relationship Id="rId80" Type="http://schemas.openxmlformats.org/officeDocument/2006/relationships/image" Target="media/image70.png"/><Relationship Id="rId85" Type="http://schemas.openxmlformats.org/officeDocument/2006/relationships/image" Target="media/image75.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diagramColors" Target="diagrams/colors1.xml"/><Relationship Id="rId108" Type="http://schemas.openxmlformats.org/officeDocument/2006/relationships/image" Target="media/image93.png"/><Relationship Id="rId54" Type="http://schemas.openxmlformats.org/officeDocument/2006/relationships/image" Target="media/image46.jpe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jpeg"/><Relationship Id="rId28" Type="http://schemas.openxmlformats.org/officeDocument/2006/relationships/image" Target="media/image20.jpeg"/><Relationship Id="rId49" Type="http://schemas.openxmlformats.org/officeDocument/2006/relationships/image" Target="media/image41.png"/><Relationship Id="rId114" Type="http://schemas.openxmlformats.org/officeDocument/2006/relationships/image" Target="media/image99.png"/><Relationship Id="rId119" Type="http://schemas.microsoft.com/office/2011/relationships/people" Target="people.xml"/><Relationship Id="rId44" Type="http://schemas.openxmlformats.org/officeDocument/2006/relationships/image" Target="media/image36.jpeg"/><Relationship Id="rId60" Type="http://schemas.openxmlformats.org/officeDocument/2006/relationships/image" Target="media/image52.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jpeg"/><Relationship Id="rId4" Type="http://schemas.openxmlformats.org/officeDocument/2006/relationships/styles" Target="style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94.png"/><Relationship Id="rId34" Type="http://schemas.openxmlformats.org/officeDocument/2006/relationships/image" Target="media/image26.emf"/><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97" Type="http://schemas.openxmlformats.org/officeDocument/2006/relationships/image" Target="media/image87.png"/><Relationship Id="rId104" Type="http://schemas.microsoft.com/office/2007/relationships/diagramDrawing" Target="diagrams/drawing1.xm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5.png"/><Relationship Id="rId115" Type="http://schemas.openxmlformats.org/officeDocument/2006/relationships/image" Target="media/image100.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7.png"/><Relationship Id="rId100" Type="http://schemas.openxmlformats.org/officeDocument/2006/relationships/diagramData" Target="diagrams/data1.xml"/><Relationship Id="rId105" Type="http://schemas.openxmlformats.org/officeDocument/2006/relationships/image" Target="media/image90.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 Id="rId11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9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1.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jpeg"/><Relationship Id="rId101" Type="http://schemas.openxmlformats.org/officeDocument/2006/relationships/diagramLayout" Target="diagrams/layout1.xml"/><Relationship Id="rId122"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2.png"/><Relationship Id="rId1" Type="http://schemas.openxmlformats.org/officeDocument/2006/relationships/image" Target="media/image10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F56B64-E27E-4547-81CA-77DAE5DBB688}"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IN"/>
        </a:p>
      </dgm:t>
    </dgm:pt>
    <dgm:pt modelId="{C0C7FC4A-DA02-4F98-9471-C436DAC6EBA4}">
      <dgm:prSet custT="1"/>
      <dgm:spPr/>
      <dgm:t>
        <a:bodyPr/>
        <a:lstStyle/>
        <a:p>
          <a:r>
            <a:rPr lang="en-IN" sz="1100" b="1"/>
            <a:t>Supports Multiple Use Cases</a:t>
          </a:r>
          <a:endParaRPr lang="en-IN" sz="1100"/>
        </a:p>
      </dgm:t>
    </dgm:pt>
    <dgm:pt modelId="{30E63B65-0A55-41C4-8667-A8335FA5B4E0}" type="parTrans" cxnId="{F9998A0F-3F3D-4D02-B703-127A5B7564E9}">
      <dgm:prSet/>
      <dgm:spPr/>
      <dgm:t>
        <a:bodyPr/>
        <a:lstStyle/>
        <a:p>
          <a:endParaRPr lang="en-IN"/>
        </a:p>
      </dgm:t>
    </dgm:pt>
    <dgm:pt modelId="{A13BF9B9-3ABB-4DC5-AFBF-0B4EB9028FDD}" type="sibTrans" cxnId="{F9998A0F-3F3D-4D02-B703-127A5B7564E9}">
      <dgm:prSet/>
      <dgm:spPr/>
      <dgm:t>
        <a:bodyPr/>
        <a:lstStyle/>
        <a:p>
          <a:endParaRPr lang="en-IN"/>
        </a:p>
      </dgm:t>
    </dgm:pt>
    <dgm:pt modelId="{66C95C33-E888-4086-8DD2-A4060A54CC7F}">
      <dgm:prSet custT="1"/>
      <dgm:spPr/>
      <dgm:t>
        <a:bodyPr/>
        <a:lstStyle/>
        <a:p>
          <a:r>
            <a:rPr lang="en-US" sz="1100" dirty="0"/>
            <a:t>Order Consolidation, SKU wise Sorting, Route Level Sorting, Transporter Wise Sorting and many more</a:t>
          </a:r>
          <a:endParaRPr lang="en-IN" sz="1100" dirty="0"/>
        </a:p>
      </dgm:t>
    </dgm:pt>
    <dgm:pt modelId="{DE6E8915-D7FD-482B-A212-9EE926E9E5D3}" type="parTrans" cxnId="{C4828E0D-E54F-4FE8-AE36-C2E9F18AFE78}">
      <dgm:prSet/>
      <dgm:spPr/>
      <dgm:t>
        <a:bodyPr/>
        <a:lstStyle/>
        <a:p>
          <a:endParaRPr lang="en-IN"/>
        </a:p>
      </dgm:t>
    </dgm:pt>
    <dgm:pt modelId="{9D96D9CA-801B-4E69-A04A-F421DA2BC86D}" type="sibTrans" cxnId="{C4828E0D-E54F-4FE8-AE36-C2E9F18AFE78}">
      <dgm:prSet/>
      <dgm:spPr/>
      <dgm:t>
        <a:bodyPr/>
        <a:lstStyle/>
        <a:p>
          <a:endParaRPr lang="en-IN"/>
        </a:p>
      </dgm:t>
    </dgm:pt>
    <dgm:pt modelId="{564A9152-EED8-4182-B56B-5F203FD558B6}">
      <dgm:prSet custT="1"/>
      <dgm:spPr/>
      <dgm:t>
        <a:bodyPr/>
        <a:lstStyle/>
        <a:p>
          <a:r>
            <a:rPr lang="en-US" sz="1100" b="1"/>
            <a:t>Supports dynamic and static Sort Logic Definition and unlimited Sort Logic Wave definitions</a:t>
          </a:r>
          <a:endParaRPr lang="en-IN" sz="1100"/>
        </a:p>
      </dgm:t>
    </dgm:pt>
    <dgm:pt modelId="{248C341F-98A1-4400-8217-051DE4B416CC}" type="parTrans" cxnId="{A4240101-28EF-4E4B-B970-42DECC11D5F2}">
      <dgm:prSet/>
      <dgm:spPr/>
      <dgm:t>
        <a:bodyPr/>
        <a:lstStyle/>
        <a:p>
          <a:endParaRPr lang="en-IN"/>
        </a:p>
      </dgm:t>
    </dgm:pt>
    <dgm:pt modelId="{5DEAC40C-4402-4130-8314-3FFFE779A7A2}" type="sibTrans" cxnId="{A4240101-28EF-4E4B-B970-42DECC11D5F2}">
      <dgm:prSet/>
      <dgm:spPr/>
      <dgm:t>
        <a:bodyPr/>
        <a:lstStyle/>
        <a:p>
          <a:endParaRPr lang="en-IN"/>
        </a:p>
      </dgm:t>
    </dgm:pt>
    <dgm:pt modelId="{F5FD66DF-E84C-427C-823D-50095B57F51E}">
      <dgm:prSet custT="1"/>
      <dgm:spPr/>
      <dgm:t>
        <a:bodyPr/>
        <a:lstStyle/>
        <a:p>
          <a:r>
            <a:rPr lang="en-US" sz="1100" b="1" dirty="0"/>
            <a:t>Supports various peripheral Equipment Inputs and Outputs</a:t>
          </a:r>
          <a:endParaRPr lang="en-IN" sz="1100" dirty="0"/>
        </a:p>
      </dgm:t>
    </dgm:pt>
    <dgm:pt modelId="{64FDC0BC-287B-4260-8F5E-54608B660BC9}" type="parTrans" cxnId="{E6CE64C1-B6DA-4E97-B9AE-E5D6A3D2FB42}">
      <dgm:prSet/>
      <dgm:spPr/>
      <dgm:t>
        <a:bodyPr/>
        <a:lstStyle/>
        <a:p>
          <a:endParaRPr lang="en-IN"/>
        </a:p>
      </dgm:t>
    </dgm:pt>
    <dgm:pt modelId="{1F3DA765-22FD-4097-819C-307F3D9C0C49}" type="sibTrans" cxnId="{E6CE64C1-B6DA-4E97-B9AE-E5D6A3D2FB42}">
      <dgm:prSet/>
      <dgm:spPr/>
      <dgm:t>
        <a:bodyPr/>
        <a:lstStyle/>
        <a:p>
          <a:endParaRPr lang="en-IN"/>
        </a:p>
      </dgm:t>
    </dgm:pt>
    <dgm:pt modelId="{99095ABE-0D91-480E-B4C1-9A88ACCF5A55}">
      <dgm:prSet custT="1"/>
      <dgm:spPr/>
      <dgm:t>
        <a:bodyPr/>
        <a:lstStyle/>
        <a:p>
          <a:r>
            <a:rPr lang="en-US" sz="1100" dirty="0"/>
            <a:t>Automated Scanners, Manifest Printers, Label Applicators and many more</a:t>
          </a:r>
          <a:endParaRPr lang="en-IN" sz="1100" dirty="0"/>
        </a:p>
      </dgm:t>
    </dgm:pt>
    <dgm:pt modelId="{9A1381B8-335A-4C52-817B-87BCBAD2DED1}" type="parTrans" cxnId="{82182910-7081-49D9-909C-C2197753B651}">
      <dgm:prSet/>
      <dgm:spPr/>
      <dgm:t>
        <a:bodyPr/>
        <a:lstStyle/>
        <a:p>
          <a:endParaRPr lang="en-IN"/>
        </a:p>
      </dgm:t>
    </dgm:pt>
    <dgm:pt modelId="{6A8309B0-6E8A-497F-BC3F-5F00C5F127AD}" type="sibTrans" cxnId="{82182910-7081-49D9-909C-C2197753B651}">
      <dgm:prSet/>
      <dgm:spPr/>
      <dgm:t>
        <a:bodyPr/>
        <a:lstStyle/>
        <a:p>
          <a:endParaRPr lang="en-IN"/>
        </a:p>
      </dgm:t>
    </dgm:pt>
    <dgm:pt modelId="{4CF22E2F-DEEF-4E3F-93B9-38A078C5FC1C}">
      <dgm:prSet custT="1"/>
      <dgm:spPr/>
      <dgm:t>
        <a:bodyPr/>
        <a:lstStyle/>
        <a:p>
          <a:r>
            <a:rPr lang="en-US" sz="1100" b="1"/>
            <a:t>Ability to define Custom Business Logics</a:t>
          </a:r>
          <a:endParaRPr lang="en-IN" sz="1100"/>
        </a:p>
      </dgm:t>
    </dgm:pt>
    <dgm:pt modelId="{BB87C66F-9987-4D69-814A-475A63534DCD}" type="parTrans" cxnId="{7959FC75-E2B4-4D4A-ACD8-7872ABAE7095}">
      <dgm:prSet/>
      <dgm:spPr/>
      <dgm:t>
        <a:bodyPr/>
        <a:lstStyle/>
        <a:p>
          <a:endParaRPr lang="en-IN"/>
        </a:p>
      </dgm:t>
    </dgm:pt>
    <dgm:pt modelId="{AF7408BE-E77E-4880-A1AC-22EB4EA4F730}" type="sibTrans" cxnId="{7959FC75-E2B4-4D4A-ACD8-7872ABAE7095}">
      <dgm:prSet/>
      <dgm:spPr/>
      <dgm:t>
        <a:bodyPr/>
        <a:lstStyle/>
        <a:p>
          <a:endParaRPr lang="en-IN"/>
        </a:p>
      </dgm:t>
    </dgm:pt>
    <dgm:pt modelId="{6211C14F-AAB3-41C4-80E7-BBD3BEAAFBDB}">
      <dgm:prSet custT="1"/>
      <dgm:spPr/>
      <dgm:t>
        <a:bodyPr/>
        <a:lstStyle/>
        <a:p>
          <a:r>
            <a:rPr lang="en-US" sz="1100"/>
            <a:t>Cut Off Timings, Quantity/Weight and Volume Thresholds etc</a:t>
          </a:r>
          <a:endParaRPr lang="en-IN" sz="1100"/>
        </a:p>
      </dgm:t>
    </dgm:pt>
    <dgm:pt modelId="{2A20E660-8526-470D-BB44-729425166E89}" type="parTrans" cxnId="{7D3D2D2D-F946-46E8-8C55-8D5C07AA24C5}">
      <dgm:prSet/>
      <dgm:spPr/>
      <dgm:t>
        <a:bodyPr/>
        <a:lstStyle/>
        <a:p>
          <a:endParaRPr lang="en-IN"/>
        </a:p>
      </dgm:t>
    </dgm:pt>
    <dgm:pt modelId="{6D459E3A-AC13-4C06-B790-3D25E0B30F25}" type="sibTrans" cxnId="{7D3D2D2D-F946-46E8-8C55-8D5C07AA24C5}">
      <dgm:prSet/>
      <dgm:spPr/>
      <dgm:t>
        <a:bodyPr/>
        <a:lstStyle/>
        <a:p>
          <a:endParaRPr lang="en-IN"/>
        </a:p>
      </dgm:t>
    </dgm:pt>
    <dgm:pt modelId="{BED0BC65-8645-45DE-8BD4-D87E730597B9}">
      <dgm:prSet custT="1"/>
      <dgm:spPr/>
      <dgm:t>
        <a:bodyPr/>
        <a:lstStyle/>
        <a:p>
          <a:r>
            <a:rPr lang="en-US" sz="1100" dirty="0"/>
            <a:t>User profiling with Role Right Mapping</a:t>
          </a:r>
          <a:endParaRPr lang="en-IN" sz="1100" dirty="0"/>
        </a:p>
      </dgm:t>
    </dgm:pt>
    <dgm:pt modelId="{771DAE7C-CA57-4713-8B59-720260F7AD1D}" type="parTrans" cxnId="{EE5EF992-4744-4B76-B000-4E6CEB394B7B}">
      <dgm:prSet/>
      <dgm:spPr/>
      <dgm:t>
        <a:bodyPr/>
        <a:lstStyle/>
        <a:p>
          <a:endParaRPr lang="en-IN"/>
        </a:p>
      </dgm:t>
    </dgm:pt>
    <dgm:pt modelId="{57C98BBF-F042-4EB0-91F1-C0638883A918}" type="sibTrans" cxnId="{EE5EF992-4744-4B76-B000-4E6CEB394B7B}">
      <dgm:prSet/>
      <dgm:spPr/>
      <dgm:t>
        <a:bodyPr/>
        <a:lstStyle/>
        <a:p>
          <a:endParaRPr lang="en-IN"/>
        </a:p>
      </dgm:t>
    </dgm:pt>
    <dgm:pt modelId="{FF4FCD7D-9891-4E2A-BFCF-BD37E09332B8}">
      <dgm:prSet custT="1"/>
      <dgm:spPr/>
      <dgm:t>
        <a:bodyPr/>
        <a:lstStyle/>
        <a:p>
          <a:r>
            <a:rPr lang="en-IN" sz="1100" dirty="0"/>
            <a:t>Database Encryption</a:t>
          </a:r>
        </a:p>
      </dgm:t>
    </dgm:pt>
    <dgm:pt modelId="{D60F8E85-15DE-4C47-92BB-D0FD499F1F3C}" type="parTrans" cxnId="{2C050327-AA31-4297-815C-4A7492B67002}">
      <dgm:prSet/>
      <dgm:spPr/>
      <dgm:t>
        <a:bodyPr/>
        <a:lstStyle/>
        <a:p>
          <a:endParaRPr lang="en-IN"/>
        </a:p>
      </dgm:t>
    </dgm:pt>
    <dgm:pt modelId="{EDD8B783-DBE9-4B10-A80E-10A283031137}" type="sibTrans" cxnId="{2C050327-AA31-4297-815C-4A7492B67002}">
      <dgm:prSet/>
      <dgm:spPr/>
      <dgm:t>
        <a:bodyPr/>
        <a:lstStyle/>
        <a:p>
          <a:endParaRPr lang="en-IN"/>
        </a:p>
      </dgm:t>
    </dgm:pt>
    <dgm:pt modelId="{6786D535-6E8D-4CFD-8238-FFF7E7146712}">
      <dgm:prSet custT="1"/>
      <dgm:spPr/>
      <dgm:t>
        <a:bodyPr/>
        <a:lstStyle/>
        <a:p>
          <a:r>
            <a:rPr lang="en-US" sz="1100" dirty="0"/>
            <a:t>Secured and Protected Communication between WMS and WCS layers</a:t>
          </a:r>
          <a:endParaRPr lang="en-IN" sz="1100" dirty="0"/>
        </a:p>
      </dgm:t>
    </dgm:pt>
    <dgm:pt modelId="{CE761508-E39E-4EAF-8F3F-52E68A8CE43E}" type="parTrans" cxnId="{78FCC592-0151-4A7A-B7D7-7DA90CAF5514}">
      <dgm:prSet/>
      <dgm:spPr/>
      <dgm:t>
        <a:bodyPr/>
        <a:lstStyle/>
        <a:p>
          <a:endParaRPr lang="en-IN"/>
        </a:p>
      </dgm:t>
    </dgm:pt>
    <dgm:pt modelId="{639AFFA8-2E18-4C85-88E7-4AF54C20D5A9}" type="sibTrans" cxnId="{78FCC592-0151-4A7A-B7D7-7DA90CAF5514}">
      <dgm:prSet/>
      <dgm:spPr/>
      <dgm:t>
        <a:bodyPr/>
        <a:lstStyle/>
        <a:p>
          <a:endParaRPr lang="en-IN"/>
        </a:p>
      </dgm:t>
    </dgm:pt>
    <dgm:pt modelId="{295BE846-1811-4584-A97B-34ACF2D50F0A}">
      <dgm:prSet custT="1"/>
      <dgm:spPr/>
      <dgm:t>
        <a:bodyPr/>
        <a:lstStyle/>
        <a:p>
          <a:r>
            <a:rPr lang="en-IN" sz="1100" b="1" dirty="0"/>
            <a:t>Security</a:t>
          </a:r>
        </a:p>
      </dgm:t>
    </dgm:pt>
    <dgm:pt modelId="{0A3DD121-E619-47D5-9132-24BBAFBF2B30}" type="sibTrans" cxnId="{E010E61B-01B0-477A-B445-F8F7E9992FDA}">
      <dgm:prSet/>
      <dgm:spPr/>
      <dgm:t>
        <a:bodyPr/>
        <a:lstStyle/>
        <a:p>
          <a:endParaRPr lang="en-IN"/>
        </a:p>
      </dgm:t>
    </dgm:pt>
    <dgm:pt modelId="{7686B975-E6E6-4934-AC8B-07F1548C468D}" type="parTrans" cxnId="{E010E61B-01B0-477A-B445-F8F7E9992FDA}">
      <dgm:prSet/>
      <dgm:spPr/>
      <dgm:t>
        <a:bodyPr/>
        <a:lstStyle/>
        <a:p>
          <a:endParaRPr lang="en-IN"/>
        </a:p>
      </dgm:t>
    </dgm:pt>
    <dgm:pt modelId="{E54AEB7E-B6B1-4303-9A10-0875C9E1C710}" type="pres">
      <dgm:prSet presAssocID="{B8F56B64-E27E-4547-81CA-77DAE5DBB688}" presName="linear" presStyleCnt="0">
        <dgm:presLayoutVars>
          <dgm:animLvl val="lvl"/>
          <dgm:resizeHandles val="exact"/>
        </dgm:presLayoutVars>
      </dgm:prSet>
      <dgm:spPr/>
    </dgm:pt>
    <dgm:pt modelId="{6B727A47-E77C-4DB5-9BCB-2D28DA976407}" type="pres">
      <dgm:prSet presAssocID="{C0C7FC4A-DA02-4F98-9471-C436DAC6EBA4}" presName="parentText" presStyleLbl="node1" presStyleIdx="0" presStyleCnt="5">
        <dgm:presLayoutVars>
          <dgm:chMax val="0"/>
          <dgm:bulletEnabled val="1"/>
        </dgm:presLayoutVars>
      </dgm:prSet>
      <dgm:spPr/>
    </dgm:pt>
    <dgm:pt modelId="{C893582A-23F8-40DA-A75C-7C8688E0F17D}" type="pres">
      <dgm:prSet presAssocID="{C0C7FC4A-DA02-4F98-9471-C436DAC6EBA4}" presName="childText" presStyleLbl="revTx" presStyleIdx="0" presStyleCnt="4">
        <dgm:presLayoutVars>
          <dgm:bulletEnabled val="1"/>
        </dgm:presLayoutVars>
      </dgm:prSet>
      <dgm:spPr/>
    </dgm:pt>
    <dgm:pt modelId="{9F0F65CC-741E-4671-876C-8B49916D7954}" type="pres">
      <dgm:prSet presAssocID="{564A9152-EED8-4182-B56B-5F203FD558B6}" presName="parentText" presStyleLbl="node1" presStyleIdx="1" presStyleCnt="5">
        <dgm:presLayoutVars>
          <dgm:chMax val="0"/>
          <dgm:bulletEnabled val="1"/>
        </dgm:presLayoutVars>
      </dgm:prSet>
      <dgm:spPr/>
    </dgm:pt>
    <dgm:pt modelId="{EC774537-8EB3-407E-8ADF-6C6BB177DA48}" type="pres">
      <dgm:prSet presAssocID="{5DEAC40C-4402-4130-8314-3FFFE779A7A2}" presName="spacer" presStyleCnt="0"/>
      <dgm:spPr/>
    </dgm:pt>
    <dgm:pt modelId="{1276DA1A-E79D-46A0-817E-AEA7D5972C60}" type="pres">
      <dgm:prSet presAssocID="{F5FD66DF-E84C-427C-823D-50095B57F51E}" presName="parentText" presStyleLbl="node1" presStyleIdx="2" presStyleCnt="5">
        <dgm:presLayoutVars>
          <dgm:chMax val="0"/>
          <dgm:bulletEnabled val="1"/>
        </dgm:presLayoutVars>
      </dgm:prSet>
      <dgm:spPr/>
    </dgm:pt>
    <dgm:pt modelId="{C3210D23-6715-4816-8AAA-F7E32D8B0DEE}" type="pres">
      <dgm:prSet presAssocID="{F5FD66DF-E84C-427C-823D-50095B57F51E}" presName="childText" presStyleLbl="revTx" presStyleIdx="1" presStyleCnt="4">
        <dgm:presLayoutVars>
          <dgm:bulletEnabled val="1"/>
        </dgm:presLayoutVars>
      </dgm:prSet>
      <dgm:spPr/>
    </dgm:pt>
    <dgm:pt modelId="{43E68499-4B59-45E0-A490-215A6E3CB1E3}" type="pres">
      <dgm:prSet presAssocID="{4CF22E2F-DEEF-4E3F-93B9-38A078C5FC1C}" presName="parentText" presStyleLbl="node1" presStyleIdx="3" presStyleCnt="5">
        <dgm:presLayoutVars>
          <dgm:chMax val="0"/>
          <dgm:bulletEnabled val="1"/>
        </dgm:presLayoutVars>
      </dgm:prSet>
      <dgm:spPr/>
    </dgm:pt>
    <dgm:pt modelId="{CA5EB035-43AB-41F4-B3BD-D4C1F01EBEA0}" type="pres">
      <dgm:prSet presAssocID="{4CF22E2F-DEEF-4E3F-93B9-38A078C5FC1C}" presName="childText" presStyleLbl="revTx" presStyleIdx="2" presStyleCnt="4">
        <dgm:presLayoutVars>
          <dgm:bulletEnabled val="1"/>
        </dgm:presLayoutVars>
      </dgm:prSet>
      <dgm:spPr/>
    </dgm:pt>
    <dgm:pt modelId="{0348ABE7-18AE-4999-9D0E-F8B14428F1C0}" type="pres">
      <dgm:prSet presAssocID="{295BE846-1811-4584-A97B-34ACF2D50F0A}" presName="parentText" presStyleLbl="node1" presStyleIdx="4" presStyleCnt="5">
        <dgm:presLayoutVars>
          <dgm:chMax val="0"/>
          <dgm:bulletEnabled val="1"/>
        </dgm:presLayoutVars>
      </dgm:prSet>
      <dgm:spPr/>
    </dgm:pt>
    <dgm:pt modelId="{6F854DBC-8813-48CE-89D8-E9A87212121D}" type="pres">
      <dgm:prSet presAssocID="{295BE846-1811-4584-A97B-34ACF2D50F0A}" presName="childText" presStyleLbl="revTx" presStyleIdx="3" presStyleCnt="4">
        <dgm:presLayoutVars>
          <dgm:bulletEnabled val="1"/>
        </dgm:presLayoutVars>
      </dgm:prSet>
      <dgm:spPr/>
    </dgm:pt>
  </dgm:ptLst>
  <dgm:cxnLst>
    <dgm:cxn modelId="{A4240101-28EF-4E4B-B970-42DECC11D5F2}" srcId="{B8F56B64-E27E-4547-81CA-77DAE5DBB688}" destId="{564A9152-EED8-4182-B56B-5F203FD558B6}" srcOrd="1" destOrd="0" parTransId="{248C341F-98A1-4400-8217-051DE4B416CC}" sibTransId="{5DEAC40C-4402-4130-8314-3FFFE779A7A2}"/>
    <dgm:cxn modelId="{C4828E0D-E54F-4FE8-AE36-C2E9F18AFE78}" srcId="{C0C7FC4A-DA02-4F98-9471-C436DAC6EBA4}" destId="{66C95C33-E888-4086-8DD2-A4060A54CC7F}" srcOrd="0" destOrd="0" parTransId="{DE6E8915-D7FD-482B-A212-9EE926E9E5D3}" sibTransId="{9D96D9CA-801B-4E69-A04A-F421DA2BC86D}"/>
    <dgm:cxn modelId="{F9998A0F-3F3D-4D02-B703-127A5B7564E9}" srcId="{B8F56B64-E27E-4547-81CA-77DAE5DBB688}" destId="{C0C7FC4A-DA02-4F98-9471-C436DAC6EBA4}" srcOrd="0" destOrd="0" parTransId="{30E63B65-0A55-41C4-8667-A8335FA5B4E0}" sibTransId="{A13BF9B9-3ABB-4DC5-AFBF-0B4EB9028FDD}"/>
    <dgm:cxn modelId="{82182910-7081-49D9-909C-C2197753B651}" srcId="{F5FD66DF-E84C-427C-823D-50095B57F51E}" destId="{99095ABE-0D91-480E-B4C1-9A88ACCF5A55}" srcOrd="0" destOrd="0" parTransId="{9A1381B8-335A-4C52-817B-87BCBAD2DED1}" sibTransId="{6A8309B0-6E8A-497F-BC3F-5F00C5F127AD}"/>
    <dgm:cxn modelId="{8F434C17-A657-43F4-9E94-914A07FE0E75}" type="presOf" srcId="{FF4FCD7D-9891-4E2A-BFCF-BD37E09332B8}" destId="{6F854DBC-8813-48CE-89D8-E9A87212121D}" srcOrd="0" destOrd="1" presId="urn:microsoft.com/office/officeart/2005/8/layout/vList2"/>
    <dgm:cxn modelId="{E010E61B-01B0-477A-B445-F8F7E9992FDA}" srcId="{B8F56B64-E27E-4547-81CA-77DAE5DBB688}" destId="{295BE846-1811-4584-A97B-34ACF2D50F0A}" srcOrd="4" destOrd="0" parTransId="{7686B975-E6E6-4934-AC8B-07F1548C468D}" sibTransId="{0A3DD121-E619-47D5-9132-24BBAFBF2B30}"/>
    <dgm:cxn modelId="{E46CD820-1DE8-4A17-BB62-846FA7DE329F}" type="presOf" srcId="{6211C14F-AAB3-41C4-80E7-BBD3BEAAFBDB}" destId="{CA5EB035-43AB-41F4-B3BD-D4C1F01EBEA0}" srcOrd="0" destOrd="0" presId="urn:microsoft.com/office/officeart/2005/8/layout/vList2"/>
    <dgm:cxn modelId="{2C050327-AA31-4297-815C-4A7492B67002}" srcId="{295BE846-1811-4584-A97B-34ACF2D50F0A}" destId="{FF4FCD7D-9891-4E2A-BFCF-BD37E09332B8}" srcOrd="1" destOrd="0" parTransId="{D60F8E85-15DE-4C47-92BB-D0FD499F1F3C}" sibTransId="{EDD8B783-DBE9-4B10-A80E-10A283031137}"/>
    <dgm:cxn modelId="{7D3D2D2D-F946-46E8-8C55-8D5C07AA24C5}" srcId="{4CF22E2F-DEEF-4E3F-93B9-38A078C5FC1C}" destId="{6211C14F-AAB3-41C4-80E7-BBD3BEAAFBDB}" srcOrd="0" destOrd="0" parTransId="{2A20E660-8526-470D-BB44-729425166E89}" sibTransId="{6D459E3A-AC13-4C06-B790-3D25E0B30F25}"/>
    <dgm:cxn modelId="{E003D733-F8C2-475E-B7C9-99B6DA222E35}" type="presOf" srcId="{6786D535-6E8D-4CFD-8238-FFF7E7146712}" destId="{6F854DBC-8813-48CE-89D8-E9A87212121D}" srcOrd="0" destOrd="2" presId="urn:microsoft.com/office/officeart/2005/8/layout/vList2"/>
    <dgm:cxn modelId="{F691624A-119A-43BF-9EB1-D77F96A97754}" type="presOf" srcId="{F5FD66DF-E84C-427C-823D-50095B57F51E}" destId="{1276DA1A-E79D-46A0-817E-AEA7D5972C60}" srcOrd="0" destOrd="0" presId="urn:microsoft.com/office/officeart/2005/8/layout/vList2"/>
    <dgm:cxn modelId="{C398ED4E-CEE4-4BAC-810D-C58633EF6416}" type="presOf" srcId="{99095ABE-0D91-480E-B4C1-9A88ACCF5A55}" destId="{C3210D23-6715-4816-8AAA-F7E32D8B0DEE}" srcOrd="0" destOrd="0" presId="urn:microsoft.com/office/officeart/2005/8/layout/vList2"/>
    <dgm:cxn modelId="{0DF19070-28BD-4010-9FA6-33B8306D9B63}" type="presOf" srcId="{B8F56B64-E27E-4547-81CA-77DAE5DBB688}" destId="{E54AEB7E-B6B1-4303-9A10-0875C9E1C710}" srcOrd="0" destOrd="0" presId="urn:microsoft.com/office/officeart/2005/8/layout/vList2"/>
    <dgm:cxn modelId="{977A5255-F23A-4C80-A5B8-EBE50E5A7142}" type="presOf" srcId="{564A9152-EED8-4182-B56B-5F203FD558B6}" destId="{9F0F65CC-741E-4671-876C-8B49916D7954}" srcOrd="0" destOrd="0" presId="urn:microsoft.com/office/officeart/2005/8/layout/vList2"/>
    <dgm:cxn modelId="{7959FC75-E2B4-4D4A-ACD8-7872ABAE7095}" srcId="{B8F56B64-E27E-4547-81CA-77DAE5DBB688}" destId="{4CF22E2F-DEEF-4E3F-93B9-38A078C5FC1C}" srcOrd="3" destOrd="0" parTransId="{BB87C66F-9987-4D69-814A-475A63534DCD}" sibTransId="{AF7408BE-E77E-4880-A1AC-22EB4EA4F730}"/>
    <dgm:cxn modelId="{B392BD7F-C410-4C62-BCF1-33E64EA93D23}" type="presOf" srcId="{295BE846-1811-4584-A97B-34ACF2D50F0A}" destId="{0348ABE7-18AE-4999-9D0E-F8B14428F1C0}" srcOrd="0" destOrd="0" presId="urn:microsoft.com/office/officeart/2005/8/layout/vList2"/>
    <dgm:cxn modelId="{F2ED0886-C879-41A0-B908-1277D7D61683}" type="presOf" srcId="{C0C7FC4A-DA02-4F98-9471-C436DAC6EBA4}" destId="{6B727A47-E77C-4DB5-9BCB-2D28DA976407}" srcOrd="0" destOrd="0" presId="urn:microsoft.com/office/officeart/2005/8/layout/vList2"/>
    <dgm:cxn modelId="{78FCC592-0151-4A7A-B7D7-7DA90CAF5514}" srcId="{295BE846-1811-4584-A97B-34ACF2D50F0A}" destId="{6786D535-6E8D-4CFD-8238-FFF7E7146712}" srcOrd="2" destOrd="0" parTransId="{CE761508-E39E-4EAF-8F3F-52E68A8CE43E}" sibTransId="{639AFFA8-2E18-4C85-88E7-4AF54C20D5A9}"/>
    <dgm:cxn modelId="{EE5EF992-4744-4B76-B000-4E6CEB394B7B}" srcId="{295BE846-1811-4584-A97B-34ACF2D50F0A}" destId="{BED0BC65-8645-45DE-8BD4-D87E730597B9}" srcOrd="0" destOrd="0" parTransId="{771DAE7C-CA57-4713-8B59-720260F7AD1D}" sibTransId="{57C98BBF-F042-4EB0-91F1-C0638883A918}"/>
    <dgm:cxn modelId="{E6A723B1-DA0B-49D7-ABF6-FEE81450FAAC}" type="presOf" srcId="{66C95C33-E888-4086-8DD2-A4060A54CC7F}" destId="{C893582A-23F8-40DA-A75C-7C8688E0F17D}" srcOrd="0" destOrd="0" presId="urn:microsoft.com/office/officeart/2005/8/layout/vList2"/>
    <dgm:cxn modelId="{E6CE64C1-B6DA-4E97-B9AE-E5D6A3D2FB42}" srcId="{B8F56B64-E27E-4547-81CA-77DAE5DBB688}" destId="{F5FD66DF-E84C-427C-823D-50095B57F51E}" srcOrd="2" destOrd="0" parTransId="{64FDC0BC-287B-4260-8F5E-54608B660BC9}" sibTransId="{1F3DA765-22FD-4097-819C-307F3D9C0C49}"/>
    <dgm:cxn modelId="{4D7FEAD0-793F-4031-92EF-CDFA70906175}" type="presOf" srcId="{BED0BC65-8645-45DE-8BD4-D87E730597B9}" destId="{6F854DBC-8813-48CE-89D8-E9A87212121D}" srcOrd="0" destOrd="0" presId="urn:microsoft.com/office/officeart/2005/8/layout/vList2"/>
    <dgm:cxn modelId="{80EEBFD4-8FE8-4F9B-A5C7-E207B34A227D}" type="presOf" srcId="{4CF22E2F-DEEF-4E3F-93B9-38A078C5FC1C}" destId="{43E68499-4B59-45E0-A490-215A6E3CB1E3}" srcOrd="0" destOrd="0" presId="urn:microsoft.com/office/officeart/2005/8/layout/vList2"/>
    <dgm:cxn modelId="{C4313D08-EAE6-4FE2-8290-3A1DB8B3FE1D}" type="presParOf" srcId="{E54AEB7E-B6B1-4303-9A10-0875C9E1C710}" destId="{6B727A47-E77C-4DB5-9BCB-2D28DA976407}" srcOrd="0" destOrd="0" presId="urn:microsoft.com/office/officeart/2005/8/layout/vList2"/>
    <dgm:cxn modelId="{1F3515FB-12D2-4293-B982-3A59C588B0D4}" type="presParOf" srcId="{E54AEB7E-B6B1-4303-9A10-0875C9E1C710}" destId="{C893582A-23F8-40DA-A75C-7C8688E0F17D}" srcOrd="1" destOrd="0" presId="urn:microsoft.com/office/officeart/2005/8/layout/vList2"/>
    <dgm:cxn modelId="{B2E7CA5C-EDDE-4EEE-AED9-B045FFD98C69}" type="presParOf" srcId="{E54AEB7E-B6B1-4303-9A10-0875C9E1C710}" destId="{9F0F65CC-741E-4671-876C-8B49916D7954}" srcOrd="2" destOrd="0" presId="urn:microsoft.com/office/officeart/2005/8/layout/vList2"/>
    <dgm:cxn modelId="{03E50F3D-F05A-4752-93FD-7455A728AB85}" type="presParOf" srcId="{E54AEB7E-B6B1-4303-9A10-0875C9E1C710}" destId="{EC774537-8EB3-407E-8ADF-6C6BB177DA48}" srcOrd="3" destOrd="0" presId="urn:microsoft.com/office/officeart/2005/8/layout/vList2"/>
    <dgm:cxn modelId="{6CFD280D-BE15-43C6-A615-A8540F0EA274}" type="presParOf" srcId="{E54AEB7E-B6B1-4303-9A10-0875C9E1C710}" destId="{1276DA1A-E79D-46A0-817E-AEA7D5972C60}" srcOrd="4" destOrd="0" presId="urn:microsoft.com/office/officeart/2005/8/layout/vList2"/>
    <dgm:cxn modelId="{76E196F7-8FC2-4365-B1FE-B9AFA863DD2C}" type="presParOf" srcId="{E54AEB7E-B6B1-4303-9A10-0875C9E1C710}" destId="{C3210D23-6715-4816-8AAA-F7E32D8B0DEE}" srcOrd="5" destOrd="0" presId="urn:microsoft.com/office/officeart/2005/8/layout/vList2"/>
    <dgm:cxn modelId="{E89626AD-6CCF-4241-8BCB-A7E240A25526}" type="presParOf" srcId="{E54AEB7E-B6B1-4303-9A10-0875C9E1C710}" destId="{43E68499-4B59-45E0-A490-215A6E3CB1E3}" srcOrd="6" destOrd="0" presId="urn:microsoft.com/office/officeart/2005/8/layout/vList2"/>
    <dgm:cxn modelId="{65B30D8C-A311-4AFB-9A3D-D573C47B04A2}" type="presParOf" srcId="{E54AEB7E-B6B1-4303-9A10-0875C9E1C710}" destId="{CA5EB035-43AB-41F4-B3BD-D4C1F01EBEA0}" srcOrd="7" destOrd="0" presId="urn:microsoft.com/office/officeart/2005/8/layout/vList2"/>
    <dgm:cxn modelId="{B7C3603F-D28E-441C-8085-C575A63A9643}" type="presParOf" srcId="{E54AEB7E-B6B1-4303-9A10-0875C9E1C710}" destId="{0348ABE7-18AE-4999-9D0E-F8B14428F1C0}" srcOrd="8" destOrd="0" presId="urn:microsoft.com/office/officeart/2005/8/layout/vList2"/>
    <dgm:cxn modelId="{7E9E8A91-AE85-40DF-B29B-BE87A7670D74}" type="presParOf" srcId="{E54AEB7E-B6B1-4303-9A10-0875C9E1C710}" destId="{6F854DBC-8813-48CE-89D8-E9A87212121D}" srcOrd="9" destOrd="0" presId="urn:microsoft.com/office/officeart/2005/8/layout/vList2"/>
  </dgm:cxnLst>
  <dgm:bg/>
  <dgm:whole/>
  <dgm:extLst>
    <a:ext uri="http://schemas.microsoft.com/office/drawing/2008/diagram">
      <dsp:dataModelExt xmlns:dsp="http://schemas.microsoft.com/office/drawing/2008/diagram" relId="rId10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727A47-E77C-4DB5-9BCB-2D28DA976407}">
      <dsp:nvSpPr>
        <dsp:cNvPr id="0" name=""/>
        <dsp:cNvSpPr/>
      </dsp:nvSpPr>
      <dsp:spPr>
        <a:xfrm>
          <a:off x="0" y="1485"/>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a:t>Supports Multiple Use Cases</a:t>
          </a:r>
          <a:endParaRPr lang="en-IN" sz="1100" kern="1200"/>
        </a:p>
      </dsp:txBody>
      <dsp:txXfrm>
        <a:off x="11672" y="13157"/>
        <a:ext cx="5662462" cy="215763"/>
      </dsp:txXfrm>
    </dsp:sp>
    <dsp:sp modelId="{C893582A-23F8-40DA-A75C-7C8688E0F17D}">
      <dsp:nvSpPr>
        <dsp:cNvPr id="0" name=""/>
        <dsp:cNvSpPr/>
      </dsp:nvSpPr>
      <dsp:spPr>
        <a:xfrm>
          <a:off x="0" y="240593"/>
          <a:ext cx="5685806" cy="3102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Order Consolidation, SKU wise Sorting, Route Level Sorting, Transporter Wise Sorting and many more</a:t>
          </a:r>
          <a:endParaRPr lang="en-IN" sz="1100" kern="1200" dirty="0"/>
        </a:p>
      </dsp:txBody>
      <dsp:txXfrm>
        <a:off x="0" y="240593"/>
        <a:ext cx="5685806" cy="310227"/>
      </dsp:txXfrm>
    </dsp:sp>
    <dsp:sp modelId="{9F0F65CC-741E-4671-876C-8B49916D7954}">
      <dsp:nvSpPr>
        <dsp:cNvPr id="0" name=""/>
        <dsp:cNvSpPr/>
      </dsp:nvSpPr>
      <dsp:spPr>
        <a:xfrm>
          <a:off x="0" y="550820"/>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Supports dynamic and static Sort Logic Definition and unlimited Sort Logic Wave definitions</a:t>
          </a:r>
          <a:endParaRPr lang="en-IN" sz="1100" kern="1200"/>
        </a:p>
      </dsp:txBody>
      <dsp:txXfrm>
        <a:off x="11672" y="562492"/>
        <a:ext cx="5662462" cy="215763"/>
      </dsp:txXfrm>
    </dsp:sp>
    <dsp:sp modelId="{1276DA1A-E79D-46A0-817E-AEA7D5972C60}">
      <dsp:nvSpPr>
        <dsp:cNvPr id="0" name=""/>
        <dsp:cNvSpPr/>
      </dsp:nvSpPr>
      <dsp:spPr>
        <a:xfrm>
          <a:off x="0" y="803007"/>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dirty="0"/>
            <a:t>Supports various peripheral Equipment Inputs and Outputs</a:t>
          </a:r>
          <a:endParaRPr lang="en-IN" sz="1100" kern="1200" dirty="0"/>
        </a:p>
      </dsp:txBody>
      <dsp:txXfrm>
        <a:off x="11672" y="814679"/>
        <a:ext cx="5662462" cy="215763"/>
      </dsp:txXfrm>
    </dsp:sp>
    <dsp:sp modelId="{C3210D23-6715-4816-8AAA-F7E32D8B0DEE}">
      <dsp:nvSpPr>
        <dsp:cNvPr id="0" name=""/>
        <dsp:cNvSpPr/>
      </dsp:nvSpPr>
      <dsp:spPr>
        <a:xfrm>
          <a:off x="0" y="1042115"/>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Automated Scanners, Manifest Printers, Label Applicators and many more</a:t>
          </a:r>
          <a:endParaRPr lang="en-IN" sz="1100" kern="1200" dirty="0"/>
        </a:p>
      </dsp:txBody>
      <dsp:txXfrm>
        <a:off x="0" y="1042115"/>
        <a:ext cx="5685806" cy="169214"/>
      </dsp:txXfrm>
    </dsp:sp>
    <dsp:sp modelId="{43E68499-4B59-45E0-A490-215A6E3CB1E3}">
      <dsp:nvSpPr>
        <dsp:cNvPr id="0" name=""/>
        <dsp:cNvSpPr/>
      </dsp:nvSpPr>
      <dsp:spPr>
        <a:xfrm>
          <a:off x="0" y="1211329"/>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US" sz="1100" b="1" kern="1200"/>
            <a:t>Ability to define Custom Business Logics</a:t>
          </a:r>
          <a:endParaRPr lang="en-IN" sz="1100" kern="1200"/>
        </a:p>
      </dsp:txBody>
      <dsp:txXfrm>
        <a:off x="11672" y="1223001"/>
        <a:ext cx="5662462" cy="215763"/>
      </dsp:txXfrm>
    </dsp:sp>
    <dsp:sp modelId="{CA5EB035-43AB-41F4-B3BD-D4C1F01EBEA0}">
      <dsp:nvSpPr>
        <dsp:cNvPr id="0" name=""/>
        <dsp:cNvSpPr/>
      </dsp:nvSpPr>
      <dsp:spPr>
        <a:xfrm>
          <a:off x="0" y="1450437"/>
          <a:ext cx="5685806" cy="16921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a:t>Cut Off Timings, Quantity/Weight and Volume Thresholds etc</a:t>
          </a:r>
          <a:endParaRPr lang="en-IN" sz="1100" kern="1200"/>
        </a:p>
      </dsp:txBody>
      <dsp:txXfrm>
        <a:off x="0" y="1450437"/>
        <a:ext cx="5685806" cy="169214"/>
      </dsp:txXfrm>
    </dsp:sp>
    <dsp:sp modelId="{0348ABE7-18AE-4999-9D0E-F8B14428F1C0}">
      <dsp:nvSpPr>
        <dsp:cNvPr id="0" name=""/>
        <dsp:cNvSpPr/>
      </dsp:nvSpPr>
      <dsp:spPr>
        <a:xfrm>
          <a:off x="0" y="1619652"/>
          <a:ext cx="5685806" cy="239107"/>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88950">
            <a:lnSpc>
              <a:spcPct val="90000"/>
            </a:lnSpc>
            <a:spcBef>
              <a:spcPct val="0"/>
            </a:spcBef>
            <a:spcAft>
              <a:spcPct val="35000"/>
            </a:spcAft>
            <a:buNone/>
          </a:pPr>
          <a:r>
            <a:rPr lang="en-IN" sz="1100" b="1" kern="1200" dirty="0"/>
            <a:t>Security</a:t>
          </a:r>
        </a:p>
      </dsp:txBody>
      <dsp:txXfrm>
        <a:off x="11672" y="1631324"/>
        <a:ext cx="5662462" cy="215763"/>
      </dsp:txXfrm>
    </dsp:sp>
    <dsp:sp modelId="{6F854DBC-8813-48CE-89D8-E9A87212121D}">
      <dsp:nvSpPr>
        <dsp:cNvPr id="0" name=""/>
        <dsp:cNvSpPr/>
      </dsp:nvSpPr>
      <dsp:spPr>
        <a:xfrm>
          <a:off x="0" y="1858760"/>
          <a:ext cx="5685806" cy="5076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0524" tIns="13970" rIns="78232" bIns="13970" numCol="1" spcCol="1270" anchor="t" anchorCtr="0">
          <a:noAutofit/>
        </a:bodyPr>
        <a:lstStyle/>
        <a:p>
          <a:pPr marL="57150" lvl="1" indent="-57150" algn="l" defTabSz="488950">
            <a:lnSpc>
              <a:spcPct val="90000"/>
            </a:lnSpc>
            <a:spcBef>
              <a:spcPct val="0"/>
            </a:spcBef>
            <a:spcAft>
              <a:spcPct val="20000"/>
            </a:spcAft>
            <a:buChar char="•"/>
          </a:pPr>
          <a:r>
            <a:rPr lang="en-US" sz="1100" kern="1200" dirty="0"/>
            <a:t>User profiling with Role Right Mapping</a:t>
          </a:r>
          <a:endParaRPr lang="en-IN" sz="1100" kern="1200" dirty="0"/>
        </a:p>
        <a:p>
          <a:pPr marL="57150" lvl="1" indent="-57150" algn="l" defTabSz="488950">
            <a:lnSpc>
              <a:spcPct val="90000"/>
            </a:lnSpc>
            <a:spcBef>
              <a:spcPct val="0"/>
            </a:spcBef>
            <a:spcAft>
              <a:spcPct val="20000"/>
            </a:spcAft>
            <a:buChar char="•"/>
          </a:pPr>
          <a:r>
            <a:rPr lang="en-IN" sz="1100" kern="1200" dirty="0"/>
            <a:t>Database Encryption</a:t>
          </a:r>
        </a:p>
        <a:p>
          <a:pPr marL="57150" lvl="1" indent="-57150" algn="l" defTabSz="488950">
            <a:lnSpc>
              <a:spcPct val="90000"/>
            </a:lnSpc>
            <a:spcBef>
              <a:spcPct val="0"/>
            </a:spcBef>
            <a:spcAft>
              <a:spcPct val="20000"/>
            </a:spcAft>
            <a:buChar char="•"/>
          </a:pPr>
          <a:r>
            <a:rPr lang="en-US" sz="1100" kern="1200" dirty="0"/>
            <a:t>Secured and Protected Communication between WMS and WCS layers</a:t>
          </a:r>
          <a:endParaRPr lang="en-IN" sz="1100" kern="1200" dirty="0"/>
        </a:p>
      </dsp:txBody>
      <dsp:txXfrm>
        <a:off x="0" y="1858760"/>
        <a:ext cx="5685806" cy="507644"/>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Plot No 308 &amp; 309, Ecotech-1 Extension Greater Noida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A3C60A-E482-44D7-993D-D8E62366EBA9}">
  <ds:schemaRefs>
    <ds:schemaRef ds:uri="http://schemas.openxmlformats.org/officeDocument/2006/bibliography"/>
  </ds:schemaRefs>
</ds:datastoreItem>
</file>

<file path=customXml/itemProps3.xml><?xml version="1.0" encoding="utf-8"?>
<ds:datastoreItem xmlns:ds="http://schemas.openxmlformats.org/officeDocument/2006/customXml" ds:itemID="{5D2F8663-F2F2-49A9-A3F7-1EDEA0D9C0B7}"/>
</file>

<file path=customXml/itemProps4.xml><?xml version="1.0" encoding="utf-8"?>
<ds:datastoreItem xmlns:ds="http://schemas.openxmlformats.org/officeDocument/2006/customXml" ds:itemID="{A16ABEB4-E963-448F-89A9-53336F8369F7}"/>
</file>

<file path=customXml/itemProps5.xml><?xml version="1.0" encoding="utf-8"?>
<ds:datastoreItem xmlns:ds="http://schemas.openxmlformats.org/officeDocument/2006/customXml" ds:itemID="{03ADFA81-F99B-4FF5-BA00-487C90BC0A72}"/>
</file>

<file path=docProps/app.xml><?xml version="1.0" encoding="utf-8"?>
<Properties xmlns="http://schemas.openxmlformats.org/officeDocument/2006/extended-properties" xmlns:vt="http://schemas.openxmlformats.org/officeDocument/2006/docPropsVTypes">
  <Template>Normal</Template>
  <TotalTime>366</TotalTime>
  <Pages>78</Pages>
  <Words>10773</Words>
  <Characters>61412</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
    </vt:vector>
  </TitlesOfParts>
  <Company>Falcon Autotech Pvt. Ltd.|</Company>
  <LinksUpToDate>false</LinksUpToDate>
  <CharactersWithSpaces>72041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Animesh Agarwal</dc:creator>
  <cp:keywords/>
  <dc:description/>
  <cp:lastModifiedBy>Sanyog Singh</cp:lastModifiedBy>
  <cp:revision>19</cp:revision>
  <cp:lastPrinted>2023-06-19T05:20:00Z</cp:lastPrinted>
  <dcterms:created xsi:type="dcterms:W3CDTF">2023-09-06T06:03:00Z</dcterms:created>
  <dcterms:modified xsi:type="dcterms:W3CDTF">2023-09-13T16:37:00Z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